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063A24" w14:textId="57C62F67" w:rsidR="006E755F" w:rsidRPr="001E2697" w:rsidRDefault="007E1BDC" w:rsidP="006E755F">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pict w14:anchorId="7B664645">
          <v:rect id="Rectangle 2" o:spid="_x0000_s1026" style="position:absolute;margin-left:-20.25pt;margin-top:.75pt;width:531.75pt;height:778.5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" filled="f" strokeweight="2.25pt"/>
        </w:pict>
      </w:r>
    </w:p>
    <w:p w14:paraId="462014AE" w14:textId="77777777" w:rsidR="00937D89" w:rsidRPr="001E2697" w:rsidRDefault="00937D89" w:rsidP="00937D89">
      <w:pPr>
        <w:ind w:left="2160" w:firstLine="720"/>
        <w:rPr>
          <w:rFonts w:ascii="Times New Roman" w:hAnsi="Times New Roman" w:cs="Times New Roman"/>
          <w:sz w:val="24"/>
          <w:szCs w:val="24"/>
        </w:rPr>
      </w:pPr>
    </w:p>
    <w:p w14:paraId="230855EB" w14:textId="326ACBFA" w:rsidR="00937D89" w:rsidRPr="001E2697" w:rsidRDefault="00937D89" w:rsidP="00937D89">
      <w:pPr>
        <w:ind w:left="2160" w:firstLine="720"/>
        <w:rPr>
          <w:rFonts w:ascii="Times New Roman" w:hAnsi="Times New Roman" w:cs="Times New Roman"/>
          <w:sz w:val="24"/>
          <w:szCs w:val="24"/>
        </w:rPr>
      </w:pPr>
      <w:r w:rsidRPr="001E2697">
        <w:rPr>
          <w:rFonts w:ascii="Times New Roman" w:hAnsi="Times New Roman" w:cs="Times New Roman"/>
          <w:sz w:val="24"/>
          <w:szCs w:val="24"/>
        </w:rPr>
        <w:tab/>
      </w:r>
      <w:r w:rsidRPr="001E2697">
        <w:rPr>
          <w:rFonts w:ascii="Times New Roman" w:hAnsi="Times New Roman" w:cs="Times New Roman"/>
          <w:sz w:val="24"/>
          <w:szCs w:val="24"/>
        </w:rPr>
        <w:tab/>
      </w:r>
      <w:r w:rsidRPr="001E2697">
        <w:rPr>
          <w:rFonts w:ascii="Times New Roman" w:hAnsi="Times New Roman" w:cs="Times New Roman"/>
          <w:sz w:val="24"/>
          <w:szCs w:val="24"/>
        </w:rPr>
        <w:tab/>
      </w:r>
      <w:r w:rsidRPr="001E2697">
        <w:rPr>
          <w:rFonts w:ascii="Times New Roman" w:hAnsi="Times New Roman" w:cs="Times New Roman"/>
          <w:sz w:val="24"/>
          <w:szCs w:val="24"/>
        </w:rPr>
        <w:tab/>
      </w:r>
      <w:r w:rsidRPr="001E2697">
        <w:rPr>
          <w:rFonts w:ascii="Times New Roman" w:hAnsi="Times New Roman" w:cs="Times New Roman"/>
          <w:sz w:val="24"/>
          <w:szCs w:val="24"/>
        </w:rPr>
        <w:tab/>
      </w:r>
      <w:r w:rsidRPr="001E2697">
        <w:rPr>
          <w:rFonts w:ascii="Times New Roman" w:hAnsi="Times New Roman" w:cs="Times New Roman"/>
          <w:sz w:val="24"/>
          <w:szCs w:val="24"/>
        </w:rPr>
        <w:tab/>
      </w:r>
      <w:r w:rsidRPr="001E2697">
        <w:rPr>
          <w:rFonts w:ascii="Times New Roman" w:hAnsi="Times New Roman" w:cs="Times New Roman"/>
          <w:sz w:val="24"/>
          <w:szCs w:val="24"/>
        </w:rPr>
        <w:tab/>
      </w:r>
    </w:p>
    <w:p w14:paraId="11D4DA03" w14:textId="77777777" w:rsidR="00937D89" w:rsidRPr="001E2697" w:rsidRDefault="00937D89" w:rsidP="00937D89">
      <w:pPr>
        <w:rPr>
          <w:rFonts w:ascii="Times New Roman" w:hAnsi="Times New Roman" w:cs="Times New Roman"/>
          <w:sz w:val="24"/>
          <w:szCs w:val="24"/>
        </w:rPr>
      </w:pPr>
      <w:r w:rsidRPr="001E2697">
        <w:rPr>
          <w:rFonts w:ascii="Times New Roman" w:hAnsi="Times New Roman" w:cs="Times New Roman"/>
          <w:noProof/>
          <w:sz w:val="24"/>
          <w:szCs w:val="24"/>
          <w:lang w:val="en-US" w:eastAsia="en-US"/>
        </w:rPr>
        <w:drawing>
          <wp:anchor distT="0" distB="0" distL="114300" distR="114300" simplePos="0" relativeHeight="251649024" behindDoc="0" locked="0" layoutInCell="1" allowOverlap="1" wp14:anchorId="18965B78" wp14:editId="48788BCE">
            <wp:simplePos x="0" y="0"/>
            <wp:positionH relativeFrom="column">
              <wp:posOffset>2006600</wp:posOffset>
            </wp:positionH>
            <wp:positionV relativeFrom="paragraph">
              <wp:posOffset>8255</wp:posOffset>
            </wp:positionV>
            <wp:extent cx="2092944" cy="1009538"/>
            <wp:effectExtent l="0" t="0" r="3175" b="635"/>
            <wp:wrapThrough wrapText="bothSides">
              <wp:wrapPolygon edited="0">
                <wp:start x="8653" y="0"/>
                <wp:lineTo x="7473" y="1631"/>
                <wp:lineTo x="6293" y="5301"/>
                <wp:lineTo x="6293" y="7748"/>
                <wp:lineTo x="7670" y="13050"/>
                <wp:lineTo x="0" y="15089"/>
                <wp:lineTo x="0" y="18759"/>
                <wp:lineTo x="1770" y="20798"/>
                <wp:lineTo x="1770" y="21206"/>
                <wp:lineTo x="19469" y="21206"/>
                <wp:lineTo x="21436" y="18759"/>
                <wp:lineTo x="21436" y="15497"/>
                <wp:lineTo x="12193" y="13050"/>
                <wp:lineTo x="14553" y="12642"/>
                <wp:lineTo x="15733" y="10195"/>
                <wp:lineTo x="14750" y="6117"/>
                <wp:lineTo x="12193" y="408"/>
                <wp:lineTo x="11603" y="0"/>
                <wp:lineTo x="8653" y="0"/>
              </wp:wrapPolygon>
            </wp:wrapThrough>
            <wp:docPr id="1" name="Picture 1"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2944" cy="10095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BC5D10" w14:textId="77777777" w:rsidR="00937D89" w:rsidRPr="001E2697" w:rsidRDefault="00937D89" w:rsidP="00937D89">
      <w:pPr>
        <w:rPr>
          <w:rFonts w:ascii="Times New Roman" w:hAnsi="Times New Roman" w:cs="Times New Roman"/>
          <w:sz w:val="24"/>
          <w:szCs w:val="24"/>
        </w:rPr>
      </w:pPr>
    </w:p>
    <w:p w14:paraId="2E4AFC97" w14:textId="77777777" w:rsidR="00937D89" w:rsidRPr="001E2697" w:rsidRDefault="00937D89" w:rsidP="00937D89">
      <w:pPr>
        <w:spacing w:line="360" w:lineRule="auto"/>
        <w:jc w:val="center"/>
        <w:rPr>
          <w:rFonts w:ascii="Times New Roman" w:hAnsi="Times New Roman" w:cs="Times New Roman"/>
          <w:sz w:val="24"/>
          <w:szCs w:val="24"/>
        </w:rPr>
      </w:pPr>
    </w:p>
    <w:p w14:paraId="0DC8F52A" w14:textId="77777777" w:rsidR="00937D89" w:rsidRPr="001E2697" w:rsidRDefault="00937D89" w:rsidP="00937D89">
      <w:pPr>
        <w:spacing w:line="360" w:lineRule="auto"/>
        <w:jc w:val="center"/>
        <w:rPr>
          <w:rFonts w:ascii="Times New Roman" w:hAnsi="Times New Roman" w:cs="Times New Roman"/>
          <w:sz w:val="24"/>
          <w:szCs w:val="24"/>
        </w:rPr>
      </w:pPr>
    </w:p>
    <w:p w14:paraId="71720A98" w14:textId="77777777" w:rsidR="00937D89" w:rsidRPr="001E2697" w:rsidRDefault="00937D89" w:rsidP="00937D89">
      <w:pPr>
        <w:spacing w:line="360" w:lineRule="auto"/>
        <w:jc w:val="center"/>
        <w:rPr>
          <w:rFonts w:ascii="Times New Roman" w:hAnsi="Times New Roman" w:cs="Times New Roman"/>
          <w:b/>
          <w:sz w:val="24"/>
          <w:szCs w:val="24"/>
        </w:rPr>
      </w:pPr>
      <w:bookmarkStart w:id="0" w:name="_Hlk141782026"/>
      <w:r w:rsidRPr="001E2697">
        <w:rPr>
          <w:rFonts w:ascii="Times New Roman" w:hAnsi="Times New Roman" w:cs="Times New Roman"/>
          <w:b/>
          <w:sz w:val="24"/>
          <w:szCs w:val="24"/>
        </w:rPr>
        <w:t>ROYAL SCHOOL OF BIO SCIENCES</w:t>
      </w:r>
    </w:p>
    <w:p w14:paraId="3F0D6E38" w14:textId="77777777" w:rsidR="00937D89" w:rsidRPr="001E2697" w:rsidRDefault="00937D89" w:rsidP="00937D89">
      <w:pPr>
        <w:spacing w:line="360" w:lineRule="auto"/>
        <w:jc w:val="center"/>
        <w:rPr>
          <w:rFonts w:ascii="Times New Roman" w:hAnsi="Times New Roman" w:cs="Times New Roman"/>
          <w:b/>
          <w:sz w:val="24"/>
          <w:szCs w:val="24"/>
        </w:rPr>
      </w:pPr>
      <w:r w:rsidRPr="001E2697">
        <w:rPr>
          <w:rFonts w:ascii="Times New Roman" w:hAnsi="Times New Roman" w:cs="Times New Roman"/>
          <w:b/>
          <w:sz w:val="24"/>
          <w:szCs w:val="24"/>
        </w:rPr>
        <w:t>(RSBSC)</w:t>
      </w:r>
    </w:p>
    <w:p w14:paraId="014A1DB5" w14:textId="77777777" w:rsidR="00937D89" w:rsidRPr="001E2697" w:rsidRDefault="00937D89" w:rsidP="00937D89">
      <w:pPr>
        <w:spacing w:line="360" w:lineRule="auto"/>
        <w:jc w:val="center"/>
        <w:rPr>
          <w:rFonts w:ascii="Times New Roman" w:hAnsi="Times New Roman" w:cs="Times New Roman"/>
          <w:b/>
          <w:bCs/>
          <w:sz w:val="24"/>
          <w:szCs w:val="24"/>
        </w:rPr>
      </w:pPr>
      <w:r w:rsidRPr="001E2697">
        <w:rPr>
          <w:rFonts w:ascii="Times New Roman" w:hAnsi="Times New Roman" w:cs="Times New Roman"/>
          <w:b/>
          <w:bCs/>
          <w:sz w:val="24"/>
          <w:szCs w:val="24"/>
        </w:rPr>
        <w:t>DEPARTMENT OF MICROBIOLOGY</w:t>
      </w:r>
    </w:p>
    <w:p w14:paraId="1362678C" w14:textId="77777777" w:rsidR="00937D89" w:rsidRPr="001E2697" w:rsidRDefault="00937D89" w:rsidP="00937D89">
      <w:pPr>
        <w:spacing w:line="360" w:lineRule="auto"/>
        <w:jc w:val="center"/>
        <w:rPr>
          <w:rFonts w:ascii="Times New Roman" w:hAnsi="Times New Roman" w:cs="Times New Roman"/>
          <w:sz w:val="24"/>
          <w:szCs w:val="24"/>
        </w:rPr>
      </w:pPr>
    </w:p>
    <w:p w14:paraId="412B2194" w14:textId="77777777" w:rsidR="00937D89" w:rsidRPr="001E2697" w:rsidRDefault="00937D89" w:rsidP="00937D89">
      <w:pPr>
        <w:spacing w:line="360" w:lineRule="auto"/>
        <w:jc w:val="center"/>
        <w:rPr>
          <w:rFonts w:ascii="Times New Roman" w:hAnsi="Times New Roman" w:cs="Times New Roman"/>
          <w:b/>
          <w:bCs/>
          <w:sz w:val="24"/>
          <w:szCs w:val="24"/>
        </w:rPr>
      </w:pPr>
      <w:r w:rsidRPr="001E2697">
        <w:rPr>
          <w:rFonts w:ascii="Times New Roman" w:hAnsi="Times New Roman" w:cs="Times New Roman"/>
          <w:b/>
          <w:bCs/>
          <w:sz w:val="24"/>
          <w:szCs w:val="24"/>
        </w:rPr>
        <w:t>Course Structure and Syllabus</w:t>
      </w:r>
    </w:p>
    <w:p w14:paraId="2EB40731" w14:textId="77777777" w:rsidR="00937D89" w:rsidRPr="001E2697" w:rsidRDefault="00937D89" w:rsidP="00937D89">
      <w:pPr>
        <w:spacing w:line="360" w:lineRule="auto"/>
        <w:jc w:val="center"/>
        <w:rPr>
          <w:rFonts w:ascii="Times New Roman" w:hAnsi="Times New Roman" w:cs="Times New Roman"/>
          <w:b/>
          <w:bCs/>
          <w:sz w:val="24"/>
          <w:szCs w:val="24"/>
        </w:rPr>
      </w:pPr>
      <w:r w:rsidRPr="001E2697">
        <w:rPr>
          <w:rFonts w:ascii="Times New Roman" w:hAnsi="Times New Roman" w:cs="Times New Roman"/>
          <w:b/>
          <w:bCs/>
          <w:sz w:val="24"/>
          <w:szCs w:val="24"/>
        </w:rPr>
        <w:t>Based on National Education Policy -2020</w:t>
      </w:r>
    </w:p>
    <w:p w14:paraId="4B84AB7B" w14:textId="77777777" w:rsidR="00937D89" w:rsidRPr="001E2697" w:rsidRDefault="00937D89" w:rsidP="00937D89">
      <w:pPr>
        <w:spacing w:line="360" w:lineRule="auto"/>
        <w:jc w:val="center"/>
        <w:rPr>
          <w:rFonts w:ascii="Times New Roman" w:hAnsi="Times New Roman" w:cs="Times New Roman"/>
          <w:b/>
          <w:bCs/>
          <w:sz w:val="24"/>
          <w:szCs w:val="24"/>
        </w:rPr>
      </w:pPr>
      <w:r w:rsidRPr="001E2697">
        <w:rPr>
          <w:rFonts w:ascii="Times New Roman" w:hAnsi="Times New Roman" w:cs="Times New Roman"/>
          <w:b/>
          <w:bCs/>
          <w:sz w:val="24"/>
          <w:szCs w:val="24"/>
        </w:rPr>
        <w:t>FOR</w:t>
      </w:r>
    </w:p>
    <w:p w14:paraId="3BB36EDE" w14:textId="724D8F7C" w:rsidR="00937D89" w:rsidRPr="001E2697" w:rsidRDefault="00937D89" w:rsidP="00937D89">
      <w:pPr>
        <w:spacing w:line="360" w:lineRule="auto"/>
        <w:jc w:val="center"/>
        <w:rPr>
          <w:rFonts w:ascii="Times New Roman" w:hAnsi="Times New Roman" w:cs="Times New Roman"/>
          <w:b/>
          <w:bCs/>
          <w:sz w:val="24"/>
          <w:szCs w:val="24"/>
        </w:rPr>
      </w:pPr>
      <w:r w:rsidRPr="001E2697">
        <w:rPr>
          <w:rFonts w:ascii="Times New Roman" w:hAnsi="Times New Roman" w:cs="Times New Roman"/>
          <w:b/>
          <w:bCs/>
          <w:sz w:val="24"/>
          <w:szCs w:val="24"/>
        </w:rPr>
        <w:t>M.Sc. Microbiology</w:t>
      </w:r>
    </w:p>
    <w:p w14:paraId="6DB104AD" w14:textId="552C1358" w:rsidR="00937D89" w:rsidRPr="001E2697" w:rsidRDefault="00937D89" w:rsidP="00937D89">
      <w:pPr>
        <w:spacing w:line="360" w:lineRule="auto"/>
        <w:jc w:val="center"/>
        <w:rPr>
          <w:rFonts w:ascii="Times New Roman" w:hAnsi="Times New Roman" w:cs="Times New Roman"/>
          <w:b/>
          <w:bCs/>
          <w:sz w:val="24"/>
          <w:szCs w:val="24"/>
        </w:rPr>
      </w:pPr>
      <w:r w:rsidRPr="001E2697">
        <w:rPr>
          <w:rFonts w:ascii="Times New Roman" w:hAnsi="Times New Roman" w:cs="Times New Roman"/>
          <w:b/>
          <w:bCs/>
          <w:sz w:val="24"/>
          <w:szCs w:val="24"/>
        </w:rPr>
        <w:t>2 Year Single Major</w:t>
      </w:r>
    </w:p>
    <w:p w14:paraId="3B0D4C5F" w14:textId="77777777" w:rsidR="00937D89" w:rsidRPr="001E2697" w:rsidRDefault="00937D89" w:rsidP="00937D89">
      <w:pPr>
        <w:spacing w:line="360" w:lineRule="auto"/>
        <w:jc w:val="center"/>
        <w:rPr>
          <w:rFonts w:ascii="Times New Roman" w:hAnsi="Times New Roman" w:cs="Times New Roman"/>
          <w:b/>
          <w:bCs/>
          <w:sz w:val="24"/>
          <w:szCs w:val="24"/>
        </w:rPr>
      </w:pPr>
    </w:p>
    <w:p w14:paraId="0837A52B" w14:textId="70DD84C8" w:rsidR="00937D89" w:rsidRPr="001E2697" w:rsidRDefault="00937D89" w:rsidP="00937D89">
      <w:pPr>
        <w:ind w:left="1440" w:firstLine="720"/>
        <w:rPr>
          <w:rFonts w:ascii="Times New Roman" w:hAnsi="Times New Roman" w:cs="Times New Roman"/>
          <w:b/>
          <w:sz w:val="24"/>
          <w:szCs w:val="24"/>
        </w:rPr>
      </w:pPr>
      <w:r w:rsidRPr="001E2697">
        <w:rPr>
          <w:rFonts w:ascii="Times New Roman" w:hAnsi="Times New Roman" w:cs="Times New Roman"/>
          <w:b/>
          <w:sz w:val="24"/>
          <w:szCs w:val="24"/>
        </w:rPr>
        <w:t xml:space="preserve">                                W.E.F. 2025-26</w:t>
      </w:r>
    </w:p>
    <w:p w14:paraId="59C80F21" w14:textId="77777777" w:rsidR="00937D89" w:rsidRPr="001E2697" w:rsidRDefault="00937D89" w:rsidP="00937D89">
      <w:pPr>
        <w:spacing w:line="360" w:lineRule="auto"/>
        <w:jc w:val="center"/>
        <w:rPr>
          <w:rFonts w:ascii="Times New Roman" w:hAnsi="Times New Roman" w:cs="Times New Roman"/>
          <w:b/>
          <w:bCs/>
          <w:sz w:val="24"/>
          <w:szCs w:val="24"/>
        </w:rPr>
      </w:pPr>
    </w:p>
    <w:bookmarkEnd w:id="0"/>
    <w:p w14:paraId="6AF93AC7" w14:textId="77777777" w:rsidR="00937D89" w:rsidRPr="001E2697" w:rsidRDefault="00937D89" w:rsidP="00937D89">
      <w:pPr>
        <w:rPr>
          <w:rFonts w:ascii="Times New Roman" w:hAnsi="Times New Roman" w:cs="Times New Roman"/>
          <w:b/>
          <w:sz w:val="24"/>
          <w:szCs w:val="24"/>
        </w:rPr>
      </w:pPr>
      <w:r w:rsidRPr="001E2697">
        <w:rPr>
          <w:rFonts w:ascii="Times New Roman" w:hAnsi="Times New Roman" w:cs="Times New Roman"/>
          <w:b/>
          <w:sz w:val="24"/>
          <w:szCs w:val="24"/>
        </w:rPr>
        <w:t xml:space="preserve">                      </w:t>
      </w:r>
    </w:p>
    <w:p w14:paraId="7650E3AB" w14:textId="77777777" w:rsidR="00937D89" w:rsidRPr="001E2697" w:rsidRDefault="00937D89" w:rsidP="00937D89">
      <w:pPr>
        <w:rPr>
          <w:rFonts w:ascii="Times New Roman" w:hAnsi="Times New Roman" w:cs="Times New Roman"/>
          <w:b/>
          <w:sz w:val="24"/>
          <w:szCs w:val="24"/>
        </w:rPr>
      </w:pPr>
    </w:p>
    <w:p w14:paraId="183B0F3C" w14:textId="77777777" w:rsidR="00937D89" w:rsidRPr="001E2697" w:rsidRDefault="00937D89" w:rsidP="00937D89">
      <w:pPr>
        <w:rPr>
          <w:rFonts w:ascii="Times New Roman" w:hAnsi="Times New Roman" w:cs="Times New Roman"/>
          <w:sz w:val="24"/>
          <w:szCs w:val="24"/>
        </w:rPr>
      </w:pPr>
    </w:p>
    <w:p w14:paraId="2CC42ADE" w14:textId="77777777" w:rsidR="00937D89" w:rsidRPr="001E2697" w:rsidRDefault="00937D89" w:rsidP="00937D89">
      <w:pPr>
        <w:jc w:val="center"/>
        <w:rPr>
          <w:rFonts w:ascii="Times New Roman" w:hAnsi="Times New Roman" w:cs="Times New Roman"/>
          <w:b/>
          <w:noProof/>
          <w:sz w:val="24"/>
          <w:szCs w:val="24"/>
        </w:rPr>
      </w:pPr>
    </w:p>
    <w:p w14:paraId="7CAD57B8" w14:textId="77777777" w:rsidR="00937D89" w:rsidRPr="001E2697" w:rsidRDefault="00937D89" w:rsidP="00937D89">
      <w:pPr>
        <w:rPr>
          <w:rFonts w:ascii="Times New Roman" w:hAnsi="Times New Roman" w:cs="Times New Roman"/>
          <w:b/>
          <w:sz w:val="24"/>
          <w:szCs w:val="24"/>
        </w:rPr>
      </w:pPr>
    </w:p>
    <w:p w14:paraId="210B1C37" w14:textId="1E37B144" w:rsidR="00937D89" w:rsidRPr="001E2697" w:rsidRDefault="00937D89" w:rsidP="00937D89">
      <w:pPr>
        <w:ind w:left="3958"/>
        <w:rPr>
          <w:rFonts w:ascii="Times New Roman" w:hAnsi="Times New Roman" w:cs="Times New Roman"/>
          <w:b/>
          <w:sz w:val="24"/>
          <w:szCs w:val="24"/>
        </w:rPr>
      </w:pPr>
      <w:r w:rsidRPr="001E2697">
        <w:rPr>
          <w:rFonts w:ascii="Times New Roman" w:hAnsi="Times New Roman" w:cs="Times New Roman"/>
          <w:b/>
          <w:sz w:val="24"/>
          <w:szCs w:val="24"/>
        </w:rPr>
        <w:t>W.E.F.</w:t>
      </w:r>
      <w:r w:rsidRPr="001E2697">
        <w:rPr>
          <w:rFonts w:ascii="Times New Roman" w:hAnsi="Times New Roman" w:cs="Times New Roman"/>
          <w:b/>
          <w:spacing w:val="-8"/>
          <w:sz w:val="24"/>
          <w:szCs w:val="24"/>
        </w:rPr>
        <w:t xml:space="preserve"> </w:t>
      </w:r>
      <w:r w:rsidRPr="001E2697">
        <w:rPr>
          <w:rFonts w:ascii="Times New Roman" w:hAnsi="Times New Roman" w:cs="Times New Roman"/>
          <w:b/>
          <w:sz w:val="24"/>
          <w:szCs w:val="24"/>
        </w:rPr>
        <w:t>2025-</w:t>
      </w:r>
      <w:r w:rsidRPr="001E2697">
        <w:rPr>
          <w:rFonts w:ascii="Times New Roman" w:hAnsi="Times New Roman" w:cs="Times New Roman"/>
          <w:b/>
          <w:spacing w:val="-5"/>
          <w:sz w:val="24"/>
          <w:szCs w:val="24"/>
        </w:rPr>
        <w:t>26</w:t>
      </w:r>
    </w:p>
    <w:p w14:paraId="3CC0520A" w14:textId="77777777" w:rsidR="006E755F" w:rsidRPr="001E2697" w:rsidRDefault="006E755F" w:rsidP="006E755F">
      <w:pPr>
        <w:rPr>
          <w:rFonts w:ascii="Times New Roman" w:hAnsi="Times New Roman" w:cs="Times New Roman"/>
          <w:color w:val="000000" w:themeColor="text1"/>
          <w:sz w:val="24"/>
          <w:szCs w:val="24"/>
        </w:rPr>
        <w:sectPr w:rsidR="006E755F" w:rsidRPr="001E2697" w:rsidSect="008C0B69">
          <w:footerReference w:type="default" r:id="rId10"/>
          <w:pgSz w:w="11909" w:h="16834" w:code="9"/>
          <w:pgMar w:top="630" w:right="1080" w:bottom="630" w:left="1080" w:header="720" w:footer="720" w:gutter="0"/>
          <w:cols w:space="720"/>
          <w:docGrid w:linePitch="360"/>
        </w:sectPr>
      </w:pPr>
    </w:p>
    <w:p w14:paraId="4C957B58" w14:textId="42BE358A" w:rsidR="001E2697" w:rsidRPr="001E2697" w:rsidRDefault="007E1BDC" w:rsidP="001E2697">
      <w:pPr>
        <w:jc w:val="center"/>
        <w:rPr>
          <w:rFonts w:ascii="Times New Roman" w:hAnsi="Times New Roman" w:cs="Times New Roman"/>
          <w:b/>
          <w:bCs/>
          <w:sz w:val="24"/>
          <w:szCs w:val="24"/>
          <w:u w:val="single"/>
          <w:lang w:val="en-US"/>
        </w:rPr>
      </w:pPr>
      <w:r>
        <w:rPr>
          <w:rFonts w:ascii="Times New Roman" w:hAnsi="Times New Roman" w:cs="Times New Roman"/>
          <w:b/>
          <w:noProof/>
          <w:color w:val="000000" w:themeColor="text1"/>
          <w:sz w:val="24"/>
          <w:szCs w:val="24"/>
        </w:rPr>
        <w:lastRenderedPageBreak/>
        <w:pict w14:anchorId="117CA386">
          <v:rect id="Rectangle 6" o:spid="_x0000_s1046" style="position:absolute;left:0;text-align:left;margin-left:928pt;margin-top:.6pt;width:501.75pt;height:19.0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" filled="f" fillcolor="black [3213]"/>
        </w:pict>
      </w:r>
      <w:r w:rsidR="001E2697" w:rsidRPr="001E2697">
        <w:rPr>
          <w:rFonts w:ascii="Times New Roman" w:hAnsi="Times New Roman" w:cs="Times New Roman"/>
          <w:b/>
          <w:bCs/>
          <w:sz w:val="24"/>
          <w:szCs w:val="24"/>
          <w:u w:val="single"/>
          <w:lang w:val="en-US"/>
        </w:rPr>
        <w:t xml:space="preserve"> STRUCTURE OF THE SYLLABUS FOR 2 YEAR PG PROGRAMME </w:t>
      </w:r>
    </w:p>
    <w:p w14:paraId="1DA9CA6B" w14:textId="77777777" w:rsidR="001E2697" w:rsidRPr="001E2697" w:rsidRDefault="001E2697" w:rsidP="001E2697">
      <w:pPr>
        <w:spacing w:line="240" w:lineRule="auto"/>
        <w:ind w:firstLine="720"/>
        <w:rPr>
          <w:rFonts w:ascii="Times New Roman" w:hAnsi="Times New Roman" w:cs="Times New Roman"/>
          <w:b/>
          <w:bCs/>
          <w:sz w:val="24"/>
          <w:szCs w:val="24"/>
        </w:rPr>
      </w:pPr>
      <w:r w:rsidRPr="001E2697">
        <w:rPr>
          <w:rFonts w:ascii="Times New Roman" w:hAnsi="Times New Roman" w:cs="Times New Roman"/>
          <w:b/>
          <w:bCs/>
          <w:sz w:val="24"/>
          <w:szCs w:val="24"/>
        </w:rPr>
        <w:t>SCHOOL NAME</w:t>
      </w:r>
      <w:r w:rsidRPr="001E2697">
        <w:rPr>
          <w:rFonts w:ascii="Times New Roman" w:hAnsi="Times New Roman" w:cs="Times New Roman"/>
          <w:b/>
          <w:bCs/>
          <w:sz w:val="24"/>
          <w:szCs w:val="24"/>
        </w:rPr>
        <w:tab/>
      </w:r>
      <w:r w:rsidRPr="001E2697">
        <w:rPr>
          <w:rFonts w:ascii="Times New Roman" w:hAnsi="Times New Roman" w:cs="Times New Roman"/>
          <w:b/>
          <w:bCs/>
          <w:sz w:val="24"/>
          <w:szCs w:val="24"/>
        </w:rPr>
        <w:tab/>
        <w:t>- Royal School of Biosciences (RSBSC)</w:t>
      </w:r>
    </w:p>
    <w:p w14:paraId="15C7307B" w14:textId="77777777" w:rsidR="001E2697" w:rsidRPr="001E2697" w:rsidRDefault="001E2697" w:rsidP="001E2697">
      <w:pPr>
        <w:spacing w:line="240" w:lineRule="auto"/>
        <w:ind w:firstLine="720"/>
        <w:rPr>
          <w:rFonts w:ascii="Times New Roman" w:hAnsi="Times New Roman" w:cs="Times New Roman"/>
          <w:b/>
          <w:bCs/>
          <w:sz w:val="24"/>
          <w:szCs w:val="24"/>
        </w:rPr>
      </w:pPr>
      <w:r w:rsidRPr="001E2697">
        <w:rPr>
          <w:rFonts w:ascii="Times New Roman" w:hAnsi="Times New Roman" w:cs="Times New Roman"/>
          <w:b/>
          <w:bCs/>
          <w:sz w:val="24"/>
          <w:szCs w:val="24"/>
        </w:rPr>
        <w:t>DEPARTMENT NAME</w:t>
      </w:r>
      <w:r w:rsidRPr="001E2697">
        <w:rPr>
          <w:rFonts w:ascii="Times New Roman" w:hAnsi="Times New Roman" w:cs="Times New Roman"/>
          <w:b/>
          <w:bCs/>
          <w:sz w:val="24"/>
          <w:szCs w:val="24"/>
        </w:rPr>
        <w:tab/>
        <w:t>- Department of Microbiology</w:t>
      </w:r>
    </w:p>
    <w:p w14:paraId="159BAEB6" w14:textId="77777777" w:rsidR="001E2697" w:rsidRPr="001E2697" w:rsidRDefault="001E2697" w:rsidP="001E2697">
      <w:pPr>
        <w:spacing w:line="240" w:lineRule="auto"/>
        <w:ind w:firstLine="720"/>
        <w:rPr>
          <w:rFonts w:ascii="Times New Roman" w:hAnsi="Times New Roman" w:cs="Times New Roman"/>
          <w:b/>
          <w:bCs/>
          <w:sz w:val="24"/>
          <w:szCs w:val="24"/>
        </w:rPr>
      </w:pPr>
      <w:r w:rsidRPr="001E2697">
        <w:rPr>
          <w:rFonts w:ascii="Times New Roman" w:hAnsi="Times New Roman" w:cs="Times New Roman"/>
          <w:b/>
          <w:bCs/>
          <w:sz w:val="24"/>
          <w:szCs w:val="24"/>
        </w:rPr>
        <w:t>PROGRAMME NAME</w:t>
      </w:r>
      <w:r w:rsidRPr="001E2697">
        <w:rPr>
          <w:rFonts w:ascii="Times New Roman" w:hAnsi="Times New Roman" w:cs="Times New Roman"/>
          <w:b/>
          <w:bCs/>
          <w:sz w:val="24"/>
          <w:szCs w:val="24"/>
        </w:rPr>
        <w:tab/>
        <w:t>- Postgraduate programme (PG)</w:t>
      </w:r>
    </w:p>
    <w:p w14:paraId="108A2F4C" w14:textId="77777777" w:rsidR="001E2697" w:rsidRPr="001E2697" w:rsidRDefault="001E2697" w:rsidP="001E2697">
      <w:pPr>
        <w:rPr>
          <w:rFonts w:ascii="Times New Roman" w:hAnsi="Times New Roman" w:cs="Times New Roman"/>
          <w:b/>
          <w:bCs/>
          <w:sz w:val="24"/>
          <w:szCs w:val="24"/>
          <w:lang w:val="en-US"/>
        </w:rPr>
      </w:pPr>
    </w:p>
    <w:tbl>
      <w:tblPr>
        <w:tblStyle w:val="TableGrid"/>
        <w:tblW w:w="9747" w:type="dxa"/>
        <w:jc w:val="center"/>
        <w:tblLayout w:type="fixed"/>
        <w:tblLook w:val="04A0" w:firstRow="1" w:lastRow="0" w:firstColumn="1" w:lastColumn="0" w:noHBand="0" w:noVBand="1"/>
      </w:tblPr>
      <w:tblGrid>
        <w:gridCol w:w="108"/>
        <w:gridCol w:w="2253"/>
        <w:gridCol w:w="3656"/>
        <w:gridCol w:w="1257"/>
        <w:gridCol w:w="1267"/>
        <w:gridCol w:w="1093"/>
        <w:gridCol w:w="113"/>
      </w:tblGrid>
      <w:tr w:rsidR="001E2697" w:rsidRPr="001E2697" w14:paraId="18C57BA8" w14:textId="77777777" w:rsidTr="00892CFE">
        <w:trPr>
          <w:gridAfter w:val="1"/>
          <w:wAfter w:w="113" w:type="dxa"/>
          <w:jc w:val="center"/>
        </w:trPr>
        <w:tc>
          <w:tcPr>
            <w:tcW w:w="9634" w:type="dxa"/>
            <w:gridSpan w:val="6"/>
          </w:tcPr>
          <w:p w14:paraId="20452C69"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1</w:t>
            </w:r>
            <w:r w:rsidRPr="001E2697">
              <w:rPr>
                <w:rFonts w:ascii="Times New Roman" w:hAnsi="Times New Roman" w:cs="Times New Roman"/>
                <w:b/>
                <w:bCs/>
                <w:sz w:val="24"/>
                <w:szCs w:val="24"/>
                <w:vertAlign w:val="superscript"/>
                <w:lang w:val="en-US"/>
              </w:rPr>
              <w:t>st</w:t>
            </w:r>
            <w:r w:rsidRPr="001E2697">
              <w:rPr>
                <w:rFonts w:ascii="Times New Roman" w:hAnsi="Times New Roman" w:cs="Times New Roman"/>
                <w:b/>
                <w:bCs/>
                <w:sz w:val="24"/>
                <w:szCs w:val="24"/>
                <w:lang w:val="en-US"/>
              </w:rPr>
              <w:t xml:space="preserve"> SEMESTER</w:t>
            </w:r>
          </w:p>
        </w:tc>
      </w:tr>
      <w:tr w:rsidR="001E2697" w:rsidRPr="001E2697" w14:paraId="02D16BDA" w14:textId="77777777" w:rsidTr="00892CFE">
        <w:trPr>
          <w:gridAfter w:val="1"/>
          <w:wAfter w:w="113" w:type="dxa"/>
          <w:jc w:val="center"/>
        </w:trPr>
        <w:tc>
          <w:tcPr>
            <w:tcW w:w="2361" w:type="dxa"/>
            <w:gridSpan w:val="2"/>
          </w:tcPr>
          <w:p w14:paraId="6B25A8C1"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COURSE CODE</w:t>
            </w:r>
          </w:p>
        </w:tc>
        <w:tc>
          <w:tcPr>
            <w:tcW w:w="3656" w:type="dxa"/>
          </w:tcPr>
          <w:p w14:paraId="1EC7F451"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COURSE TITLE</w:t>
            </w:r>
          </w:p>
        </w:tc>
        <w:tc>
          <w:tcPr>
            <w:tcW w:w="1257" w:type="dxa"/>
          </w:tcPr>
          <w:p w14:paraId="77F4992B"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LEVEL</w:t>
            </w:r>
          </w:p>
        </w:tc>
        <w:tc>
          <w:tcPr>
            <w:tcW w:w="1267" w:type="dxa"/>
          </w:tcPr>
          <w:p w14:paraId="7DA50D57"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CREDIT</w:t>
            </w:r>
          </w:p>
        </w:tc>
        <w:tc>
          <w:tcPr>
            <w:tcW w:w="1093" w:type="dxa"/>
          </w:tcPr>
          <w:p w14:paraId="3FFDB339"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L-T-P</w:t>
            </w:r>
          </w:p>
        </w:tc>
      </w:tr>
      <w:tr w:rsidR="001E2697" w:rsidRPr="001E2697" w14:paraId="6A3B77C8" w14:textId="77777777" w:rsidTr="00892CFE">
        <w:trPr>
          <w:gridAfter w:val="1"/>
          <w:wAfter w:w="113" w:type="dxa"/>
          <w:jc w:val="center"/>
        </w:trPr>
        <w:tc>
          <w:tcPr>
            <w:tcW w:w="2361" w:type="dxa"/>
            <w:gridSpan w:val="2"/>
          </w:tcPr>
          <w:p w14:paraId="37232B04"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MIB154M101</w:t>
            </w:r>
          </w:p>
        </w:tc>
        <w:tc>
          <w:tcPr>
            <w:tcW w:w="3656" w:type="dxa"/>
          </w:tcPr>
          <w:p w14:paraId="5B36015C"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General Microbiology</w:t>
            </w:r>
          </w:p>
        </w:tc>
        <w:tc>
          <w:tcPr>
            <w:tcW w:w="1257" w:type="dxa"/>
          </w:tcPr>
          <w:p w14:paraId="41DF0D26"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400</w:t>
            </w:r>
          </w:p>
        </w:tc>
        <w:tc>
          <w:tcPr>
            <w:tcW w:w="1267" w:type="dxa"/>
          </w:tcPr>
          <w:p w14:paraId="250845C5"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w:t>
            </w:r>
          </w:p>
        </w:tc>
        <w:tc>
          <w:tcPr>
            <w:tcW w:w="1093" w:type="dxa"/>
          </w:tcPr>
          <w:p w14:paraId="49695DAC"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663E090D" w14:textId="77777777" w:rsidTr="00892CFE">
        <w:trPr>
          <w:gridAfter w:val="1"/>
          <w:wAfter w:w="113" w:type="dxa"/>
          <w:jc w:val="center"/>
        </w:trPr>
        <w:tc>
          <w:tcPr>
            <w:tcW w:w="2361" w:type="dxa"/>
            <w:gridSpan w:val="2"/>
          </w:tcPr>
          <w:p w14:paraId="066F2DDE"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MIB154M102</w:t>
            </w:r>
          </w:p>
        </w:tc>
        <w:tc>
          <w:tcPr>
            <w:tcW w:w="3656" w:type="dxa"/>
          </w:tcPr>
          <w:p w14:paraId="723F5AF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Mycology, Phycology and Virology</w:t>
            </w:r>
          </w:p>
        </w:tc>
        <w:tc>
          <w:tcPr>
            <w:tcW w:w="1257" w:type="dxa"/>
          </w:tcPr>
          <w:p w14:paraId="0390995C"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400</w:t>
            </w:r>
          </w:p>
        </w:tc>
        <w:tc>
          <w:tcPr>
            <w:tcW w:w="1267" w:type="dxa"/>
          </w:tcPr>
          <w:p w14:paraId="5D580EC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w:t>
            </w:r>
          </w:p>
        </w:tc>
        <w:tc>
          <w:tcPr>
            <w:tcW w:w="1093" w:type="dxa"/>
          </w:tcPr>
          <w:p w14:paraId="163ABBA9"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76D31CA8" w14:textId="77777777" w:rsidTr="00892CFE">
        <w:trPr>
          <w:gridAfter w:val="1"/>
          <w:wAfter w:w="113" w:type="dxa"/>
          <w:jc w:val="center"/>
        </w:trPr>
        <w:tc>
          <w:tcPr>
            <w:tcW w:w="2361" w:type="dxa"/>
            <w:gridSpan w:val="2"/>
          </w:tcPr>
          <w:p w14:paraId="74EE1C93"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MIB154M103</w:t>
            </w:r>
          </w:p>
        </w:tc>
        <w:tc>
          <w:tcPr>
            <w:tcW w:w="3656" w:type="dxa"/>
          </w:tcPr>
          <w:p w14:paraId="6DCB1FF9"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 xml:space="preserve">  Microbial genetics </w:t>
            </w:r>
          </w:p>
        </w:tc>
        <w:tc>
          <w:tcPr>
            <w:tcW w:w="1257" w:type="dxa"/>
          </w:tcPr>
          <w:p w14:paraId="249674F1"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400</w:t>
            </w:r>
          </w:p>
        </w:tc>
        <w:tc>
          <w:tcPr>
            <w:tcW w:w="1267" w:type="dxa"/>
          </w:tcPr>
          <w:p w14:paraId="3B11012A"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w:t>
            </w:r>
          </w:p>
        </w:tc>
        <w:tc>
          <w:tcPr>
            <w:tcW w:w="1093" w:type="dxa"/>
          </w:tcPr>
          <w:p w14:paraId="16668A44"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62ECDFD0" w14:textId="77777777" w:rsidTr="00892CFE">
        <w:trPr>
          <w:gridAfter w:val="1"/>
          <w:wAfter w:w="113" w:type="dxa"/>
          <w:jc w:val="center"/>
        </w:trPr>
        <w:tc>
          <w:tcPr>
            <w:tcW w:w="2361" w:type="dxa"/>
            <w:gridSpan w:val="2"/>
          </w:tcPr>
          <w:p w14:paraId="1BFF3D96"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MIB154M104</w:t>
            </w:r>
          </w:p>
        </w:tc>
        <w:tc>
          <w:tcPr>
            <w:tcW w:w="3656" w:type="dxa"/>
          </w:tcPr>
          <w:p w14:paraId="29EA7457"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color w:val="000000" w:themeColor="text1"/>
                <w:sz w:val="24"/>
                <w:szCs w:val="24"/>
              </w:rPr>
              <w:t>Microbial Biochemistry</w:t>
            </w:r>
          </w:p>
        </w:tc>
        <w:tc>
          <w:tcPr>
            <w:tcW w:w="1257" w:type="dxa"/>
          </w:tcPr>
          <w:p w14:paraId="227E0712"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400</w:t>
            </w:r>
          </w:p>
        </w:tc>
        <w:tc>
          <w:tcPr>
            <w:tcW w:w="1267" w:type="dxa"/>
          </w:tcPr>
          <w:p w14:paraId="57E212BB"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w:t>
            </w:r>
          </w:p>
        </w:tc>
        <w:tc>
          <w:tcPr>
            <w:tcW w:w="1093" w:type="dxa"/>
          </w:tcPr>
          <w:p w14:paraId="16F57DEE"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702EA8F6" w14:textId="77777777" w:rsidTr="00892CFE">
        <w:trPr>
          <w:gridAfter w:val="1"/>
          <w:wAfter w:w="113" w:type="dxa"/>
          <w:jc w:val="center"/>
        </w:trPr>
        <w:tc>
          <w:tcPr>
            <w:tcW w:w="2361" w:type="dxa"/>
            <w:gridSpan w:val="2"/>
          </w:tcPr>
          <w:p w14:paraId="34530BED"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2"/>
                <w:sz w:val="24"/>
                <w:szCs w:val="24"/>
              </w:rPr>
              <w:t>MIB154M115</w:t>
            </w:r>
          </w:p>
        </w:tc>
        <w:tc>
          <w:tcPr>
            <w:tcW w:w="3656" w:type="dxa"/>
          </w:tcPr>
          <w:p w14:paraId="70FD4302"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Practical</w:t>
            </w:r>
            <w:r w:rsidRPr="001E2697">
              <w:rPr>
                <w:rFonts w:ascii="Times New Roman" w:hAnsi="Times New Roman" w:cs="Times New Roman"/>
                <w:bCs/>
                <w:spacing w:val="-6"/>
                <w:sz w:val="24"/>
                <w:szCs w:val="24"/>
              </w:rPr>
              <w:t xml:space="preserve"> </w:t>
            </w:r>
            <w:r w:rsidRPr="001E2697">
              <w:rPr>
                <w:rFonts w:ascii="Times New Roman" w:hAnsi="Times New Roman" w:cs="Times New Roman"/>
                <w:bCs/>
                <w:sz w:val="24"/>
                <w:szCs w:val="24"/>
              </w:rPr>
              <w:t>on</w:t>
            </w:r>
            <w:r w:rsidRPr="001E2697">
              <w:rPr>
                <w:rFonts w:ascii="Times New Roman" w:hAnsi="Times New Roman" w:cs="Times New Roman"/>
                <w:bCs/>
                <w:spacing w:val="-6"/>
                <w:sz w:val="24"/>
                <w:szCs w:val="24"/>
              </w:rPr>
              <w:t xml:space="preserve"> </w:t>
            </w:r>
            <w:r w:rsidRPr="001E2697">
              <w:rPr>
                <w:rFonts w:ascii="Times New Roman" w:hAnsi="Times New Roman" w:cs="Times New Roman"/>
                <w:bCs/>
                <w:sz w:val="24"/>
                <w:szCs w:val="24"/>
              </w:rPr>
              <w:t>General Microbiology, Mycology, Phycology and Virology</w:t>
            </w:r>
          </w:p>
        </w:tc>
        <w:tc>
          <w:tcPr>
            <w:tcW w:w="1257" w:type="dxa"/>
          </w:tcPr>
          <w:p w14:paraId="3F00A19B"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400</w:t>
            </w:r>
          </w:p>
        </w:tc>
        <w:tc>
          <w:tcPr>
            <w:tcW w:w="1267" w:type="dxa"/>
          </w:tcPr>
          <w:p w14:paraId="16449725"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2</w:t>
            </w:r>
          </w:p>
        </w:tc>
        <w:tc>
          <w:tcPr>
            <w:tcW w:w="1093" w:type="dxa"/>
          </w:tcPr>
          <w:p w14:paraId="60672621"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0-0-4</w:t>
            </w:r>
          </w:p>
        </w:tc>
      </w:tr>
      <w:tr w:rsidR="001E2697" w:rsidRPr="001E2697" w14:paraId="76DFED25" w14:textId="77777777" w:rsidTr="00892CFE">
        <w:trPr>
          <w:gridAfter w:val="1"/>
          <w:wAfter w:w="113" w:type="dxa"/>
          <w:jc w:val="center"/>
        </w:trPr>
        <w:tc>
          <w:tcPr>
            <w:tcW w:w="2361" w:type="dxa"/>
            <w:gridSpan w:val="2"/>
          </w:tcPr>
          <w:p w14:paraId="4914D19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2"/>
                <w:sz w:val="24"/>
                <w:szCs w:val="24"/>
              </w:rPr>
              <w:t>MIB154M116</w:t>
            </w:r>
          </w:p>
        </w:tc>
        <w:tc>
          <w:tcPr>
            <w:tcW w:w="3656" w:type="dxa"/>
          </w:tcPr>
          <w:p w14:paraId="3EB8663E"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Practical</w:t>
            </w:r>
            <w:r w:rsidRPr="001E2697">
              <w:rPr>
                <w:rFonts w:ascii="Times New Roman" w:hAnsi="Times New Roman" w:cs="Times New Roman"/>
                <w:bCs/>
                <w:spacing w:val="-5"/>
                <w:sz w:val="24"/>
                <w:szCs w:val="24"/>
              </w:rPr>
              <w:t xml:space="preserve"> </w:t>
            </w:r>
            <w:r w:rsidRPr="001E2697">
              <w:rPr>
                <w:rFonts w:ascii="Times New Roman" w:hAnsi="Times New Roman" w:cs="Times New Roman"/>
                <w:bCs/>
                <w:sz w:val="24"/>
                <w:szCs w:val="24"/>
              </w:rPr>
              <w:t>on</w:t>
            </w:r>
            <w:r w:rsidRPr="001E2697">
              <w:rPr>
                <w:rFonts w:ascii="Times New Roman" w:hAnsi="Times New Roman" w:cs="Times New Roman"/>
                <w:bCs/>
                <w:spacing w:val="-5"/>
                <w:sz w:val="24"/>
                <w:szCs w:val="24"/>
              </w:rPr>
              <w:t xml:space="preserve"> </w:t>
            </w:r>
            <w:r w:rsidRPr="001E2697">
              <w:rPr>
                <w:rFonts w:ascii="Times New Roman" w:hAnsi="Times New Roman" w:cs="Times New Roman"/>
                <w:bCs/>
                <w:sz w:val="24"/>
                <w:szCs w:val="24"/>
              </w:rPr>
              <w:t>Microbial Biochemistry</w:t>
            </w:r>
            <w:r w:rsidRPr="001E2697">
              <w:rPr>
                <w:rFonts w:ascii="Times New Roman" w:hAnsi="Times New Roman" w:cs="Times New Roman"/>
                <w:bCs/>
                <w:spacing w:val="-5"/>
                <w:sz w:val="24"/>
                <w:szCs w:val="24"/>
              </w:rPr>
              <w:t xml:space="preserve"> </w:t>
            </w:r>
            <w:r w:rsidRPr="001E2697">
              <w:rPr>
                <w:rFonts w:ascii="Times New Roman" w:hAnsi="Times New Roman" w:cs="Times New Roman"/>
                <w:bCs/>
                <w:sz w:val="24"/>
                <w:szCs w:val="24"/>
              </w:rPr>
              <w:t>and</w:t>
            </w:r>
            <w:r w:rsidRPr="001E2697">
              <w:rPr>
                <w:rFonts w:ascii="Times New Roman" w:hAnsi="Times New Roman" w:cs="Times New Roman"/>
                <w:bCs/>
                <w:spacing w:val="-5"/>
                <w:sz w:val="24"/>
                <w:szCs w:val="24"/>
              </w:rPr>
              <w:t xml:space="preserve"> Microbial </w:t>
            </w:r>
            <w:r w:rsidRPr="001E2697">
              <w:rPr>
                <w:rFonts w:ascii="Times New Roman" w:hAnsi="Times New Roman" w:cs="Times New Roman"/>
                <w:bCs/>
                <w:spacing w:val="-2"/>
                <w:sz w:val="24"/>
                <w:szCs w:val="24"/>
              </w:rPr>
              <w:t>Genetics</w:t>
            </w:r>
          </w:p>
        </w:tc>
        <w:tc>
          <w:tcPr>
            <w:tcW w:w="1257" w:type="dxa"/>
          </w:tcPr>
          <w:p w14:paraId="433725B3"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400</w:t>
            </w:r>
          </w:p>
        </w:tc>
        <w:tc>
          <w:tcPr>
            <w:tcW w:w="1267" w:type="dxa"/>
          </w:tcPr>
          <w:p w14:paraId="35AE215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2</w:t>
            </w:r>
          </w:p>
        </w:tc>
        <w:tc>
          <w:tcPr>
            <w:tcW w:w="1093" w:type="dxa"/>
          </w:tcPr>
          <w:p w14:paraId="7440D95E"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0-0-4</w:t>
            </w:r>
          </w:p>
        </w:tc>
      </w:tr>
      <w:tr w:rsidR="001E2697" w:rsidRPr="001E2697" w14:paraId="0DA54205" w14:textId="77777777" w:rsidTr="00892CFE">
        <w:trPr>
          <w:gridAfter w:val="1"/>
          <w:wAfter w:w="113" w:type="dxa"/>
          <w:jc w:val="center"/>
        </w:trPr>
        <w:tc>
          <w:tcPr>
            <w:tcW w:w="2361" w:type="dxa"/>
            <w:gridSpan w:val="2"/>
          </w:tcPr>
          <w:p w14:paraId="0799AA58" w14:textId="77777777" w:rsidR="001E2697" w:rsidRPr="001E2697" w:rsidRDefault="001E2697" w:rsidP="007E1BDC">
            <w:pPr>
              <w:rPr>
                <w:rFonts w:ascii="Times New Roman" w:hAnsi="Times New Roman" w:cs="Times New Roman"/>
                <w:bCs/>
                <w:spacing w:val="-2"/>
                <w:sz w:val="24"/>
                <w:szCs w:val="24"/>
              </w:rPr>
            </w:pPr>
            <w:r w:rsidRPr="001E2697">
              <w:rPr>
                <w:rFonts w:ascii="Times New Roman" w:hAnsi="Times New Roman" w:cs="Times New Roman"/>
                <w:sz w:val="24"/>
                <w:szCs w:val="24"/>
              </w:rPr>
              <w:t>MOOCs 1</w:t>
            </w:r>
          </w:p>
        </w:tc>
        <w:tc>
          <w:tcPr>
            <w:tcW w:w="3656" w:type="dxa"/>
          </w:tcPr>
          <w:p w14:paraId="2D2895DC" w14:textId="77777777" w:rsidR="001E2697" w:rsidRPr="001E2697" w:rsidRDefault="001E2697" w:rsidP="007E1BDC">
            <w:pPr>
              <w:rPr>
                <w:rFonts w:ascii="Times New Roman" w:hAnsi="Times New Roman" w:cs="Times New Roman"/>
                <w:bCs/>
                <w:sz w:val="24"/>
                <w:szCs w:val="24"/>
              </w:rPr>
            </w:pPr>
            <w:r w:rsidRPr="001E2697">
              <w:rPr>
                <w:rFonts w:ascii="Times New Roman" w:hAnsi="Times New Roman" w:cs="Times New Roman"/>
                <w:sz w:val="24"/>
                <w:szCs w:val="24"/>
                <w:vertAlign w:val="superscript"/>
              </w:rPr>
              <w:t>*</w:t>
            </w:r>
            <w:r w:rsidRPr="001E2697">
              <w:rPr>
                <w:rFonts w:ascii="Times New Roman" w:hAnsi="Times New Roman" w:cs="Times New Roman"/>
                <w:sz w:val="24"/>
                <w:szCs w:val="24"/>
              </w:rPr>
              <w:t>MOOCs/online course will be identified by the dept. from the list of courses available on the MOOC online platform/SWAYAM portal</w:t>
            </w:r>
          </w:p>
        </w:tc>
        <w:tc>
          <w:tcPr>
            <w:tcW w:w="1257" w:type="dxa"/>
          </w:tcPr>
          <w:p w14:paraId="0909F2FD" w14:textId="77777777" w:rsidR="001E2697" w:rsidRPr="001E2697" w:rsidRDefault="001E2697" w:rsidP="007E1BDC">
            <w:pPr>
              <w:rPr>
                <w:rFonts w:ascii="Times New Roman" w:hAnsi="Times New Roman" w:cs="Times New Roman"/>
                <w:bCs/>
                <w:spacing w:val="-5"/>
                <w:sz w:val="24"/>
                <w:szCs w:val="24"/>
              </w:rPr>
            </w:pPr>
            <w:r w:rsidRPr="001E2697">
              <w:rPr>
                <w:rFonts w:ascii="Times New Roman" w:hAnsi="Times New Roman" w:cs="Times New Roman"/>
                <w:sz w:val="24"/>
                <w:szCs w:val="24"/>
              </w:rPr>
              <w:t>400</w:t>
            </w:r>
          </w:p>
        </w:tc>
        <w:tc>
          <w:tcPr>
            <w:tcW w:w="1267" w:type="dxa"/>
          </w:tcPr>
          <w:p w14:paraId="5DBB941F"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w:t>
            </w:r>
          </w:p>
        </w:tc>
        <w:tc>
          <w:tcPr>
            <w:tcW w:w="1093" w:type="dxa"/>
          </w:tcPr>
          <w:p w14:paraId="002E5CA8" w14:textId="77777777" w:rsidR="001E2697" w:rsidRPr="001E2697" w:rsidRDefault="001E2697" w:rsidP="007E1BDC">
            <w:pPr>
              <w:rPr>
                <w:rFonts w:ascii="Times New Roman" w:hAnsi="Times New Roman" w:cs="Times New Roman"/>
                <w:sz w:val="24"/>
                <w:szCs w:val="24"/>
                <w:lang w:val="en-US"/>
              </w:rPr>
            </w:pPr>
          </w:p>
        </w:tc>
      </w:tr>
      <w:tr w:rsidR="001E2697" w:rsidRPr="001E2697" w14:paraId="40981BBA" w14:textId="77777777" w:rsidTr="00892CFE">
        <w:trPr>
          <w:gridAfter w:val="1"/>
          <w:wAfter w:w="113" w:type="dxa"/>
          <w:jc w:val="center"/>
        </w:trPr>
        <w:tc>
          <w:tcPr>
            <w:tcW w:w="7274" w:type="dxa"/>
            <w:gridSpan w:val="4"/>
          </w:tcPr>
          <w:p w14:paraId="17E27B02" w14:textId="77777777" w:rsidR="001E2697" w:rsidRPr="001E2697" w:rsidRDefault="001E2697" w:rsidP="007E1BDC">
            <w:pPr>
              <w:jc w:val="right"/>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TOTAL CREDIT FOR 1</w:t>
            </w:r>
            <w:r w:rsidRPr="001E2697">
              <w:rPr>
                <w:rFonts w:ascii="Times New Roman" w:hAnsi="Times New Roman" w:cs="Times New Roman"/>
                <w:b/>
                <w:bCs/>
                <w:sz w:val="24"/>
                <w:szCs w:val="24"/>
                <w:vertAlign w:val="superscript"/>
                <w:lang w:val="en-US"/>
              </w:rPr>
              <w:t>st</w:t>
            </w:r>
            <w:r w:rsidRPr="001E2697">
              <w:rPr>
                <w:rFonts w:ascii="Times New Roman" w:hAnsi="Times New Roman" w:cs="Times New Roman"/>
                <w:b/>
                <w:bCs/>
                <w:sz w:val="24"/>
                <w:szCs w:val="24"/>
                <w:lang w:val="en-US"/>
              </w:rPr>
              <w:t xml:space="preserve"> SEMESTER</w:t>
            </w:r>
          </w:p>
        </w:tc>
        <w:tc>
          <w:tcPr>
            <w:tcW w:w="1267" w:type="dxa"/>
          </w:tcPr>
          <w:p w14:paraId="6695BE9E"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24</w:t>
            </w:r>
          </w:p>
        </w:tc>
        <w:tc>
          <w:tcPr>
            <w:tcW w:w="1093" w:type="dxa"/>
          </w:tcPr>
          <w:p w14:paraId="19BE9CF5"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16-0-8</w:t>
            </w:r>
          </w:p>
        </w:tc>
      </w:tr>
      <w:tr w:rsidR="001E2697" w:rsidRPr="001E2697" w14:paraId="29DCF6CC" w14:textId="77777777" w:rsidTr="00892CFE">
        <w:trPr>
          <w:gridAfter w:val="1"/>
          <w:wAfter w:w="113" w:type="dxa"/>
          <w:trHeight w:val="427"/>
          <w:jc w:val="center"/>
        </w:trPr>
        <w:tc>
          <w:tcPr>
            <w:tcW w:w="9634" w:type="dxa"/>
            <w:gridSpan w:val="6"/>
            <w:vAlign w:val="bottom"/>
          </w:tcPr>
          <w:p w14:paraId="266C754E"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2</w:t>
            </w:r>
            <w:r w:rsidRPr="001E2697">
              <w:rPr>
                <w:rFonts w:ascii="Times New Roman" w:hAnsi="Times New Roman" w:cs="Times New Roman"/>
                <w:b/>
                <w:bCs/>
                <w:sz w:val="24"/>
                <w:szCs w:val="24"/>
                <w:vertAlign w:val="superscript"/>
                <w:lang w:val="en-US"/>
              </w:rPr>
              <w:t>nd</w:t>
            </w:r>
            <w:r w:rsidRPr="001E2697">
              <w:rPr>
                <w:rFonts w:ascii="Times New Roman" w:hAnsi="Times New Roman" w:cs="Times New Roman"/>
                <w:b/>
                <w:bCs/>
                <w:sz w:val="24"/>
                <w:szCs w:val="24"/>
                <w:lang w:val="en-US"/>
              </w:rPr>
              <w:t xml:space="preserve"> SEMESTER</w:t>
            </w:r>
          </w:p>
        </w:tc>
      </w:tr>
      <w:tr w:rsidR="001E2697" w:rsidRPr="001E2697" w14:paraId="3FD285A1" w14:textId="77777777" w:rsidTr="00892CFE">
        <w:trPr>
          <w:gridAfter w:val="1"/>
          <w:wAfter w:w="113" w:type="dxa"/>
          <w:jc w:val="center"/>
        </w:trPr>
        <w:tc>
          <w:tcPr>
            <w:tcW w:w="2361" w:type="dxa"/>
            <w:gridSpan w:val="2"/>
          </w:tcPr>
          <w:p w14:paraId="1CF4B233"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COURSE CODE</w:t>
            </w:r>
          </w:p>
        </w:tc>
        <w:tc>
          <w:tcPr>
            <w:tcW w:w="3656" w:type="dxa"/>
          </w:tcPr>
          <w:p w14:paraId="726509F1"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COURSE TITLE</w:t>
            </w:r>
          </w:p>
        </w:tc>
        <w:tc>
          <w:tcPr>
            <w:tcW w:w="1257" w:type="dxa"/>
          </w:tcPr>
          <w:p w14:paraId="293B6454"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LEVEL</w:t>
            </w:r>
          </w:p>
        </w:tc>
        <w:tc>
          <w:tcPr>
            <w:tcW w:w="1267" w:type="dxa"/>
          </w:tcPr>
          <w:p w14:paraId="6684B511"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CREDIT</w:t>
            </w:r>
          </w:p>
        </w:tc>
        <w:tc>
          <w:tcPr>
            <w:tcW w:w="1093" w:type="dxa"/>
          </w:tcPr>
          <w:p w14:paraId="0C23431E"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L-T-P</w:t>
            </w:r>
          </w:p>
        </w:tc>
      </w:tr>
      <w:tr w:rsidR="001E2697" w:rsidRPr="001E2697" w14:paraId="4BD2EAE6" w14:textId="77777777" w:rsidTr="00892CFE">
        <w:trPr>
          <w:gridAfter w:val="1"/>
          <w:wAfter w:w="113" w:type="dxa"/>
          <w:jc w:val="center"/>
        </w:trPr>
        <w:tc>
          <w:tcPr>
            <w:tcW w:w="2361" w:type="dxa"/>
            <w:gridSpan w:val="2"/>
          </w:tcPr>
          <w:p w14:paraId="0A5D4004"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2"/>
                <w:sz w:val="24"/>
                <w:szCs w:val="24"/>
              </w:rPr>
              <w:t>MIB154M201</w:t>
            </w:r>
          </w:p>
        </w:tc>
        <w:tc>
          <w:tcPr>
            <w:tcW w:w="3656" w:type="dxa"/>
          </w:tcPr>
          <w:p w14:paraId="366D9AB7"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Immunology</w:t>
            </w:r>
          </w:p>
        </w:tc>
        <w:tc>
          <w:tcPr>
            <w:tcW w:w="1257" w:type="dxa"/>
          </w:tcPr>
          <w:p w14:paraId="25D54057"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500</w:t>
            </w:r>
          </w:p>
        </w:tc>
        <w:tc>
          <w:tcPr>
            <w:tcW w:w="1267" w:type="dxa"/>
          </w:tcPr>
          <w:p w14:paraId="011205A1"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w:t>
            </w:r>
          </w:p>
        </w:tc>
        <w:tc>
          <w:tcPr>
            <w:tcW w:w="1093" w:type="dxa"/>
          </w:tcPr>
          <w:p w14:paraId="2B6E918F"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4-0-0</w:t>
            </w:r>
          </w:p>
        </w:tc>
      </w:tr>
      <w:tr w:rsidR="001E2697" w:rsidRPr="001E2697" w14:paraId="0E90AE1E" w14:textId="77777777" w:rsidTr="00892CFE">
        <w:trPr>
          <w:gridAfter w:val="1"/>
          <w:wAfter w:w="113" w:type="dxa"/>
          <w:jc w:val="center"/>
        </w:trPr>
        <w:tc>
          <w:tcPr>
            <w:tcW w:w="2361" w:type="dxa"/>
            <w:gridSpan w:val="2"/>
          </w:tcPr>
          <w:p w14:paraId="758A57A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2"/>
                <w:sz w:val="24"/>
                <w:szCs w:val="24"/>
              </w:rPr>
              <w:t>MIB154M202</w:t>
            </w:r>
          </w:p>
        </w:tc>
        <w:tc>
          <w:tcPr>
            <w:tcW w:w="3656" w:type="dxa"/>
          </w:tcPr>
          <w:p w14:paraId="57508405"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Molecular Biology and recombinant DNA technology</w:t>
            </w:r>
          </w:p>
        </w:tc>
        <w:tc>
          <w:tcPr>
            <w:tcW w:w="1257" w:type="dxa"/>
          </w:tcPr>
          <w:p w14:paraId="46E5871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500</w:t>
            </w:r>
          </w:p>
        </w:tc>
        <w:tc>
          <w:tcPr>
            <w:tcW w:w="1267" w:type="dxa"/>
          </w:tcPr>
          <w:p w14:paraId="6E7B4315"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w:t>
            </w:r>
          </w:p>
        </w:tc>
        <w:tc>
          <w:tcPr>
            <w:tcW w:w="1093" w:type="dxa"/>
          </w:tcPr>
          <w:p w14:paraId="09C96768"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4-0-0</w:t>
            </w:r>
          </w:p>
        </w:tc>
      </w:tr>
      <w:tr w:rsidR="001E2697" w:rsidRPr="001E2697" w14:paraId="7C0EB606" w14:textId="77777777" w:rsidTr="00892CFE">
        <w:trPr>
          <w:gridAfter w:val="1"/>
          <w:wAfter w:w="113" w:type="dxa"/>
          <w:jc w:val="center"/>
        </w:trPr>
        <w:tc>
          <w:tcPr>
            <w:tcW w:w="2361" w:type="dxa"/>
            <w:gridSpan w:val="2"/>
          </w:tcPr>
          <w:p w14:paraId="5F74644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2"/>
                <w:sz w:val="24"/>
                <w:szCs w:val="24"/>
              </w:rPr>
              <w:t>MIB154M203</w:t>
            </w:r>
          </w:p>
        </w:tc>
        <w:tc>
          <w:tcPr>
            <w:tcW w:w="3656" w:type="dxa"/>
          </w:tcPr>
          <w:p w14:paraId="0F36E3AA"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Applied Microbiology &amp; Enzyme technology</w:t>
            </w:r>
          </w:p>
        </w:tc>
        <w:tc>
          <w:tcPr>
            <w:tcW w:w="1257" w:type="dxa"/>
          </w:tcPr>
          <w:p w14:paraId="47C8A043"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500</w:t>
            </w:r>
          </w:p>
        </w:tc>
        <w:tc>
          <w:tcPr>
            <w:tcW w:w="1267" w:type="dxa"/>
          </w:tcPr>
          <w:p w14:paraId="76B90A52"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10"/>
                <w:sz w:val="24"/>
                <w:szCs w:val="24"/>
              </w:rPr>
              <w:t>4</w:t>
            </w:r>
          </w:p>
        </w:tc>
        <w:tc>
          <w:tcPr>
            <w:tcW w:w="1093" w:type="dxa"/>
          </w:tcPr>
          <w:p w14:paraId="33CDDFC7"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4-0-0</w:t>
            </w:r>
          </w:p>
        </w:tc>
      </w:tr>
      <w:tr w:rsidR="001E2697" w:rsidRPr="001E2697" w14:paraId="14EE7F84" w14:textId="77777777" w:rsidTr="00892CFE">
        <w:trPr>
          <w:gridAfter w:val="1"/>
          <w:wAfter w:w="113" w:type="dxa"/>
          <w:jc w:val="center"/>
        </w:trPr>
        <w:tc>
          <w:tcPr>
            <w:tcW w:w="2361" w:type="dxa"/>
            <w:gridSpan w:val="2"/>
          </w:tcPr>
          <w:p w14:paraId="5B69F12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2"/>
                <w:sz w:val="24"/>
                <w:szCs w:val="24"/>
              </w:rPr>
              <w:t>MIB154M204</w:t>
            </w:r>
          </w:p>
        </w:tc>
        <w:tc>
          <w:tcPr>
            <w:tcW w:w="3656" w:type="dxa"/>
          </w:tcPr>
          <w:p w14:paraId="0A5436AA"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Microbial Genomics, Proteomics &amp; Bioinformatics</w:t>
            </w:r>
          </w:p>
        </w:tc>
        <w:tc>
          <w:tcPr>
            <w:tcW w:w="1257" w:type="dxa"/>
          </w:tcPr>
          <w:p w14:paraId="5BC1C9A9"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500</w:t>
            </w:r>
          </w:p>
        </w:tc>
        <w:tc>
          <w:tcPr>
            <w:tcW w:w="1267" w:type="dxa"/>
          </w:tcPr>
          <w:p w14:paraId="3462313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10"/>
                <w:sz w:val="24"/>
                <w:szCs w:val="24"/>
              </w:rPr>
              <w:t>4</w:t>
            </w:r>
          </w:p>
        </w:tc>
        <w:tc>
          <w:tcPr>
            <w:tcW w:w="1093" w:type="dxa"/>
          </w:tcPr>
          <w:p w14:paraId="3605BB48"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4-0-0</w:t>
            </w:r>
          </w:p>
        </w:tc>
      </w:tr>
      <w:tr w:rsidR="001E2697" w:rsidRPr="001E2697" w14:paraId="1FF66AFE" w14:textId="77777777" w:rsidTr="00892CFE">
        <w:trPr>
          <w:gridAfter w:val="1"/>
          <w:wAfter w:w="113" w:type="dxa"/>
          <w:jc w:val="center"/>
        </w:trPr>
        <w:tc>
          <w:tcPr>
            <w:tcW w:w="2361" w:type="dxa"/>
            <w:gridSpan w:val="2"/>
          </w:tcPr>
          <w:p w14:paraId="1C9EB3F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2"/>
                <w:sz w:val="24"/>
                <w:szCs w:val="24"/>
              </w:rPr>
              <w:t>MIB154M215</w:t>
            </w:r>
          </w:p>
        </w:tc>
        <w:tc>
          <w:tcPr>
            <w:tcW w:w="3656" w:type="dxa"/>
          </w:tcPr>
          <w:p w14:paraId="0F69AE85"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Practical</w:t>
            </w:r>
            <w:r w:rsidRPr="001E2697">
              <w:rPr>
                <w:rFonts w:ascii="Times New Roman" w:hAnsi="Times New Roman" w:cs="Times New Roman"/>
                <w:bCs/>
                <w:spacing w:val="-8"/>
                <w:sz w:val="24"/>
                <w:szCs w:val="24"/>
              </w:rPr>
              <w:t xml:space="preserve"> </w:t>
            </w:r>
            <w:r w:rsidRPr="001E2697">
              <w:rPr>
                <w:rFonts w:ascii="Times New Roman" w:hAnsi="Times New Roman" w:cs="Times New Roman"/>
                <w:bCs/>
                <w:sz w:val="24"/>
                <w:szCs w:val="24"/>
              </w:rPr>
              <w:t>on</w:t>
            </w:r>
            <w:r w:rsidRPr="001E2697">
              <w:rPr>
                <w:rFonts w:ascii="Times New Roman" w:hAnsi="Times New Roman" w:cs="Times New Roman"/>
                <w:bCs/>
                <w:spacing w:val="-9"/>
                <w:sz w:val="24"/>
                <w:szCs w:val="24"/>
              </w:rPr>
              <w:t xml:space="preserve"> Immunology, </w:t>
            </w:r>
            <w:r w:rsidRPr="001E2697">
              <w:rPr>
                <w:rFonts w:ascii="Times New Roman" w:hAnsi="Times New Roman" w:cs="Times New Roman"/>
                <w:bCs/>
                <w:sz w:val="24"/>
                <w:szCs w:val="24"/>
              </w:rPr>
              <w:t>Molecular</w:t>
            </w:r>
            <w:r w:rsidRPr="001E2697">
              <w:rPr>
                <w:rFonts w:ascii="Times New Roman" w:hAnsi="Times New Roman" w:cs="Times New Roman"/>
                <w:bCs/>
                <w:spacing w:val="-8"/>
                <w:sz w:val="24"/>
                <w:szCs w:val="24"/>
              </w:rPr>
              <w:t xml:space="preserve"> </w:t>
            </w:r>
            <w:r w:rsidRPr="001E2697">
              <w:rPr>
                <w:rFonts w:ascii="Times New Roman" w:hAnsi="Times New Roman" w:cs="Times New Roman"/>
                <w:bCs/>
                <w:sz w:val="24"/>
                <w:szCs w:val="24"/>
              </w:rPr>
              <w:t>Biology,</w:t>
            </w:r>
            <w:r w:rsidRPr="001E2697">
              <w:rPr>
                <w:rFonts w:ascii="Times New Roman" w:hAnsi="Times New Roman" w:cs="Times New Roman"/>
                <w:bCs/>
                <w:spacing w:val="-8"/>
                <w:sz w:val="24"/>
                <w:szCs w:val="24"/>
              </w:rPr>
              <w:t xml:space="preserve"> </w:t>
            </w:r>
            <w:r w:rsidRPr="001E2697">
              <w:rPr>
                <w:rFonts w:ascii="Times New Roman" w:hAnsi="Times New Roman" w:cs="Times New Roman"/>
                <w:bCs/>
                <w:sz w:val="24"/>
                <w:szCs w:val="24"/>
              </w:rPr>
              <w:t>&amp;</w:t>
            </w:r>
            <w:r w:rsidRPr="001E2697">
              <w:rPr>
                <w:rFonts w:ascii="Times New Roman" w:hAnsi="Times New Roman" w:cs="Times New Roman"/>
                <w:bCs/>
                <w:spacing w:val="-9"/>
                <w:sz w:val="24"/>
                <w:szCs w:val="24"/>
              </w:rPr>
              <w:t xml:space="preserve"> </w:t>
            </w:r>
            <w:r w:rsidRPr="001E2697">
              <w:rPr>
                <w:rFonts w:ascii="Times New Roman" w:hAnsi="Times New Roman" w:cs="Times New Roman"/>
                <w:bCs/>
                <w:spacing w:val="-2"/>
                <w:sz w:val="24"/>
                <w:szCs w:val="24"/>
              </w:rPr>
              <w:t>Enzyme technology</w:t>
            </w:r>
          </w:p>
        </w:tc>
        <w:tc>
          <w:tcPr>
            <w:tcW w:w="1257" w:type="dxa"/>
          </w:tcPr>
          <w:p w14:paraId="6458DDDC"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spacing w:val="-5"/>
                <w:sz w:val="24"/>
                <w:szCs w:val="24"/>
              </w:rPr>
              <w:t>500</w:t>
            </w:r>
          </w:p>
        </w:tc>
        <w:tc>
          <w:tcPr>
            <w:tcW w:w="1267" w:type="dxa"/>
          </w:tcPr>
          <w:p w14:paraId="40442DF1"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2</w:t>
            </w:r>
          </w:p>
        </w:tc>
        <w:tc>
          <w:tcPr>
            <w:tcW w:w="1093" w:type="dxa"/>
          </w:tcPr>
          <w:p w14:paraId="12A35B68"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0-0-4</w:t>
            </w:r>
          </w:p>
        </w:tc>
      </w:tr>
      <w:tr w:rsidR="001E2697" w:rsidRPr="001E2697" w14:paraId="1727CD2E" w14:textId="77777777" w:rsidTr="00892CFE">
        <w:trPr>
          <w:gridAfter w:val="1"/>
          <w:wAfter w:w="113" w:type="dxa"/>
          <w:jc w:val="center"/>
        </w:trPr>
        <w:tc>
          <w:tcPr>
            <w:tcW w:w="2361" w:type="dxa"/>
            <w:gridSpan w:val="2"/>
          </w:tcPr>
          <w:p w14:paraId="4B734D51"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2"/>
                <w:sz w:val="24"/>
                <w:szCs w:val="24"/>
              </w:rPr>
              <w:t>MIB154M216</w:t>
            </w:r>
          </w:p>
        </w:tc>
        <w:tc>
          <w:tcPr>
            <w:tcW w:w="3656" w:type="dxa"/>
          </w:tcPr>
          <w:p w14:paraId="2169FB5D"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rPr>
              <w:t>Practical</w:t>
            </w:r>
            <w:r w:rsidRPr="001E2697">
              <w:rPr>
                <w:rFonts w:ascii="Times New Roman" w:hAnsi="Times New Roman" w:cs="Times New Roman"/>
                <w:bCs/>
                <w:spacing w:val="-8"/>
                <w:sz w:val="24"/>
                <w:szCs w:val="24"/>
              </w:rPr>
              <w:t xml:space="preserve"> </w:t>
            </w:r>
            <w:r w:rsidRPr="001E2697">
              <w:rPr>
                <w:rFonts w:ascii="Times New Roman" w:hAnsi="Times New Roman" w:cs="Times New Roman"/>
                <w:bCs/>
                <w:sz w:val="24"/>
                <w:szCs w:val="24"/>
              </w:rPr>
              <w:t>on</w:t>
            </w:r>
            <w:r w:rsidRPr="001E2697">
              <w:rPr>
                <w:rFonts w:ascii="Times New Roman" w:hAnsi="Times New Roman" w:cs="Times New Roman"/>
                <w:bCs/>
                <w:spacing w:val="-9"/>
                <w:sz w:val="24"/>
                <w:szCs w:val="24"/>
              </w:rPr>
              <w:t xml:space="preserve"> Genomics, Proteomics &amp; Bioinformatics</w:t>
            </w:r>
          </w:p>
        </w:tc>
        <w:tc>
          <w:tcPr>
            <w:tcW w:w="1257" w:type="dxa"/>
          </w:tcPr>
          <w:p w14:paraId="79DCD794"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500</w:t>
            </w:r>
          </w:p>
        </w:tc>
        <w:tc>
          <w:tcPr>
            <w:tcW w:w="1267" w:type="dxa"/>
          </w:tcPr>
          <w:p w14:paraId="28473CD5"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2</w:t>
            </w:r>
          </w:p>
        </w:tc>
        <w:tc>
          <w:tcPr>
            <w:tcW w:w="1093" w:type="dxa"/>
          </w:tcPr>
          <w:p w14:paraId="4FF578CA"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0-0-4</w:t>
            </w:r>
          </w:p>
        </w:tc>
      </w:tr>
      <w:tr w:rsidR="001E2697" w:rsidRPr="001E2697" w14:paraId="3587CA8D" w14:textId="77777777" w:rsidTr="00892CFE">
        <w:trPr>
          <w:gridAfter w:val="1"/>
          <w:wAfter w:w="113" w:type="dxa"/>
          <w:jc w:val="center"/>
        </w:trPr>
        <w:tc>
          <w:tcPr>
            <w:tcW w:w="2361" w:type="dxa"/>
            <w:gridSpan w:val="2"/>
          </w:tcPr>
          <w:p w14:paraId="6CF7117C" w14:textId="77777777" w:rsidR="001E2697" w:rsidRPr="001E2697" w:rsidRDefault="001E2697" w:rsidP="007E1BDC">
            <w:pPr>
              <w:rPr>
                <w:rFonts w:ascii="Times New Roman" w:hAnsi="Times New Roman" w:cs="Times New Roman"/>
                <w:bCs/>
                <w:spacing w:val="-2"/>
                <w:sz w:val="24"/>
                <w:szCs w:val="24"/>
              </w:rPr>
            </w:pPr>
            <w:r w:rsidRPr="001E2697">
              <w:rPr>
                <w:rFonts w:ascii="Times New Roman" w:hAnsi="Times New Roman" w:cs="Times New Roman"/>
                <w:sz w:val="24"/>
                <w:szCs w:val="24"/>
              </w:rPr>
              <w:t>MOOCs 1</w:t>
            </w:r>
          </w:p>
        </w:tc>
        <w:tc>
          <w:tcPr>
            <w:tcW w:w="3656" w:type="dxa"/>
          </w:tcPr>
          <w:p w14:paraId="5D66AF97" w14:textId="77777777" w:rsidR="001E2697" w:rsidRPr="001E2697" w:rsidRDefault="001E2697" w:rsidP="007E1BDC">
            <w:pPr>
              <w:rPr>
                <w:rFonts w:ascii="Times New Roman" w:hAnsi="Times New Roman" w:cs="Times New Roman"/>
                <w:bCs/>
                <w:sz w:val="24"/>
                <w:szCs w:val="24"/>
              </w:rPr>
            </w:pPr>
            <w:r w:rsidRPr="001E2697">
              <w:rPr>
                <w:rFonts w:ascii="Times New Roman" w:hAnsi="Times New Roman" w:cs="Times New Roman"/>
                <w:sz w:val="24"/>
                <w:szCs w:val="24"/>
                <w:vertAlign w:val="superscript"/>
              </w:rPr>
              <w:t>*</w:t>
            </w:r>
            <w:r w:rsidRPr="001E2697">
              <w:rPr>
                <w:rFonts w:ascii="Times New Roman" w:hAnsi="Times New Roman" w:cs="Times New Roman"/>
                <w:sz w:val="24"/>
                <w:szCs w:val="24"/>
              </w:rPr>
              <w:t>MOOCs/online course will be identified by the dept. from the list of courses available on the MOOC online platform/SWAYAM portal</w:t>
            </w:r>
          </w:p>
        </w:tc>
        <w:tc>
          <w:tcPr>
            <w:tcW w:w="1257" w:type="dxa"/>
          </w:tcPr>
          <w:p w14:paraId="476B2346"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sz w:val="24"/>
                <w:szCs w:val="24"/>
              </w:rPr>
              <w:t>100</w:t>
            </w:r>
          </w:p>
        </w:tc>
        <w:tc>
          <w:tcPr>
            <w:tcW w:w="1267" w:type="dxa"/>
          </w:tcPr>
          <w:p w14:paraId="74351216"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4</w:t>
            </w:r>
          </w:p>
        </w:tc>
        <w:tc>
          <w:tcPr>
            <w:tcW w:w="1093" w:type="dxa"/>
          </w:tcPr>
          <w:p w14:paraId="3303D825" w14:textId="77777777" w:rsidR="001E2697" w:rsidRPr="001E2697" w:rsidRDefault="001E2697" w:rsidP="007E1BDC">
            <w:pPr>
              <w:rPr>
                <w:rFonts w:ascii="Times New Roman" w:hAnsi="Times New Roman" w:cs="Times New Roman"/>
                <w:bCs/>
                <w:sz w:val="24"/>
                <w:szCs w:val="24"/>
                <w:lang w:val="en-US"/>
              </w:rPr>
            </w:pPr>
          </w:p>
        </w:tc>
      </w:tr>
      <w:tr w:rsidR="001E2697" w:rsidRPr="001E2697" w14:paraId="12359C62" w14:textId="77777777" w:rsidTr="00892CFE">
        <w:trPr>
          <w:gridAfter w:val="1"/>
          <w:wAfter w:w="113" w:type="dxa"/>
          <w:trHeight w:val="358"/>
          <w:jc w:val="center"/>
        </w:trPr>
        <w:tc>
          <w:tcPr>
            <w:tcW w:w="7274" w:type="dxa"/>
            <w:gridSpan w:val="4"/>
          </w:tcPr>
          <w:p w14:paraId="35724529" w14:textId="77777777" w:rsidR="001E2697" w:rsidRPr="001E2697" w:rsidRDefault="001E2697" w:rsidP="007E1BDC">
            <w:pPr>
              <w:jc w:val="right"/>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TOTAL CREDIT FOR 2</w:t>
            </w:r>
            <w:r w:rsidRPr="001E2697">
              <w:rPr>
                <w:rFonts w:ascii="Times New Roman" w:hAnsi="Times New Roman" w:cs="Times New Roman"/>
                <w:b/>
                <w:bCs/>
                <w:sz w:val="24"/>
                <w:szCs w:val="24"/>
                <w:vertAlign w:val="superscript"/>
                <w:lang w:val="en-US"/>
              </w:rPr>
              <w:t>nd</w:t>
            </w:r>
            <w:r w:rsidRPr="001E2697">
              <w:rPr>
                <w:rFonts w:ascii="Times New Roman" w:hAnsi="Times New Roman" w:cs="Times New Roman"/>
                <w:b/>
                <w:bCs/>
                <w:sz w:val="24"/>
                <w:szCs w:val="24"/>
                <w:lang w:val="en-US"/>
              </w:rPr>
              <w:t xml:space="preserve"> SEMESTER</w:t>
            </w:r>
          </w:p>
        </w:tc>
        <w:tc>
          <w:tcPr>
            <w:tcW w:w="1267" w:type="dxa"/>
          </w:tcPr>
          <w:p w14:paraId="7BD409BC"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24</w:t>
            </w:r>
          </w:p>
        </w:tc>
        <w:tc>
          <w:tcPr>
            <w:tcW w:w="1093" w:type="dxa"/>
          </w:tcPr>
          <w:p w14:paraId="10867B51"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16-0-8</w:t>
            </w:r>
          </w:p>
        </w:tc>
      </w:tr>
      <w:tr w:rsidR="001E2697" w:rsidRPr="001E2697" w14:paraId="4A935172" w14:textId="77777777" w:rsidTr="00892CFE">
        <w:trPr>
          <w:gridAfter w:val="1"/>
          <w:wAfter w:w="113" w:type="dxa"/>
          <w:trHeight w:val="279"/>
          <w:jc w:val="center"/>
        </w:trPr>
        <w:tc>
          <w:tcPr>
            <w:tcW w:w="9634" w:type="dxa"/>
            <w:gridSpan w:val="6"/>
            <w:vAlign w:val="bottom"/>
          </w:tcPr>
          <w:p w14:paraId="2DBD19CB" w14:textId="77777777" w:rsidR="001E2697" w:rsidRPr="001E2697" w:rsidRDefault="001E2697" w:rsidP="007E1BDC">
            <w:pPr>
              <w:tabs>
                <w:tab w:val="left" w:pos="2745"/>
              </w:tabs>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TOTAL CREDIT FOR 1</w:t>
            </w:r>
            <w:r w:rsidRPr="001E2697">
              <w:rPr>
                <w:rFonts w:ascii="Times New Roman" w:hAnsi="Times New Roman" w:cs="Times New Roman"/>
                <w:b/>
                <w:bCs/>
                <w:sz w:val="24"/>
                <w:szCs w:val="24"/>
                <w:vertAlign w:val="superscript"/>
                <w:lang w:val="en-US"/>
              </w:rPr>
              <w:t>st</w:t>
            </w:r>
            <w:r w:rsidRPr="001E2697">
              <w:rPr>
                <w:rFonts w:ascii="Times New Roman" w:hAnsi="Times New Roman" w:cs="Times New Roman"/>
                <w:b/>
                <w:bCs/>
                <w:sz w:val="24"/>
                <w:szCs w:val="24"/>
                <w:lang w:val="en-US"/>
              </w:rPr>
              <w:t xml:space="preserve"> YEAR = 48</w:t>
            </w:r>
          </w:p>
        </w:tc>
      </w:tr>
      <w:tr w:rsidR="001E2697" w:rsidRPr="001E2697" w14:paraId="23C2F3FD" w14:textId="77777777" w:rsidTr="00892CFE">
        <w:trPr>
          <w:gridAfter w:val="1"/>
          <w:wAfter w:w="113" w:type="dxa"/>
          <w:trHeight w:val="448"/>
          <w:jc w:val="center"/>
        </w:trPr>
        <w:tc>
          <w:tcPr>
            <w:tcW w:w="9634" w:type="dxa"/>
            <w:gridSpan w:val="6"/>
            <w:vAlign w:val="bottom"/>
          </w:tcPr>
          <w:p w14:paraId="10A84DF2" w14:textId="77777777" w:rsidR="001E2697" w:rsidRPr="001E2697" w:rsidRDefault="001E2697" w:rsidP="007E1BDC">
            <w:pPr>
              <w:tabs>
                <w:tab w:val="left" w:pos="2745"/>
              </w:tabs>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3</w:t>
            </w:r>
            <w:r w:rsidRPr="001E2697">
              <w:rPr>
                <w:rFonts w:ascii="Times New Roman" w:hAnsi="Times New Roman" w:cs="Times New Roman"/>
                <w:b/>
                <w:bCs/>
                <w:sz w:val="24"/>
                <w:szCs w:val="24"/>
                <w:vertAlign w:val="superscript"/>
                <w:lang w:val="en-US"/>
              </w:rPr>
              <w:t>rd</w:t>
            </w:r>
            <w:r w:rsidRPr="001E2697">
              <w:rPr>
                <w:rFonts w:ascii="Times New Roman" w:hAnsi="Times New Roman" w:cs="Times New Roman"/>
                <w:b/>
                <w:bCs/>
                <w:sz w:val="24"/>
                <w:szCs w:val="24"/>
                <w:lang w:val="en-US"/>
              </w:rPr>
              <w:t xml:space="preserve"> SEMESTER</w:t>
            </w:r>
          </w:p>
        </w:tc>
      </w:tr>
      <w:tr w:rsidR="001E2697" w:rsidRPr="001E2697" w14:paraId="3505C96D" w14:textId="77777777" w:rsidTr="00892CFE">
        <w:trPr>
          <w:gridAfter w:val="1"/>
          <w:wAfter w:w="113" w:type="dxa"/>
          <w:jc w:val="center"/>
        </w:trPr>
        <w:tc>
          <w:tcPr>
            <w:tcW w:w="2361" w:type="dxa"/>
            <w:gridSpan w:val="2"/>
          </w:tcPr>
          <w:p w14:paraId="0916F7CC"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COURSE CODE</w:t>
            </w:r>
          </w:p>
        </w:tc>
        <w:tc>
          <w:tcPr>
            <w:tcW w:w="3656" w:type="dxa"/>
          </w:tcPr>
          <w:p w14:paraId="512CFA24"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COURSE TITLE</w:t>
            </w:r>
          </w:p>
        </w:tc>
        <w:tc>
          <w:tcPr>
            <w:tcW w:w="1257" w:type="dxa"/>
          </w:tcPr>
          <w:p w14:paraId="45851749"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LEVEL</w:t>
            </w:r>
          </w:p>
        </w:tc>
        <w:tc>
          <w:tcPr>
            <w:tcW w:w="1267" w:type="dxa"/>
          </w:tcPr>
          <w:p w14:paraId="1DDB2E0D"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CREDIT</w:t>
            </w:r>
          </w:p>
        </w:tc>
        <w:tc>
          <w:tcPr>
            <w:tcW w:w="1093" w:type="dxa"/>
          </w:tcPr>
          <w:p w14:paraId="7C827D17"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L-T-P</w:t>
            </w:r>
          </w:p>
        </w:tc>
      </w:tr>
      <w:tr w:rsidR="001E2697" w:rsidRPr="001E2697" w14:paraId="0FE3067C" w14:textId="77777777" w:rsidTr="00892CFE">
        <w:tblPrEx>
          <w:jc w:val="left"/>
        </w:tblPrEx>
        <w:trPr>
          <w:gridBefore w:val="1"/>
          <w:wBefore w:w="108" w:type="dxa"/>
        </w:trPr>
        <w:tc>
          <w:tcPr>
            <w:tcW w:w="2253" w:type="dxa"/>
          </w:tcPr>
          <w:p w14:paraId="3A0D2DFE"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MIB154M301</w:t>
            </w:r>
          </w:p>
        </w:tc>
        <w:tc>
          <w:tcPr>
            <w:tcW w:w="3656" w:type="dxa"/>
          </w:tcPr>
          <w:p w14:paraId="26AA497C"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rPr>
              <w:t xml:space="preserve">Parasitology, Medical and Veterinary Microbiology </w:t>
            </w:r>
          </w:p>
        </w:tc>
        <w:tc>
          <w:tcPr>
            <w:tcW w:w="1257" w:type="dxa"/>
          </w:tcPr>
          <w:p w14:paraId="6DD1D636"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2613D05A"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10"/>
                <w:sz w:val="24"/>
                <w:szCs w:val="24"/>
              </w:rPr>
              <w:t>4</w:t>
            </w:r>
          </w:p>
        </w:tc>
        <w:tc>
          <w:tcPr>
            <w:tcW w:w="1206" w:type="dxa"/>
            <w:gridSpan w:val="2"/>
          </w:tcPr>
          <w:p w14:paraId="612CD48D"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0491401A" w14:textId="77777777" w:rsidTr="00892CFE">
        <w:tblPrEx>
          <w:jc w:val="left"/>
        </w:tblPrEx>
        <w:trPr>
          <w:gridBefore w:val="1"/>
          <w:wBefore w:w="108" w:type="dxa"/>
        </w:trPr>
        <w:tc>
          <w:tcPr>
            <w:tcW w:w="2253" w:type="dxa"/>
          </w:tcPr>
          <w:p w14:paraId="137C6DAF"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MIB154M302</w:t>
            </w:r>
          </w:p>
        </w:tc>
        <w:tc>
          <w:tcPr>
            <w:tcW w:w="3656" w:type="dxa"/>
          </w:tcPr>
          <w:p w14:paraId="2788939D"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rPr>
              <w:t>Food Microbiology</w:t>
            </w:r>
          </w:p>
        </w:tc>
        <w:tc>
          <w:tcPr>
            <w:tcW w:w="1257" w:type="dxa"/>
          </w:tcPr>
          <w:p w14:paraId="3D93BAFD"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6779444A"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10"/>
                <w:sz w:val="24"/>
                <w:szCs w:val="24"/>
              </w:rPr>
              <w:t>4</w:t>
            </w:r>
          </w:p>
        </w:tc>
        <w:tc>
          <w:tcPr>
            <w:tcW w:w="1206" w:type="dxa"/>
            <w:gridSpan w:val="2"/>
          </w:tcPr>
          <w:p w14:paraId="323DB68E"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332CF52C" w14:textId="77777777" w:rsidTr="00892CFE">
        <w:tblPrEx>
          <w:jc w:val="left"/>
        </w:tblPrEx>
        <w:trPr>
          <w:gridBefore w:val="1"/>
          <w:wBefore w:w="108" w:type="dxa"/>
        </w:trPr>
        <w:tc>
          <w:tcPr>
            <w:tcW w:w="2253" w:type="dxa"/>
          </w:tcPr>
          <w:p w14:paraId="5354E91B"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lastRenderedPageBreak/>
              <w:t>MIB154M303</w:t>
            </w:r>
          </w:p>
        </w:tc>
        <w:tc>
          <w:tcPr>
            <w:tcW w:w="3656" w:type="dxa"/>
          </w:tcPr>
          <w:p w14:paraId="7B7F8B78" w14:textId="667A22C6" w:rsidR="001E2697" w:rsidRPr="001E2697" w:rsidRDefault="00E30DE8" w:rsidP="007E1BDC">
            <w:pPr>
              <w:rPr>
                <w:rFonts w:ascii="Times New Roman" w:hAnsi="Times New Roman" w:cs="Times New Roman"/>
                <w:sz w:val="24"/>
                <w:szCs w:val="24"/>
                <w:lang w:val="en-US"/>
              </w:rPr>
            </w:pPr>
            <w:r>
              <w:rPr>
                <w:rFonts w:ascii="Times New Roman" w:hAnsi="Times New Roman" w:cs="Times New Roman"/>
                <w:sz w:val="24"/>
                <w:szCs w:val="24"/>
                <w:lang w:val="en-US"/>
              </w:rPr>
              <w:t>Inheritance Biology</w:t>
            </w:r>
          </w:p>
        </w:tc>
        <w:tc>
          <w:tcPr>
            <w:tcW w:w="1257" w:type="dxa"/>
          </w:tcPr>
          <w:p w14:paraId="6716728D"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63358415"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10"/>
                <w:sz w:val="24"/>
                <w:szCs w:val="24"/>
              </w:rPr>
              <w:t>4</w:t>
            </w:r>
          </w:p>
        </w:tc>
        <w:tc>
          <w:tcPr>
            <w:tcW w:w="1206" w:type="dxa"/>
            <w:gridSpan w:val="2"/>
          </w:tcPr>
          <w:p w14:paraId="1718F2F2"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58B073C9" w14:textId="77777777" w:rsidTr="00892CFE">
        <w:tblPrEx>
          <w:jc w:val="left"/>
        </w:tblPrEx>
        <w:trPr>
          <w:gridBefore w:val="1"/>
          <w:wBefore w:w="108" w:type="dxa"/>
        </w:trPr>
        <w:tc>
          <w:tcPr>
            <w:tcW w:w="2253" w:type="dxa"/>
          </w:tcPr>
          <w:p w14:paraId="5EC668DB"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MIB154M316</w:t>
            </w:r>
          </w:p>
        </w:tc>
        <w:tc>
          <w:tcPr>
            <w:tcW w:w="3656" w:type="dxa"/>
          </w:tcPr>
          <w:p w14:paraId="7CB18B85"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Microbial fermentation technology</w:t>
            </w:r>
          </w:p>
        </w:tc>
        <w:tc>
          <w:tcPr>
            <w:tcW w:w="1257" w:type="dxa"/>
          </w:tcPr>
          <w:p w14:paraId="42427815"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0B05A6C2"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10"/>
                <w:sz w:val="24"/>
                <w:szCs w:val="24"/>
              </w:rPr>
              <w:t>4</w:t>
            </w:r>
          </w:p>
        </w:tc>
        <w:tc>
          <w:tcPr>
            <w:tcW w:w="1206" w:type="dxa"/>
            <w:gridSpan w:val="2"/>
          </w:tcPr>
          <w:p w14:paraId="72DB0DE1"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7781A88E" w14:textId="77777777" w:rsidTr="00892CFE">
        <w:tblPrEx>
          <w:jc w:val="left"/>
        </w:tblPrEx>
        <w:trPr>
          <w:gridBefore w:val="1"/>
          <w:wBefore w:w="108" w:type="dxa"/>
        </w:trPr>
        <w:tc>
          <w:tcPr>
            <w:tcW w:w="2253" w:type="dxa"/>
          </w:tcPr>
          <w:p w14:paraId="0456DA63"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MIB154M304</w:t>
            </w:r>
          </w:p>
        </w:tc>
        <w:tc>
          <w:tcPr>
            <w:tcW w:w="3656" w:type="dxa"/>
          </w:tcPr>
          <w:p w14:paraId="1304BED1"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rPr>
              <w:t>Practical on Medical Microbiology and Food Microbiology</w:t>
            </w:r>
          </w:p>
        </w:tc>
        <w:tc>
          <w:tcPr>
            <w:tcW w:w="1257" w:type="dxa"/>
          </w:tcPr>
          <w:p w14:paraId="381909E7"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339DC2AD"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10"/>
                <w:sz w:val="24"/>
                <w:szCs w:val="24"/>
              </w:rPr>
              <w:t>2</w:t>
            </w:r>
          </w:p>
        </w:tc>
        <w:tc>
          <w:tcPr>
            <w:tcW w:w="1206" w:type="dxa"/>
            <w:gridSpan w:val="2"/>
          </w:tcPr>
          <w:p w14:paraId="464245EE"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0-0-4</w:t>
            </w:r>
          </w:p>
        </w:tc>
      </w:tr>
      <w:tr w:rsidR="001E2697" w:rsidRPr="001E2697" w14:paraId="00CCBFC4" w14:textId="77777777" w:rsidTr="00892CFE">
        <w:tblPrEx>
          <w:jc w:val="left"/>
        </w:tblPrEx>
        <w:trPr>
          <w:gridBefore w:val="1"/>
          <w:wBefore w:w="108" w:type="dxa"/>
        </w:trPr>
        <w:tc>
          <w:tcPr>
            <w:tcW w:w="2253" w:type="dxa"/>
          </w:tcPr>
          <w:p w14:paraId="442C3B68"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MIB154M305</w:t>
            </w:r>
          </w:p>
        </w:tc>
        <w:tc>
          <w:tcPr>
            <w:tcW w:w="3656" w:type="dxa"/>
          </w:tcPr>
          <w:p w14:paraId="6FEFED4E"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Practical on fermentation technology</w:t>
            </w:r>
          </w:p>
        </w:tc>
        <w:tc>
          <w:tcPr>
            <w:tcW w:w="1257" w:type="dxa"/>
          </w:tcPr>
          <w:p w14:paraId="626FB215"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720FCD6E"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10"/>
                <w:sz w:val="24"/>
                <w:szCs w:val="24"/>
              </w:rPr>
              <w:t>2</w:t>
            </w:r>
          </w:p>
        </w:tc>
        <w:tc>
          <w:tcPr>
            <w:tcW w:w="1206" w:type="dxa"/>
            <w:gridSpan w:val="2"/>
          </w:tcPr>
          <w:p w14:paraId="6348F430"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0-0-4</w:t>
            </w:r>
          </w:p>
        </w:tc>
      </w:tr>
      <w:tr w:rsidR="001E2697" w:rsidRPr="001E2697" w14:paraId="0A45DA0F" w14:textId="77777777" w:rsidTr="00892CFE">
        <w:tblPrEx>
          <w:jc w:val="left"/>
        </w:tblPrEx>
        <w:trPr>
          <w:gridBefore w:val="1"/>
          <w:wBefore w:w="108" w:type="dxa"/>
        </w:trPr>
        <w:tc>
          <w:tcPr>
            <w:tcW w:w="7166" w:type="dxa"/>
            <w:gridSpan w:val="3"/>
          </w:tcPr>
          <w:p w14:paraId="49E56C03" w14:textId="77777777" w:rsidR="001E2697" w:rsidRPr="001E2697" w:rsidRDefault="001E2697" w:rsidP="007E1BDC">
            <w:pPr>
              <w:jc w:val="right"/>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TOTAL CREDIT FOR 3</w:t>
            </w:r>
            <w:r w:rsidRPr="001E2697">
              <w:rPr>
                <w:rFonts w:ascii="Times New Roman" w:hAnsi="Times New Roman" w:cs="Times New Roman"/>
                <w:b/>
                <w:bCs/>
                <w:sz w:val="24"/>
                <w:szCs w:val="24"/>
                <w:vertAlign w:val="superscript"/>
                <w:lang w:val="en-US"/>
              </w:rPr>
              <w:t>rd</w:t>
            </w:r>
            <w:r w:rsidRPr="001E2697">
              <w:rPr>
                <w:rFonts w:ascii="Times New Roman" w:hAnsi="Times New Roman" w:cs="Times New Roman"/>
                <w:b/>
                <w:bCs/>
                <w:sz w:val="24"/>
                <w:szCs w:val="24"/>
                <w:lang w:val="en-US"/>
              </w:rPr>
              <w:t xml:space="preserve"> SEMESTER</w:t>
            </w:r>
          </w:p>
        </w:tc>
        <w:tc>
          <w:tcPr>
            <w:tcW w:w="1267" w:type="dxa"/>
          </w:tcPr>
          <w:p w14:paraId="016D9692"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20</w:t>
            </w:r>
          </w:p>
        </w:tc>
        <w:tc>
          <w:tcPr>
            <w:tcW w:w="1206" w:type="dxa"/>
            <w:gridSpan w:val="2"/>
          </w:tcPr>
          <w:p w14:paraId="6436180F"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16-0-8</w:t>
            </w:r>
          </w:p>
        </w:tc>
      </w:tr>
      <w:tr w:rsidR="001E2697" w:rsidRPr="001E2697" w14:paraId="7700130A" w14:textId="77777777" w:rsidTr="00892CFE">
        <w:tblPrEx>
          <w:jc w:val="left"/>
        </w:tblPrEx>
        <w:trPr>
          <w:gridBefore w:val="1"/>
          <w:wBefore w:w="108" w:type="dxa"/>
          <w:trHeight w:val="688"/>
        </w:trPr>
        <w:tc>
          <w:tcPr>
            <w:tcW w:w="9639" w:type="dxa"/>
            <w:gridSpan w:val="6"/>
            <w:vAlign w:val="center"/>
          </w:tcPr>
          <w:p w14:paraId="34CB31E3"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OR 3</w:t>
            </w:r>
            <w:r w:rsidRPr="001E2697">
              <w:rPr>
                <w:rFonts w:ascii="Times New Roman" w:hAnsi="Times New Roman" w:cs="Times New Roman"/>
                <w:b/>
                <w:bCs/>
                <w:sz w:val="24"/>
                <w:szCs w:val="24"/>
                <w:vertAlign w:val="superscript"/>
                <w:lang w:val="en-US"/>
              </w:rPr>
              <w:t>rd</w:t>
            </w:r>
            <w:r w:rsidRPr="001E2697">
              <w:rPr>
                <w:rFonts w:ascii="Times New Roman" w:hAnsi="Times New Roman" w:cs="Times New Roman"/>
                <w:b/>
                <w:bCs/>
                <w:sz w:val="24"/>
                <w:szCs w:val="24"/>
                <w:lang w:val="en-US"/>
              </w:rPr>
              <w:t xml:space="preserve"> SEMESTER</w:t>
            </w:r>
          </w:p>
          <w:p w14:paraId="7245B365"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(For students with 3</w:t>
            </w:r>
            <w:r w:rsidRPr="001E2697">
              <w:rPr>
                <w:rFonts w:ascii="Times New Roman" w:hAnsi="Times New Roman" w:cs="Times New Roman"/>
                <w:b/>
                <w:bCs/>
                <w:sz w:val="24"/>
                <w:szCs w:val="24"/>
                <w:vertAlign w:val="superscript"/>
                <w:lang w:val="en-US"/>
              </w:rPr>
              <w:t>rd</w:t>
            </w:r>
            <w:r w:rsidRPr="001E2697">
              <w:rPr>
                <w:rFonts w:ascii="Times New Roman" w:hAnsi="Times New Roman" w:cs="Times New Roman"/>
                <w:b/>
                <w:bCs/>
                <w:sz w:val="24"/>
                <w:szCs w:val="24"/>
                <w:lang w:val="en-US"/>
              </w:rPr>
              <w:t xml:space="preserve"> and 4</w:t>
            </w:r>
            <w:r w:rsidRPr="001E2697">
              <w:rPr>
                <w:rFonts w:ascii="Times New Roman" w:hAnsi="Times New Roman" w:cs="Times New Roman"/>
                <w:b/>
                <w:bCs/>
                <w:sz w:val="24"/>
                <w:szCs w:val="24"/>
                <w:vertAlign w:val="superscript"/>
                <w:lang w:val="en-US"/>
              </w:rPr>
              <w:t>th</w:t>
            </w:r>
            <w:r w:rsidRPr="001E2697">
              <w:rPr>
                <w:rFonts w:ascii="Times New Roman" w:hAnsi="Times New Roman" w:cs="Times New Roman"/>
                <w:b/>
                <w:bCs/>
                <w:sz w:val="24"/>
                <w:szCs w:val="24"/>
                <w:lang w:val="en-US"/>
              </w:rPr>
              <w:t xml:space="preserve"> Semester Research)</w:t>
            </w:r>
          </w:p>
        </w:tc>
      </w:tr>
      <w:tr w:rsidR="001E2697" w:rsidRPr="001E2697" w14:paraId="20917D8E" w14:textId="77777777" w:rsidTr="00892CFE">
        <w:tblPrEx>
          <w:jc w:val="left"/>
        </w:tblPrEx>
        <w:trPr>
          <w:gridBefore w:val="1"/>
          <w:wBefore w:w="108" w:type="dxa"/>
        </w:trPr>
        <w:tc>
          <w:tcPr>
            <w:tcW w:w="2253" w:type="dxa"/>
          </w:tcPr>
          <w:p w14:paraId="58E74F75"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2"/>
                <w:sz w:val="24"/>
                <w:szCs w:val="24"/>
              </w:rPr>
              <w:t>MIB154R321</w:t>
            </w:r>
          </w:p>
        </w:tc>
        <w:tc>
          <w:tcPr>
            <w:tcW w:w="3656" w:type="dxa"/>
          </w:tcPr>
          <w:p w14:paraId="3CE019D7"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RESEARCH PROJECT – PHASE I</w:t>
            </w:r>
          </w:p>
        </w:tc>
        <w:tc>
          <w:tcPr>
            <w:tcW w:w="1257" w:type="dxa"/>
          </w:tcPr>
          <w:p w14:paraId="7C4C1AE1"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pacing w:val="-5"/>
                <w:sz w:val="24"/>
                <w:szCs w:val="24"/>
              </w:rPr>
              <w:t>500</w:t>
            </w:r>
          </w:p>
        </w:tc>
        <w:tc>
          <w:tcPr>
            <w:tcW w:w="1267" w:type="dxa"/>
          </w:tcPr>
          <w:p w14:paraId="0EB01869"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20</w:t>
            </w:r>
          </w:p>
        </w:tc>
        <w:tc>
          <w:tcPr>
            <w:tcW w:w="1206" w:type="dxa"/>
            <w:gridSpan w:val="2"/>
          </w:tcPr>
          <w:p w14:paraId="14A53290" w14:textId="77777777" w:rsidR="001E2697" w:rsidRPr="001E2697" w:rsidRDefault="001E2697" w:rsidP="007E1BDC">
            <w:pPr>
              <w:rPr>
                <w:rFonts w:ascii="Times New Roman" w:hAnsi="Times New Roman" w:cs="Times New Roman"/>
                <w:bCs/>
                <w:sz w:val="24"/>
                <w:szCs w:val="24"/>
                <w:lang w:val="en-US"/>
              </w:rPr>
            </w:pPr>
            <w:r w:rsidRPr="001E2697">
              <w:rPr>
                <w:rFonts w:ascii="Times New Roman" w:hAnsi="Times New Roman" w:cs="Times New Roman"/>
                <w:bCs/>
                <w:sz w:val="24"/>
                <w:szCs w:val="24"/>
                <w:lang w:val="en-US"/>
              </w:rPr>
              <w:t>0-0-20</w:t>
            </w:r>
          </w:p>
        </w:tc>
      </w:tr>
      <w:tr w:rsidR="001E2697" w:rsidRPr="001E2697" w14:paraId="41EDF74F" w14:textId="77777777" w:rsidTr="00892CFE">
        <w:tblPrEx>
          <w:jc w:val="left"/>
        </w:tblPrEx>
        <w:trPr>
          <w:gridBefore w:val="1"/>
          <w:wBefore w:w="108" w:type="dxa"/>
          <w:trHeight w:val="465"/>
        </w:trPr>
        <w:tc>
          <w:tcPr>
            <w:tcW w:w="9639" w:type="dxa"/>
            <w:gridSpan w:val="6"/>
            <w:vAlign w:val="center"/>
          </w:tcPr>
          <w:p w14:paraId="088A6FC1"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4</w:t>
            </w:r>
            <w:r w:rsidRPr="001E2697">
              <w:rPr>
                <w:rFonts w:ascii="Times New Roman" w:hAnsi="Times New Roman" w:cs="Times New Roman"/>
                <w:b/>
                <w:bCs/>
                <w:sz w:val="24"/>
                <w:szCs w:val="24"/>
                <w:vertAlign w:val="superscript"/>
                <w:lang w:val="en-US"/>
              </w:rPr>
              <w:t>th</w:t>
            </w:r>
            <w:r w:rsidRPr="001E2697">
              <w:rPr>
                <w:rFonts w:ascii="Times New Roman" w:hAnsi="Times New Roman" w:cs="Times New Roman"/>
                <w:b/>
                <w:bCs/>
                <w:sz w:val="24"/>
                <w:szCs w:val="24"/>
                <w:lang w:val="en-US"/>
              </w:rPr>
              <w:t xml:space="preserve"> SEMESTER</w:t>
            </w:r>
          </w:p>
        </w:tc>
      </w:tr>
      <w:tr w:rsidR="001E2697" w:rsidRPr="001E2697" w14:paraId="17B8B2BA" w14:textId="77777777" w:rsidTr="00892CFE">
        <w:tblPrEx>
          <w:jc w:val="left"/>
        </w:tblPrEx>
        <w:trPr>
          <w:gridBefore w:val="1"/>
          <w:wBefore w:w="108" w:type="dxa"/>
          <w:trHeight w:val="271"/>
        </w:trPr>
        <w:tc>
          <w:tcPr>
            <w:tcW w:w="2253" w:type="dxa"/>
          </w:tcPr>
          <w:p w14:paraId="61357461"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COURSE CODE</w:t>
            </w:r>
          </w:p>
        </w:tc>
        <w:tc>
          <w:tcPr>
            <w:tcW w:w="3656" w:type="dxa"/>
          </w:tcPr>
          <w:p w14:paraId="5ABE8F8B"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COURSE TITLE</w:t>
            </w:r>
          </w:p>
        </w:tc>
        <w:tc>
          <w:tcPr>
            <w:tcW w:w="1257" w:type="dxa"/>
          </w:tcPr>
          <w:p w14:paraId="5B95AD53"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LEVEL</w:t>
            </w:r>
          </w:p>
        </w:tc>
        <w:tc>
          <w:tcPr>
            <w:tcW w:w="1267" w:type="dxa"/>
          </w:tcPr>
          <w:p w14:paraId="18271D3A"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CREDIT</w:t>
            </w:r>
          </w:p>
        </w:tc>
        <w:tc>
          <w:tcPr>
            <w:tcW w:w="1206" w:type="dxa"/>
            <w:gridSpan w:val="2"/>
          </w:tcPr>
          <w:p w14:paraId="2F98E5E8"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L-T-P</w:t>
            </w:r>
          </w:p>
        </w:tc>
      </w:tr>
      <w:tr w:rsidR="001E2697" w:rsidRPr="001E2697" w14:paraId="3C8AF7BC" w14:textId="77777777" w:rsidTr="00892CFE">
        <w:tblPrEx>
          <w:jc w:val="left"/>
        </w:tblPrEx>
        <w:trPr>
          <w:gridBefore w:val="1"/>
          <w:wBefore w:w="108" w:type="dxa"/>
          <w:trHeight w:val="559"/>
        </w:trPr>
        <w:tc>
          <w:tcPr>
            <w:tcW w:w="2253" w:type="dxa"/>
          </w:tcPr>
          <w:p w14:paraId="23AD3AF3"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MIB154P221</w:t>
            </w:r>
          </w:p>
        </w:tc>
        <w:tc>
          <w:tcPr>
            <w:tcW w:w="3656" w:type="dxa"/>
          </w:tcPr>
          <w:p w14:paraId="47BB4AA7"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Dissertation (students with research in 4</w:t>
            </w:r>
            <w:r w:rsidRPr="001E2697">
              <w:rPr>
                <w:rFonts w:ascii="Times New Roman" w:hAnsi="Times New Roman" w:cs="Times New Roman"/>
                <w:sz w:val="24"/>
                <w:szCs w:val="24"/>
                <w:vertAlign w:val="superscript"/>
                <w:lang w:val="en-US"/>
              </w:rPr>
              <w:t>th</w:t>
            </w:r>
            <w:r w:rsidRPr="001E2697">
              <w:rPr>
                <w:rFonts w:ascii="Times New Roman" w:hAnsi="Times New Roman" w:cs="Times New Roman"/>
                <w:sz w:val="24"/>
                <w:szCs w:val="24"/>
                <w:lang w:val="en-US"/>
              </w:rPr>
              <w:t xml:space="preserve"> </w:t>
            </w:r>
            <w:proofErr w:type="spellStart"/>
            <w:r w:rsidRPr="001E2697">
              <w:rPr>
                <w:rFonts w:ascii="Times New Roman" w:hAnsi="Times New Roman" w:cs="Times New Roman"/>
                <w:sz w:val="24"/>
                <w:szCs w:val="24"/>
                <w:lang w:val="en-US"/>
              </w:rPr>
              <w:t>Sem</w:t>
            </w:r>
            <w:proofErr w:type="spellEnd"/>
            <w:r w:rsidRPr="001E2697">
              <w:rPr>
                <w:rFonts w:ascii="Times New Roman" w:hAnsi="Times New Roman" w:cs="Times New Roman"/>
                <w:sz w:val="24"/>
                <w:szCs w:val="24"/>
                <w:lang w:val="en-US"/>
              </w:rPr>
              <w:t>)</w:t>
            </w:r>
          </w:p>
        </w:tc>
        <w:tc>
          <w:tcPr>
            <w:tcW w:w="1257" w:type="dxa"/>
          </w:tcPr>
          <w:p w14:paraId="772BC25B"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64CC0728"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20</w:t>
            </w:r>
          </w:p>
        </w:tc>
        <w:tc>
          <w:tcPr>
            <w:tcW w:w="1206" w:type="dxa"/>
            <w:gridSpan w:val="2"/>
          </w:tcPr>
          <w:p w14:paraId="023B6B2B" w14:textId="77777777" w:rsidR="001E2697" w:rsidRPr="001E2697" w:rsidRDefault="001E2697" w:rsidP="007E1BDC">
            <w:pPr>
              <w:rPr>
                <w:rFonts w:ascii="Times New Roman" w:hAnsi="Times New Roman" w:cs="Times New Roman"/>
                <w:sz w:val="24"/>
                <w:szCs w:val="24"/>
                <w:lang w:val="en-US"/>
              </w:rPr>
            </w:pPr>
          </w:p>
        </w:tc>
      </w:tr>
      <w:tr w:rsidR="001E2697" w:rsidRPr="001E2697" w14:paraId="7946108B" w14:textId="77777777" w:rsidTr="00892CFE">
        <w:tblPrEx>
          <w:jc w:val="left"/>
        </w:tblPrEx>
        <w:trPr>
          <w:gridBefore w:val="1"/>
          <w:wBefore w:w="108" w:type="dxa"/>
          <w:trHeight w:val="325"/>
        </w:trPr>
        <w:tc>
          <w:tcPr>
            <w:tcW w:w="9639" w:type="dxa"/>
            <w:gridSpan w:val="6"/>
            <w:vAlign w:val="center"/>
          </w:tcPr>
          <w:p w14:paraId="3A4EBA18" w14:textId="77777777" w:rsidR="001E2697" w:rsidRPr="001E2697" w:rsidRDefault="001E2697" w:rsidP="007E1BDC">
            <w:pPr>
              <w:rPr>
                <w:rFonts w:ascii="Times New Roman" w:hAnsi="Times New Roman" w:cs="Times New Roman"/>
                <w:i/>
                <w:iCs/>
                <w:sz w:val="24"/>
                <w:szCs w:val="24"/>
                <w:lang w:val="en-US"/>
              </w:rPr>
            </w:pPr>
            <w:r w:rsidRPr="001E2697">
              <w:rPr>
                <w:rFonts w:ascii="Times New Roman" w:hAnsi="Times New Roman" w:cs="Times New Roman"/>
                <w:i/>
                <w:iCs/>
                <w:sz w:val="24"/>
                <w:szCs w:val="24"/>
                <w:lang w:val="en-US"/>
              </w:rPr>
              <w:t>(for ‘Coursework only’ in lieu of Research)</w:t>
            </w:r>
          </w:p>
        </w:tc>
      </w:tr>
      <w:tr w:rsidR="001E2697" w:rsidRPr="001E2697" w14:paraId="33E55189" w14:textId="77777777" w:rsidTr="00892CFE">
        <w:tblPrEx>
          <w:jc w:val="left"/>
        </w:tblPrEx>
        <w:trPr>
          <w:gridBefore w:val="1"/>
          <w:wBefore w:w="108" w:type="dxa"/>
        </w:trPr>
        <w:tc>
          <w:tcPr>
            <w:tcW w:w="2253" w:type="dxa"/>
          </w:tcPr>
          <w:p w14:paraId="0FF59EEF"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MIB154M401</w:t>
            </w:r>
          </w:p>
        </w:tc>
        <w:tc>
          <w:tcPr>
            <w:tcW w:w="3656" w:type="dxa"/>
          </w:tcPr>
          <w:p w14:paraId="5CDEE2CE"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rPr>
              <w:t>Soil and Environmental Microbiology</w:t>
            </w:r>
          </w:p>
        </w:tc>
        <w:tc>
          <w:tcPr>
            <w:tcW w:w="1257" w:type="dxa"/>
          </w:tcPr>
          <w:p w14:paraId="6DAFEA93"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10C6FF45"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10"/>
                <w:sz w:val="24"/>
                <w:szCs w:val="24"/>
              </w:rPr>
              <w:t>4</w:t>
            </w:r>
          </w:p>
        </w:tc>
        <w:tc>
          <w:tcPr>
            <w:tcW w:w="1206" w:type="dxa"/>
            <w:gridSpan w:val="2"/>
          </w:tcPr>
          <w:p w14:paraId="3D3BA2E7"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36CFC3F3" w14:textId="77777777" w:rsidTr="00892CFE">
        <w:tblPrEx>
          <w:jc w:val="left"/>
        </w:tblPrEx>
        <w:trPr>
          <w:gridBefore w:val="1"/>
          <w:wBefore w:w="108" w:type="dxa"/>
        </w:trPr>
        <w:tc>
          <w:tcPr>
            <w:tcW w:w="2253" w:type="dxa"/>
          </w:tcPr>
          <w:p w14:paraId="7F75B188"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MIB154M402</w:t>
            </w:r>
          </w:p>
        </w:tc>
        <w:tc>
          <w:tcPr>
            <w:tcW w:w="3656" w:type="dxa"/>
          </w:tcPr>
          <w:p w14:paraId="6128BA85"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rPr>
              <w:t>Industrial Microbiology and Fermentation Technology</w:t>
            </w:r>
          </w:p>
        </w:tc>
        <w:tc>
          <w:tcPr>
            <w:tcW w:w="1257" w:type="dxa"/>
          </w:tcPr>
          <w:p w14:paraId="728873EE"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77D455B6"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10"/>
                <w:sz w:val="24"/>
                <w:szCs w:val="24"/>
              </w:rPr>
              <w:t>4</w:t>
            </w:r>
          </w:p>
        </w:tc>
        <w:tc>
          <w:tcPr>
            <w:tcW w:w="1206" w:type="dxa"/>
            <w:gridSpan w:val="2"/>
          </w:tcPr>
          <w:p w14:paraId="27E928D2"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lang w:val="en-US"/>
              </w:rPr>
              <w:t>4-0-0</w:t>
            </w:r>
          </w:p>
        </w:tc>
      </w:tr>
      <w:tr w:rsidR="001E2697" w:rsidRPr="001E2697" w14:paraId="3680F7C0" w14:textId="77777777" w:rsidTr="00892CFE">
        <w:tblPrEx>
          <w:jc w:val="left"/>
        </w:tblPrEx>
        <w:trPr>
          <w:gridBefore w:val="1"/>
          <w:wBefore w:w="108" w:type="dxa"/>
        </w:trPr>
        <w:tc>
          <w:tcPr>
            <w:tcW w:w="2253" w:type="dxa"/>
          </w:tcPr>
          <w:p w14:paraId="5B9D1BF0"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MIB154P221</w:t>
            </w:r>
          </w:p>
        </w:tc>
        <w:tc>
          <w:tcPr>
            <w:tcW w:w="3656" w:type="dxa"/>
          </w:tcPr>
          <w:p w14:paraId="3545BE26"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rPr>
              <w:t>Dissertation</w:t>
            </w:r>
            <w:r w:rsidRPr="001E2697">
              <w:rPr>
                <w:rFonts w:ascii="Times New Roman" w:hAnsi="Times New Roman" w:cs="Times New Roman"/>
                <w:spacing w:val="-4"/>
                <w:sz w:val="24"/>
                <w:szCs w:val="24"/>
              </w:rPr>
              <w:t xml:space="preserve"> </w:t>
            </w:r>
            <w:r w:rsidRPr="001E2697">
              <w:rPr>
                <w:rFonts w:ascii="Times New Roman" w:hAnsi="Times New Roman" w:cs="Times New Roman"/>
                <w:sz w:val="24"/>
                <w:szCs w:val="24"/>
              </w:rPr>
              <w:t>–</w:t>
            </w:r>
            <w:r w:rsidRPr="001E2697">
              <w:rPr>
                <w:rFonts w:ascii="Times New Roman" w:hAnsi="Times New Roman" w:cs="Times New Roman"/>
                <w:spacing w:val="-5"/>
                <w:sz w:val="24"/>
                <w:szCs w:val="24"/>
              </w:rPr>
              <w:t xml:space="preserve"> </w:t>
            </w:r>
            <w:r w:rsidRPr="001E2697">
              <w:rPr>
                <w:rFonts w:ascii="Times New Roman" w:hAnsi="Times New Roman" w:cs="Times New Roman"/>
                <w:sz w:val="24"/>
                <w:szCs w:val="24"/>
              </w:rPr>
              <w:t>2</w:t>
            </w:r>
            <w:r w:rsidRPr="001E2697">
              <w:rPr>
                <w:rFonts w:ascii="Times New Roman" w:hAnsi="Times New Roman" w:cs="Times New Roman"/>
                <w:spacing w:val="-7"/>
                <w:sz w:val="24"/>
                <w:szCs w:val="24"/>
              </w:rPr>
              <w:t xml:space="preserve"> </w:t>
            </w:r>
            <w:r w:rsidRPr="001E2697">
              <w:rPr>
                <w:rFonts w:ascii="Times New Roman" w:hAnsi="Times New Roman" w:cs="Times New Roman"/>
                <w:sz w:val="24"/>
                <w:szCs w:val="24"/>
              </w:rPr>
              <w:t>[One</w:t>
            </w:r>
            <w:r w:rsidRPr="001E2697">
              <w:rPr>
                <w:rFonts w:ascii="Times New Roman" w:hAnsi="Times New Roman" w:cs="Times New Roman"/>
                <w:spacing w:val="-4"/>
                <w:sz w:val="24"/>
                <w:szCs w:val="24"/>
              </w:rPr>
              <w:t xml:space="preserve"> </w:t>
            </w:r>
            <w:r w:rsidRPr="001E2697">
              <w:rPr>
                <w:rFonts w:ascii="Times New Roman" w:hAnsi="Times New Roman" w:cs="Times New Roman"/>
                <w:sz w:val="24"/>
                <w:szCs w:val="24"/>
              </w:rPr>
              <w:t>year</w:t>
            </w:r>
            <w:r w:rsidRPr="001E2697">
              <w:rPr>
                <w:rFonts w:ascii="Times New Roman" w:hAnsi="Times New Roman" w:cs="Times New Roman"/>
                <w:spacing w:val="-6"/>
                <w:sz w:val="24"/>
                <w:szCs w:val="24"/>
              </w:rPr>
              <w:t xml:space="preserve"> </w:t>
            </w:r>
            <w:r w:rsidRPr="001E2697">
              <w:rPr>
                <w:rFonts w:ascii="Times New Roman" w:hAnsi="Times New Roman" w:cs="Times New Roman"/>
                <w:sz w:val="24"/>
                <w:szCs w:val="24"/>
              </w:rPr>
              <w:t>PG</w:t>
            </w:r>
            <w:r w:rsidRPr="001E2697">
              <w:rPr>
                <w:rFonts w:ascii="Times New Roman" w:hAnsi="Times New Roman" w:cs="Times New Roman"/>
                <w:spacing w:val="-7"/>
                <w:sz w:val="24"/>
                <w:szCs w:val="24"/>
              </w:rPr>
              <w:t xml:space="preserve"> </w:t>
            </w:r>
            <w:r w:rsidRPr="001E2697">
              <w:rPr>
                <w:rFonts w:ascii="Times New Roman" w:hAnsi="Times New Roman" w:cs="Times New Roman"/>
                <w:sz w:val="24"/>
                <w:szCs w:val="24"/>
              </w:rPr>
              <w:t>(course</w:t>
            </w:r>
            <w:r w:rsidRPr="001E2697">
              <w:rPr>
                <w:rFonts w:ascii="Times New Roman" w:hAnsi="Times New Roman" w:cs="Times New Roman"/>
                <w:spacing w:val="-5"/>
                <w:sz w:val="24"/>
                <w:szCs w:val="24"/>
              </w:rPr>
              <w:t xml:space="preserve"> </w:t>
            </w:r>
            <w:r w:rsidRPr="001E2697">
              <w:rPr>
                <w:rFonts w:ascii="Times New Roman" w:hAnsi="Times New Roman" w:cs="Times New Roman"/>
                <w:sz w:val="24"/>
                <w:szCs w:val="24"/>
              </w:rPr>
              <w:t>work</w:t>
            </w:r>
            <w:r w:rsidRPr="001E2697">
              <w:rPr>
                <w:rFonts w:ascii="Times New Roman" w:hAnsi="Times New Roman" w:cs="Times New Roman"/>
                <w:spacing w:val="-5"/>
                <w:sz w:val="24"/>
                <w:szCs w:val="24"/>
              </w:rPr>
              <w:t xml:space="preserve"> </w:t>
            </w:r>
            <w:r w:rsidRPr="001E2697">
              <w:rPr>
                <w:rFonts w:ascii="Times New Roman" w:hAnsi="Times New Roman" w:cs="Times New Roman"/>
                <w:sz w:val="24"/>
                <w:szCs w:val="24"/>
              </w:rPr>
              <w:t>+</w:t>
            </w:r>
            <w:r w:rsidRPr="001E2697">
              <w:rPr>
                <w:rFonts w:ascii="Times New Roman" w:hAnsi="Times New Roman" w:cs="Times New Roman"/>
                <w:spacing w:val="-6"/>
                <w:sz w:val="24"/>
                <w:szCs w:val="24"/>
              </w:rPr>
              <w:t xml:space="preserve"> </w:t>
            </w:r>
            <w:r w:rsidRPr="001E2697">
              <w:rPr>
                <w:rFonts w:ascii="Times New Roman" w:hAnsi="Times New Roman" w:cs="Times New Roman"/>
                <w:spacing w:val="-2"/>
                <w:sz w:val="24"/>
                <w:szCs w:val="24"/>
              </w:rPr>
              <w:t>research)]</w:t>
            </w:r>
          </w:p>
        </w:tc>
        <w:tc>
          <w:tcPr>
            <w:tcW w:w="1257" w:type="dxa"/>
          </w:tcPr>
          <w:p w14:paraId="4F9C8A3A"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436FA56B"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12</w:t>
            </w:r>
          </w:p>
        </w:tc>
        <w:tc>
          <w:tcPr>
            <w:tcW w:w="1206" w:type="dxa"/>
            <w:gridSpan w:val="2"/>
          </w:tcPr>
          <w:p w14:paraId="2D29C540" w14:textId="77777777" w:rsidR="001E2697" w:rsidRPr="001E2697" w:rsidRDefault="001E2697" w:rsidP="007E1BDC">
            <w:pPr>
              <w:rPr>
                <w:rFonts w:ascii="Times New Roman" w:hAnsi="Times New Roman" w:cs="Times New Roman"/>
                <w:sz w:val="24"/>
                <w:szCs w:val="24"/>
                <w:lang w:val="en-US"/>
              </w:rPr>
            </w:pPr>
          </w:p>
        </w:tc>
      </w:tr>
      <w:tr w:rsidR="001E2697" w:rsidRPr="001E2697" w14:paraId="36260212" w14:textId="77777777" w:rsidTr="00892CFE">
        <w:tblPrEx>
          <w:jc w:val="left"/>
        </w:tblPrEx>
        <w:trPr>
          <w:gridBefore w:val="1"/>
          <w:wBefore w:w="108" w:type="dxa"/>
          <w:trHeight w:val="636"/>
        </w:trPr>
        <w:tc>
          <w:tcPr>
            <w:tcW w:w="9639" w:type="dxa"/>
            <w:gridSpan w:val="6"/>
            <w:vAlign w:val="center"/>
          </w:tcPr>
          <w:p w14:paraId="0CAD4FE1" w14:textId="77777777" w:rsidR="001E2697" w:rsidRPr="001E2697" w:rsidRDefault="001E2697" w:rsidP="007E1BDC">
            <w:pPr>
              <w:rPr>
                <w:rFonts w:ascii="Times New Roman" w:hAnsi="Times New Roman" w:cs="Times New Roman"/>
                <w:b/>
                <w:bCs/>
                <w:sz w:val="24"/>
                <w:szCs w:val="24"/>
                <w:lang w:val="en-US"/>
              </w:rPr>
            </w:pPr>
            <w:r w:rsidRPr="001E2697">
              <w:rPr>
                <w:rFonts w:ascii="Times New Roman" w:hAnsi="Times New Roman" w:cs="Times New Roman"/>
                <w:b/>
                <w:bCs/>
                <w:sz w:val="24"/>
                <w:szCs w:val="24"/>
                <w:lang w:val="en-US"/>
              </w:rPr>
              <w:t>OR 4</w:t>
            </w:r>
            <w:r w:rsidRPr="001E2697">
              <w:rPr>
                <w:rFonts w:ascii="Times New Roman" w:hAnsi="Times New Roman" w:cs="Times New Roman"/>
                <w:b/>
                <w:bCs/>
                <w:sz w:val="24"/>
                <w:szCs w:val="24"/>
                <w:vertAlign w:val="superscript"/>
                <w:lang w:val="en-US"/>
              </w:rPr>
              <w:t>th</w:t>
            </w:r>
            <w:r w:rsidRPr="001E2697">
              <w:rPr>
                <w:rFonts w:ascii="Times New Roman" w:hAnsi="Times New Roman" w:cs="Times New Roman"/>
                <w:b/>
                <w:bCs/>
                <w:sz w:val="24"/>
                <w:szCs w:val="24"/>
                <w:lang w:val="en-US"/>
              </w:rPr>
              <w:t xml:space="preserve"> SEMESTER</w:t>
            </w:r>
          </w:p>
          <w:p w14:paraId="6FDE1705"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b/>
                <w:bCs/>
                <w:sz w:val="24"/>
                <w:szCs w:val="24"/>
                <w:lang w:val="en-US"/>
              </w:rPr>
              <w:t>(For students with 3</w:t>
            </w:r>
            <w:r w:rsidRPr="001E2697">
              <w:rPr>
                <w:rFonts w:ascii="Times New Roman" w:hAnsi="Times New Roman" w:cs="Times New Roman"/>
                <w:b/>
                <w:bCs/>
                <w:sz w:val="24"/>
                <w:szCs w:val="24"/>
                <w:vertAlign w:val="superscript"/>
                <w:lang w:val="en-US"/>
              </w:rPr>
              <w:t>rd</w:t>
            </w:r>
            <w:r w:rsidRPr="001E2697">
              <w:rPr>
                <w:rFonts w:ascii="Times New Roman" w:hAnsi="Times New Roman" w:cs="Times New Roman"/>
                <w:b/>
                <w:bCs/>
                <w:sz w:val="24"/>
                <w:szCs w:val="24"/>
                <w:lang w:val="en-US"/>
              </w:rPr>
              <w:t xml:space="preserve"> and 4</w:t>
            </w:r>
            <w:r w:rsidRPr="001E2697">
              <w:rPr>
                <w:rFonts w:ascii="Times New Roman" w:hAnsi="Times New Roman" w:cs="Times New Roman"/>
                <w:b/>
                <w:bCs/>
                <w:sz w:val="24"/>
                <w:szCs w:val="24"/>
                <w:vertAlign w:val="superscript"/>
                <w:lang w:val="en-US"/>
              </w:rPr>
              <w:t>th</w:t>
            </w:r>
            <w:r w:rsidRPr="001E2697">
              <w:rPr>
                <w:rFonts w:ascii="Times New Roman" w:hAnsi="Times New Roman" w:cs="Times New Roman"/>
                <w:b/>
                <w:bCs/>
                <w:sz w:val="24"/>
                <w:szCs w:val="24"/>
                <w:lang w:val="en-US"/>
              </w:rPr>
              <w:t xml:space="preserve"> Semester Research)</w:t>
            </w:r>
          </w:p>
        </w:tc>
      </w:tr>
      <w:tr w:rsidR="001E2697" w:rsidRPr="001E2697" w14:paraId="6E7FEE97" w14:textId="77777777" w:rsidTr="00892CFE">
        <w:tblPrEx>
          <w:jc w:val="left"/>
        </w:tblPrEx>
        <w:trPr>
          <w:gridBefore w:val="1"/>
          <w:wBefore w:w="108" w:type="dxa"/>
          <w:trHeight w:val="392"/>
        </w:trPr>
        <w:tc>
          <w:tcPr>
            <w:tcW w:w="2253" w:type="dxa"/>
          </w:tcPr>
          <w:p w14:paraId="6B2A2BB4"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2"/>
                <w:sz w:val="24"/>
                <w:szCs w:val="24"/>
              </w:rPr>
              <w:t>MIB154R421</w:t>
            </w:r>
          </w:p>
        </w:tc>
        <w:tc>
          <w:tcPr>
            <w:tcW w:w="3656" w:type="dxa"/>
          </w:tcPr>
          <w:p w14:paraId="4BDB76F3"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z w:val="24"/>
                <w:szCs w:val="24"/>
              </w:rPr>
              <w:t>RESEARCH</w:t>
            </w:r>
            <w:r w:rsidRPr="001E2697">
              <w:rPr>
                <w:rFonts w:ascii="Times New Roman" w:hAnsi="Times New Roman" w:cs="Times New Roman"/>
                <w:spacing w:val="-8"/>
                <w:sz w:val="24"/>
                <w:szCs w:val="24"/>
              </w:rPr>
              <w:t xml:space="preserve"> </w:t>
            </w:r>
            <w:r w:rsidRPr="001E2697">
              <w:rPr>
                <w:rFonts w:ascii="Times New Roman" w:hAnsi="Times New Roman" w:cs="Times New Roman"/>
                <w:sz w:val="24"/>
                <w:szCs w:val="24"/>
              </w:rPr>
              <w:t>PROJECT</w:t>
            </w:r>
            <w:r w:rsidRPr="001E2697">
              <w:rPr>
                <w:rFonts w:ascii="Times New Roman" w:hAnsi="Times New Roman" w:cs="Times New Roman"/>
                <w:spacing w:val="-8"/>
                <w:sz w:val="24"/>
                <w:szCs w:val="24"/>
              </w:rPr>
              <w:t xml:space="preserve"> </w:t>
            </w:r>
            <w:r w:rsidRPr="001E2697">
              <w:rPr>
                <w:rFonts w:ascii="Times New Roman" w:hAnsi="Times New Roman" w:cs="Times New Roman"/>
                <w:sz w:val="24"/>
                <w:szCs w:val="24"/>
              </w:rPr>
              <w:t>–</w:t>
            </w:r>
            <w:r w:rsidRPr="001E2697">
              <w:rPr>
                <w:rFonts w:ascii="Times New Roman" w:hAnsi="Times New Roman" w:cs="Times New Roman"/>
                <w:spacing w:val="-9"/>
                <w:sz w:val="24"/>
                <w:szCs w:val="24"/>
              </w:rPr>
              <w:t xml:space="preserve"> </w:t>
            </w:r>
            <w:r w:rsidRPr="001E2697">
              <w:rPr>
                <w:rFonts w:ascii="Times New Roman" w:hAnsi="Times New Roman" w:cs="Times New Roman"/>
                <w:sz w:val="24"/>
                <w:szCs w:val="24"/>
              </w:rPr>
              <w:t>PHASE</w:t>
            </w:r>
            <w:r w:rsidRPr="001E2697">
              <w:rPr>
                <w:rFonts w:ascii="Times New Roman" w:hAnsi="Times New Roman" w:cs="Times New Roman"/>
                <w:spacing w:val="-7"/>
                <w:sz w:val="24"/>
                <w:szCs w:val="24"/>
              </w:rPr>
              <w:t xml:space="preserve"> </w:t>
            </w:r>
            <w:r w:rsidRPr="001E2697">
              <w:rPr>
                <w:rFonts w:ascii="Times New Roman" w:hAnsi="Times New Roman" w:cs="Times New Roman"/>
                <w:spacing w:val="-10"/>
                <w:sz w:val="24"/>
                <w:szCs w:val="24"/>
              </w:rPr>
              <w:t>2</w:t>
            </w:r>
          </w:p>
        </w:tc>
        <w:tc>
          <w:tcPr>
            <w:tcW w:w="1257" w:type="dxa"/>
          </w:tcPr>
          <w:p w14:paraId="3D6F2B1C"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spacing w:val="-5"/>
                <w:sz w:val="24"/>
                <w:szCs w:val="24"/>
              </w:rPr>
              <w:t>500</w:t>
            </w:r>
          </w:p>
        </w:tc>
        <w:tc>
          <w:tcPr>
            <w:tcW w:w="1267" w:type="dxa"/>
          </w:tcPr>
          <w:p w14:paraId="6CD59B0C"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b/>
                <w:spacing w:val="-5"/>
                <w:sz w:val="24"/>
                <w:szCs w:val="24"/>
              </w:rPr>
              <w:t>20</w:t>
            </w:r>
          </w:p>
        </w:tc>
        <w:tc>
          <w:tcPr>
            <w:tcW w:w="1206" w:type="dxa"/>
            <w:gridSpan w:val="2"/>
          </w:tcPr>
          <w:p w14:paraId="59AA1F4F" w14:textId="77777777" w:rsidR="001E2697" w:rsidRPr="001E2697" w:rsidRDefault="001E2697" w:rsidP="007E1BDC">
            <w:pPr>
              <w:rPr>
                <w:rFonts w:ascii="Times New Roman" w:hAnsi="Times New Roman" w:cs="Times New Roman"/>
                <w:sz w:val="24"/>
                <w:szCs w:val="24"/>
                <w:lang w:val="en-US"/>
              </w:rPr>
            </w:pPr>
          </w:p>
        </w:tc>
      </w:tr>
      <w:tr w:rsidR="001E2697" w:rsidRPr="001E2697" w14:paraId="06E65972" w14:textId="77777777" w:rsidTr="00892CFE">
        <w:tblPrEx>
          <w:jc w:val="left"/>
        </w:tblPrEx>
        <w:trPr>
          <w:gridBefore w:val="1"/>
          <w:wBefore w:w="108" w:type="dxa"/>
          <w:trHeight w:val="412"/>
        </w:trPr>
        <w:tc>
          <w:tcPr>
            <w:tcW w:w="9639" w:type="dxa"/>
            <w:gridSpan w:val="6"/>
          </w:tcPr>
          <w:p w14:paraId="3CF10F57" w14:textId="77777777" w:rsidR="001E2697" w:rsidRPr="001E2697" w:rsidRDefault="001E2697" w:rsidP="007E1BDC">
            <w:pPr>
              <w:rPr>
                <w:rFonts w:ascii="Times New Roman" w:hAnsi="Times New Roman" w:cs="Times New Roman"/>
                <w:sz w:val="24"/>
                <w:szCs w:val="24"/>
                <w:lang w:val="en-US"/>
              </w:rPr>
            </w:pPr>
            <w:r w:rsidRPr="001E2697">
              <w:rPr>
                <w:rFonts w:ascii="Times New Roman" w:hAnsi="Times New Roman" w:cs="Times New Roman"/>
                <w:b/>
                <w:bCs/>
                <w:sz w:val="24"/>
                <w:szCs w:val="24"/>
                <w:lang w:val="en-US"/>
              </w:rPr>
              <w:t>TOTAL CREDIT FOR 2</w:t>
            </w:r>
            <w:r w:rsidRPr="001E2697">
              <w:rPr>
                <w:rFonts w:ascii="Times New Roman" w:hAnsi="Times New Roman" w:cs="Times New Roman"/>
                <w:b/>
                <w:bCs/>
                <w:sz w:val="24"/>
                <w:szCs w:val="24"/>
                <w:vertAlign w:val="superscript"/>
                <w:lang w:val="en-US"/>
              </w:rPr>
              <w:t>nd</w:t>
            </w:r>
            <w:r w:rsidRPr="001E2697">
              <w:rPr>
                <w:rFonts w:ascii="Times New Roman" w:hAnsi="Times New Roman" w:cs="Times New Roman"/>
                <w:b/>
                <w:bCs/>
                <w:sz w:val="24"/>
                <w:szCs w:val="24"/>
                <w:lang w:val="en-US"/>
              </w:rPr>
              <w:t xml:space="preserve"> YEAR = 40</w:t>
            </w:r>
          </w:p>
        </w:tc>
      </w:tr>
    </w:tbl>
    <w:p w14:paraId="4E021FEA" w14:textId="77777777" w:rsidR="001E2697" w:rsidRPr="001E2697" w:rsidRDefault="001E2697" w:rsidP="001E2697">
      <w:pPr>
        <w:jc w:val="center"/>
        <w:rPr>
          <w:rFonts w:ascii="Times New Roman" w:hAnsi="Times New Roman" w:cs="Times New Roman"/>
          <w:b/>
          <w:bCs/>
          <w:sz w:val="24"/>
          <w:szCs w:val="24"/>
          <w:u w:val="single"/>
          <w:lang w:val="en-US"/>
        </w:rPr>
      </w:pPr>
    </w:p>
    <w:p w14:paraId="428F2202" w14:textId="77777777" w:rsidR="001E2697" w:rsidRPr="001E2697" w:rsidRDefault="001E2697" w:rsidP="001E2697">
      <w:pPr>
        <w:jc w:val="center"/>
        <w:rPr>
          <w:rFonts w:ascii="Times New Roman" w:hAnsi="Times New Roman" w:cs="Times New Roman"/>
          <w:b/>
          <w:bCs/>
          <w:sz w:val="24"/>
          <w:szCs w:val="24"/>
          <w:u w:val="single"/>
          <w:lang w:val="en-US"/>
        </w:rPr>
      </w:pPr>
    </w:p>
    <w:p w14:paraId="4310403A" w14:textId="081883F1" w:rsidR="006E755F" w:rsidRPr="001E2697" w:rsidRDefault="006E755F" w:rsidP="001E2697">
      <w:pPr>
        <w:tabs>
          <w:tab w:val="left" w:pos="3015"/>
          <w:tab w:val="center" w:pos="4874"/>
        </w:tabs>
        <w:rPr>
          <w:rFonts w:ascii="Times New Roman" w:hAnsi="Times New Roman" w:cs="Times New Roman"/>
          <w:b/>
          <w:color w:val="000000" w:themeColor="text1"/>
          <w:sz w:val="24"/>
          <w:szCs w:val="24"/>
        </w:rPr>
      </w:pPr>
    </w:p>
    <w:p w14:paraId="7D8D13D7" w14:textId="77777777" w:rsidR="001E2697" w:rsidRPr="001E2697" w:rsidRDefault="001E2697" w:rsidP="001E2697">
      <w:pPr>
        <w:tabs>
          <w:tab w:val="left" w:pos="3015"/>
          <w:tab w:val="center" w:pos="4874"/>
        </w:tabs>
        <w:rPr>
          <w:rFonts w:ascii="Times New Roman" w:hAnsi="Times New Roman" w:cs="Times New Roman"/>
          <w:b/>
          <w:color w:val="000000" w:themeColor="text1"/>
          <w:sz w:val="24"/>
          <w:szCs w:val="24"/>
        </w:rPr>
      </w:pPr>
    </w:p>
    <w:p w14:paraId="152E7314" w14:textId="77777777" w:rsidR="001E2697" w:rsidRPr="001E2697" w:rsidRDefault="001E2697" w:rsidP="001E2697">
      <w:pPr>
        <w:tabs>
          <w:tab w:val="left" w:pos="3015"/>
          <w:tab w:val="center" w:pos="4874"/>
        </w:tabs>
        <w:rPr>
          <w:rFonts w:ascii="Times New Roman" w:hAnsi="Times New Roman" w:cs="Times New Roman"/>
          <w:b/>
          <w:color w:val="000000" w:themeColor="text1"/>
          <w:sz w:val="24"/>
          <w:szCs w:val="24"/>
        </w:rPr>
      </w:pPr>
    </w:p>
    <w:p w14:paraId="7D7761E4" w14:textId="77777777" w:rsidR="001E2697" w:rsidRPr="001E2697" w:rsidRDefault="001E2697" w:rsidP="001E2697">
      <w:pPr>
        <w:tabs>
          <w:tab w:val="left" w:pos="3015"/>
          <w:tab w:val="center" w:pos="4874"/>
        </w:tabs>
        <w:rPr>
          <w:rFonts w:ascii="Times New Roman" w:hAnsi="Times New Roman" w:cs="Times New Roman"/>
          <w:b/>
          <w:color w:val="000000" w:themeColor="text1"/>
          <w:sz w:val="24"/>
          <w:szCs w:val="24"/>
        </w:rPr>
      </w:pPr>
    </w:p>
    <w:p w14:paraId="7ED9B8DC" w14:textId="77777777" w:rsidR="001E2697" w:rsidRPr="001E2697" w:rsidRDefault="001E2697" w:rsidP="001E2697">
      <w:pPr>
        <w:tabs>
          <w:tab w:val="left" w:pos="3015"/>
          <w:tab w:val="center" w:pos="4874"/>
        </w:tabs>
        <w:rPr>
          <w:rFonts w:ascii="Times New Roman" w:hAnsi="Times New Roman" w:cs="Times New Roman"/>
          <w:b/>
          <w:color w:val="000000" w:themeColor="text1"/>
          <w:sz w:val="24"/>
          <w:szCs w:val="24"/>
        </w:rPr>
      </w:pPr>
    </w:p>
    <w:p w14:paraId="6C7AC0A4" w14:textId="77777777" w:rsidR="001E2697" w:rsidRPr="001E2697" w:rsidRDefault="001E2697" w:rsidP="001E2697">
      <w:pPr>
        <w:tabs>
          <w:tab w:val="left" w:pos="3015"/>
          <w:tab w:val="center" w:pos="4874"/>
        </w:tabs>
        <w:rPr>
          <w:rFonts w:ascii="Times New Roman" w:hAnsi="Times New Roman" w:cs="Times New Roman"/>
          <w:b/>
          <w:color w:val="000000" w:themeColor="text1"/>
          <w:sz w:val="24"/>
          <w:szCs w:val="24"/>
        </w:rPr>
      </w:pPr>
    </w:p>
    <w:p w14:paraId="16232F9F" w14:textId="77777777" w:rsidR="001E2697" w:rsidRPr="001E2697" w:rsidRDefault="001E2697" w:rsidP="001E2697">
      <w:pPr>
        <w:tabs>
          <w:tab w:val="left" w:pos="3015"/>
          <w:tab w:val="center" w:pos="4874"/>
        </w:tabs>
        <w:rPr>
          <w:rFonts w:ascii="Times New Roman" w:hAnsi="Times New Roman" w:cs="Times New Roman"/>
          <w:b/>
          <w:color w:val="000000" w:themeColor="text1"/>
          <w:sz w:val="24"/>
          <w:szCs w:val="24"/>
        </w:rPr>
      </w:pPr>
    </w:p>
    <w:p w14:paraId="52CE6444" w14:textId="77777777" w:rsidR="001E2697" w:rsidRPr="001E2697" w:rsidRDefault="001E2697" w:rsidP="001E2697">
      <w:pPr>
        <w:tabs>
          <w:tab w:val="left" w:pos="3015"/>
          <w:tab w:val="center" w:pos="4874"/>
        </w:tabs>
        <w:rPr>
          <w:rFonts w:ascii="Times New Roman" w:hAnsi="Times New Roman" w:cs="Times New Roman"/>
          <w:b/>
          <w:color w:val="000000" w:themeColor="text1"/>
          <w:sz w:val="24"/>
          <w:szCs w:val="24"/>
        </w:rPr>
      </w:pPr>
    </w:p>
    <w:p w14:paraId="606F0E8D" w14:textId="77777777" w:rsidR="001E2697" w:rsidRPr="001E2697" w:rsidRDefault="001E2697" w:rsidP="001E2697">
      <w:pPr>
        <w:tabs>
          <w:tab w:val="left" w:pos="3015"/>
          <w:tab w:val="center" w:pos="4874"/>
        </w:tabs>
        <w:rPr>
          <w:rFonts w:ascii="Times New Roman" w:hAnsi="Times New Roman" w:cs="Times New Roman"/>
          <w:b/>
          <w:color w:val="000000" w:themeColor="text1"/>
          <w:sz w:val="24"/>
          <w:szCs w:val="24"/>
        </w:rPr>
      </w:pPr>
    </w:p>
    <w:p w14:paraId="2A6D6AC0" w14:textId="77777777" w:rsidR="001E2697" w:rsidRPr="001E2697" w:rsidRDefault="001E2697" w:rsidP="001E2697">
      <w:pPr>
        <w:tabs>
          <w:tab w:val="left" w:pos="3015"/>
          <w:tab w:val="center" w:pos="4874"/>
        </w:tabs>
        <w:rPr>
          <w:rFonts w:ascii="Times New Roman" w:hAnsi="Times New Roman" w:cs="Times New Roman"/>
          <w:b/>
          <w:color w:val="000000" w:themeColor="text1"/>
          <w:sz w:val="24"/>
          <w:szCs w:val="24"/>
        </w:rPr>
      </w:pPr>
    </w:p>
    <w:p w14:paraId="6DDF53BA" w14:textId="77777777" w:rsidR="006E755F" w:rsidRPr="001E2697" w:rsidRDefault="006E755F" w:rsidP="006E755F">
      <w:pPr>
        <w:rPr>
          <w:rFonts w:ascii="Times New Roman" w:hAnsi="Times New Roman" w:cs="Times New Roman"/>
          <w:b/>
          <w:color w:val="000000" w:themeColor="text1"/>
          <w:sz w:val="24"/>
          <w:szCs w:val="24"/>
        </w:rPr>
      </w:pPr>
    </w:p>
    <w:p w14:paraId="2B9C0713" w14:textId="77777777" w:rsidR="006E755F" w:rsidRPr="001E2697" w:rsidRDefault="007E1BDC" w:rsidP="006E755F">
      <w:pPr>
        <w:ind w:left="2160" w:firstLine="720"/>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lastRenderedPageBreak/>
        <w:pict w14:anchorId="32203936">
          <v:rect id="Rectangle 9" o:spid="_x0000_s1044" style="position:absolute;left:0;text-align:left;margin-left:-9.7pt;margin-top:23.8pt;width:501.75pt;height:57.1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" filled="f" fillcolor="black [3213]"/>
        </w:pict>
      </w:r>
      <w:r w:rsidR="006E755F" w:rsidRPr="001E2697">
        <w:rPr>
          <w:rFonts w:ascii="Times New Roman" w:hAnsi="Times New Roman" w:cs="Times New Roman"/>
          <w:b/>
          <w:noProof/>
          <w:color w:val="000000" w:themeColor="text1"/>
          <w:sz w:val="24"/>
          <w:szCs w:val="24"/>
        </w:rPr>
        <w:t>SYLLABUS (1</w:t>
      </w:r>
      <w:r w:rsidR="006E755F" w:rsidRPr="001E2697">
        <w:rPr>
          <w:rFonts w:ascii="Times New Roman" w:hAnsi="Times New Roman" w:cs="Times New Roman"/>
          <w:b/>
          <w:noProof/>
          <w:color w:val="000000" w:themeColor="text1"/>
          <w:sz w:val="24"/>
          <w:szCs w:val="24"/>
          <w:vertAlign w:val="superscript"/>
        </w:rPr>
        <w:t xml:space="preserve">ST </w:t>
      </w:r>
      <w:r w:rsidR="006E755F" w:rsidRPr="001E2697">
        <w:rPr>
          <w:rFonts w:ascii="Times New Roman" w:hAnsi="Times New Roman" w:cs="Times New Roman"/>
          <w:b/>
          <w:noProof/>
          <w:color w:val="000000" w:themeColor="text1"/>
          <w:sz w:val="24"/>
          <w:szCs w:val="24"/>
        </w:rPr>
        <w:t>SEMESTER)</w:t>
      </w:r>
    </w:p>
    <w:p w14:paraId="1BC82B29" w14:textId="14FD43B9"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Paper I: General Microbiology</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Subject code: MIB154</w:t>
      </w:r>
      <w:r w:rsidR="001E2697">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101</w:t>
      </w:r>
    </w:p>
    <w:p w14:paraId="692C93C4" w14:textId="7E5A11D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 xml:space="preserve">L-T-P-C-4-0-0-4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(T)</w:t>
      </w:r>
    </w:p>
    <w:p w14:paraId="6E2DB82B"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p>
    <w:p w14:paraId="6AFF2E06"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u w:val="single"/>
        </w:rPr>
        <w:t xml:space="preserve">Course Objective: </w:t>
      </w:r>
    </w:p>
    <w:p w14:paraId="5A95854E" w14:textId="77777777" w:rsidR="006E755F" w:rsidRPr="001E2697" w:rsidRDefault="006E755F" w:rsidP="006E755F">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course is developed with the following objectives: </w:t>
      </w:r>
    </w:p>
    <w:p w14:paraId="3527D52F" w14:textId="77777777" w:rsidR="006E755F" w:rsidRPr="001E2697" w:rsidRDefault="006E755F" w:rsidP="006E755F">
      <w:pPr>
        <w:pStyle w:val="ListParagraph"/>
        <w:numPr>
          <w:ilvl w:val="0"/>
          <w:numId w:val="3"/>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enable the students </w:t>
      </w:r>
      <w:r w:rsidR="00C3358C" w:rsidRPr="001E2697">
        <w:rPr>
          <w:rFonts w:ascii="Times New Roman" w:hAnsi="Times New Roman" w:cs="Times New Roman"/>
          <w:color w:val="000000" w:themeColor="text1"/>
          <w:sz w:val="24"/>
          <w:szCs w:val="24"/>
        </w:rPr>
        <w:t xml:space="preserve">to </w:t>
      </w:r>
      <w:r w:rsidRPr="001E2697">
        <w:rPr>
          <w:rFonts w:ascii="Times New Roman" w:hAnsi="Times New Roman" w:cs="Times New Roman"/>
          <w:color w:val="000000" w:themeColor="text1"/>
          <w:sz w:val="24"/>
          <w:szCs w:val="24"/>
        </w:rPr>
        <w:t xml:space="preserve">develop </w:t>
      </w:r>
      <w:r w:rsidR="00C3358C" w:rsidRPr="001E2697">
        <w:rPr>
          <w:rFonts w:ascii="Times New Roman" w:hAnsi="Times New Roman" w:cs="Times New Roman"/>
          <w:color w:val="000000" w:themeColor="text1"/>
          <w:sz w:val="24"/>
          <w:szCs w:val="24"/>
        </w:rPr>
        <w:t>a</w:t>
      </w:r>
      <w:r w:rsidRPr="001E2697">
        <w:rPr>
          <w:rFonts w:ascii="Times New Roman" w:hAnsi="Times New Roman" w:cs="Times New Roman"/>
          <w:color w:val="000000" w:themeColor="text1"/>
          <w:sz w:val="24"/>
          <w:szCs w:val="24"/>
        </w:rPr>
        <w:t xml:space="preserve"> historical perspective of the subject of microbiology</w:t>
      </w:r>
    </w:p>
    <w:p w14:paraId="542A295D" w14:textId="77777777" w:rsidR="006E755F" w:rsidRPr="001E2697" w:rsidRDefault="006E755F" w:rsidP="006E755F">
      <w:pPr>
        <w:pStyle w:val="ListParagraph"/>
        <w:numPr>
          <w:ilvl w:val="0"/>
          <w:numId w:val="3"/>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To understand the fundamental principles of microbiology like Koch’s postulates</w:t>
      </w:r>
    </w:p>
    <w:p w14:paraId="7081C4F3" w14:textId="77777777" w:rsidR="006E755F" w:rsidRPr="001E2697" w:rsidRDefault="006E755F" w:rsidP="006E755F">
      <w:pPr>
        <w:pStyle w:val="ListParagraph"/>
        <w:numPr>
          <w:ilvl w:val="0"/>
          <w:numId w:val="3"/>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explain </w:t>
      </w:r>
      <w:r w:rsidR="00C3358C" w:rsidRPr="001E2697">
        <w:rPr>
          <w:rFonts w:ascii="Times New Roman" w:hAnsi="Times New Roman" w:cs="Times New Roman"/>
          <w:color w:val="000000" w:themeColor="text1"/>
          <w:sz w:val="24"/>
          <w:szCs w:val="24"/>
        </w:rPr>
        <w:t xml:space="preserve">the </w:t>
      </w:r>
      <w:r w:rsidRPr="001E2697">
        <w:rPr>
          <w:rFonts w:ascii="Times New Roman" w:hAnsi="Times New Roman" w:cs="Times New Roman"/>
          <w:color w:val="000000" w:themeColor="text1"/>
          <w:sz w:val="24"/>
          <w:szCs w:val="24"/>
        </w:rPr>
        <w:t xml:space="preserve">scientific </w:t>
      </w:r>
      <w:r w:rsidR="00C3358C" w:rsidRPr="001E2697">
        <w:rPr>
          <w:rFonts w:ascii="Times New Roman" w:hAnsi="Times New Roman" w:cs="Times New Roman"/>
          <w:color w:val="000000" w:themeColor="text1"/>
          <w:sz w:val="24"/>
          <w:szCs w:val="24"/>
        </w:rPr>
        <w:t>organization</w:t>
      </w:r>
      <w:r w:rsidRPr="001E2697">
        <w:rPr>
          <w:rFonts w:ascii="Times New Roman" w:hAnsi="Times New Roman" w:cs="Times New Roman"/>
          <w:color w:val="000000" w:themeColor="text1"/>
          <w:sz w:val="24"/>
          <w:szCs w:val="24"/>
        </w:rPr>
        <w:t xml:space="preserve"> of microbial organisms into </w:t>
      </w:r>
      <w:proofErr w:type="spellStart"/>
      <w:r w:rsidRPr="001E2697">
        <w:rPr>
          <w:rFonts w:ascii="Times New Roman" w:hAnsi="Times New Roman" w:cs="Times New Roman"/>
          <w:color w:val="000000" w:themeColor="text1"/>
          <w:sz w:val="24"/>
          <w:szCs w:val="24"/>
        </w:rPr>
        <w:t>taxons</w:t>
      </w:r>
      <w:proofErr w:type="spellEnd"/>
      <w:r w:rsidRPr="001E2697">
        <w:rPr>
          <w:rFonts w:ascii="Times New Roman" w:hAnsi="Times New Roman" w:cs="Times New Roman"/>
          <w:color w:val="000000" w:themeColor="text1"/>
          <w:sz w:val="24"/>
          <w:szCs w:val="24"/>
        </w:rPr>
        <w:t xml:space="preserve"> and introduce to the students, the major system of microbial classification</w:t>
      </w:r>
    </w:p>
    <w:p w14:paraId="3D6D9B42" w14:textId="77777777" w:rsidR="006E755F" w:rsidRPr="001E2697" w:rsidRDefault="006E755F" w:rsidP="006E755F">
      <w:pPr>
        <w:pStyle w:val="ListParagraph"/>
        <w:numPr>
          <w:ilvl w:val="0"/>
          <w:numId w:val="3"/>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enable understanding of the general and ultra-structural </w:t>
      </w:r>
      <w:r w:rsidR="00C3358C" w:rsidRPr="001E2697">
        <w:rPr>
          <w:rFonts w:ascii="Times New Roman" w:hAnsi="Times New Roman" w:cs="Times New Roman"/>
          <w:color w:val="000000" w:themeColor="text1"/>
          <w:sz w:val="24"/>
          <w:szCs w:val="24"/>
        </w:rPr>
        <w:t>organization</w:t>
      </w:r>
      <w:r w:rsidRPr="001E2697">
        <w:rPr>
          <w:rFonts w:ascii="Times New Roman" w:hAnsi="Times New Roman" w:cs="Times New Roman"/>
          <w:color w:val="000000" w:themeColor="text1"/>
          <w:sz w:val="24"/>
          <w:szCs w:val="24"/>
        </w:rPr>
        <w:t xml:space="preserve"> of the bacterial cell</w:t>
      </w:r>
    </w:p>
    <w:p w14:paraId="30EA0BEB" w14:textId="77777777" w:rsidR="00C3358C" w:rsidRPr="001E2697" w:rsidRDefault="006E755F" w:rsidP="00C3358C">
      <w:pPr>
        <w:pStyle w:val="ListParagraph"/>
        <w:numPr>
          <w:ilvl w:val="0"/>
          <w:numId w:val="3"/>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impart the basic skills for </w:t>
      </w:r>
      <w:r w:rsidR="00C3358C" w:rsidRPr="001E2697">
        <w:rPr>
          <w:rFonts w:ascii="Times New Roman" w:hAnsi="Times New Roman" w:cs="Times New Roman"/>
          <w:color w:val="000000" w:themeColor="text1"/>
          <w:sz w:val="24"/>
          <w:szCs w:val="24"/>
        </w:rPr>
        <w:t xml:space="preserve">the </w:t>
      </w:r>
      <w:r w:rsidRPr="001E2697">
        <w:rPr>
          <w:rFonts w:ascii="Times New Roman" w:hAnsi="Times New Roman" w:cs="Times New Roman"/>
          <w:color w:val="000000" w:themeColor="text1"/>
          <w:sz w:val="24"/>
          <w:szCs w:val="24"/>
        </w:rPr>
        <w:t xml:space="preserve">culture of microbes </w:t>
      </w:r>
    </w:p>
    <w:p w14:paraId="1DD80127" w14:textId="77777777" w:rsidR="00C3358C" w:rsidRPr="001E2697" w:rsidRDefault="00C3358C" w:rsidP="00C3358C">
      <w:pPr>
        <w:jc w:val="both"/>
        <w:rPr>
          <w:rFonts w:ascii="Times New Roman" w:hAnsi="Times New Roman" w:cs="Times New Roman"/>
          <w:b/>
          <w:bCs/>
          <w:color w:val="000000" w:themeColor="text1"/>
          <w:sz w:val="24"/>
          <w:szCs w:val="24"/>
        </w:rPr>
      </w:pPr>
      <w:r w:rsidRPr="001E2697">
        <w:rPr>
          <w:rFonts w:ascii="Times New Roman" w:hAnsi="Times New Roman" w:cs="Times New Roman"/>
          <w:b/>
          <w:bCs/>
          <w:color w:val="000000" w:themeColor="text1"/>
          <w:sz w:val="24"/>
          <w:szCs w:val="24"/>
        </w:rPr>
        <w:t>Course Outcome:</w:t>
      </w:r>
    </w:p>
    <w:p w14:paraId="02B0F34A" w14:textId="77777777" w:rsidR="00C3358C" w:rsidRPr="001E2697" w:rsidRDefault="00C3358C" w:rsidP="00C3358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CO-1</w:t>
      </w:r>
      <w:proofErr w:type="gramStart"/>
      <w:r w:rsidRPr="001E2697">
        <w:rPr>
          <w:rFonts w:ascii="Times New Roman" w:hAnsi="Times New Roman" w:cs="Times New Roman"/>
          <w:color w:val="000000" w:themeColor="text1"/>
          <w:sz w:val="24"/>
          <w:szCs w:val="24"/>
        </w:rPr>
        <w:t>:Remember</w:t>
      </w:r>
      <w:proofErr w:type="gramEnd"/>
      <w:r w:rsidRPr="001E2697">
        <w:rPr>
          <w:rFonts w:ascii="Times New Roman" w:hAnsi="Times New Roman" w:cs="Times New Roman"/>
          <w:color w:val="000000" w:themeColor="text1"/>
          <w:sz w:val="24"/>
          <w:szCs w:val="24"/>
        </w:rPr>
        <w:t xml:space="preserve"> the basic concepts of General Microbiology and History.</w:t>
      </w:r>
    </w:p>
    <w:p w14:paraId="5972013F" w14:textId="77777777" w:rsidR="00C3358C" w:rsidRPr="001E2697" w:rsidRDefault="00C3358C" w:rsidP="00C3358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CO-2</w:t>
      </w:r>
      <w:proofErr w:type="gramStart"/>
      <w:r w:rsidRPr="001E2697">
        <w:rPr>
          <w:rFonts w:ascii="Times New Roman" w:hAnsi="Times New Roman" w:cs="Times New Roman"/>
          <w:color w:val="000000" w:themeColor="text1"/>
          <w:sz w:val="24"/>
          <w:szCs w:val="24"/>
        </w:rPr>
        <w:t>:Understandingof</w:t>
      </w:r>
      <w:proofErr w:type="gramEnd"/>
      <w:r w:rsidRPr="001E2697">
        <w:rPr>
          <w:rFonts w:ascii="Times New Roman" w:hAnsi="Times New Roman" w:cs="Times New Roman"/>
          <w:color w:val="000000" w:themeColor="text1"/>
          <w:sz w:val="24"/>
          <w:szCs w:val="24"/>
        </w:rPr>
        <w:t xml:space="preserve"> media preparation, sterilization techniques, and cultivation of microbes.</w:t>
      </w:r>
    </w:p>
    <w:p w14:paraId="05A6C3E8" w14:textId="77777777" w:rsidR="00C3358C" w:rsidRPr="001E2697" w:rsidRDefault="00C3358C" w:rsidP="00C3358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CO-3</w:t>
      </w:r>
      <w:proofErr w:type="gramStart"/>
      <w:r w:rsidRPr="001E2697">
        <w:rPr>
          <w:rFonts w:ascii="Times New Roman" w:hAnsi="Times New Roman" w:cs="Times New Roman"/>
          <w:color w:val="000000" w:themeColor="text1"/>
          <w:sz w:val="24"/>
          <w:szCs w:val="24"/>
        </w:rPr>
        <w:t>:</w:t>
      </w:r>
      <w:r w:rsidR="006C3190" w:rsidRPr="001E2697">
        <w:rPr>
          <w:rFonts w:ascii="Times New Roman" w:hAnsi="Times New Roman" w:cs="Times New Roman"/>
          <w:color w:val="000000" w:themeColor="text1"/>
          <w:sz w:val="24"/>
          <w:szCs w:val="24"/>
        </w:rPr>
        <w:t>apply</w:t>
      </w:r>
      <w:proofErr w:type="gramEnd"/>
      <w:r w:rsidR="006C3190" w:rsidRPr="001E2697">
        <w:rPr>
          <w:rFonts w:ascii="Times New Roman" w:hAnsi="Times New Roman" w:cs="Times New Roman"/>
          <w:color w:val="000000" w:themeColor="text1"/>
          <w:sz w:val="24"/>
          <w:szCs w:val="24"/>
        </w:rPr>
        <w:t xml:space="preserve"> the knowledge of microbiology techniques and </w:t>
      </w:r>
      <w:proofErr w:type="spellStart"/>
      <w:r w:rsidR="006C3190" w:rsidRPr="001E2697">
        <w:rPr>
          <w:rFonts w:ascii="Times New Roman" w:hAnsi="Times New Roman" w:cs="Times New Roman"/>
          <w:color w:val="000000" w:themeColor="text1"/>
          <w:sz w:val="24"/>
          <w:szCs w:val="24"/>
        </w:rPr>
        <w:t>conceptsin</w:t>
      </w:r>
      <w:proofErr w:type="spellEnd"/>
      <w:r w:rsidR="006C3190" w:rsidRPr="001E2697">
        <w:rPr>
          <w:rFonts w:ascii="Times New Roman" w:hAnsi="Times New Roman" w:cs="Times New Roman"/>
          <w:color w:val="000000" w:themeColor="text1"/>
          <w:sz w:val="24"/>
          <w:szCs w:val="24"/>
        </w:rPr>
        <w:t xml:space="preserve"> research.</w:t>
      </w:r>
    </w:p>
    <w:p w14:paraId="69B6429E" w14:textId="77777777" w:rsidR="00C3358C" w:rsidRPr="001E2697" w:rsidRDefault="00C3358C" w:rsidP="00C3358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CO-4</w:t>
      </w:r>
      <w:proofErr w:type="gramStart"/>
      <w:r w:rsidRPr="001E2697">
        <w:rPr>
          <w:rFonts w:ascii="Times New Roman" w:hAnsi="Times New Roman" w:cs="Times New Roman"/>
          <w:color w:val="000000" w:themeColor="text1"/>
          <w:sz w:val="24"/>
          <w:szCs w:val="24"/>
        </w:rPr>
        <w:t>:</w:t>
      </w:r>
      <w:r w:rsidR="006C3190" w:rsidRPr="001E2697">
        <w:rPr>
          <w:rFonts w:ascii="Times New Roman" w:hAnsi="Times New Roman" w:cs="Times New Roman"/>
          <w:color w:val="000000" w:themeColor="text1"/>
          <w:sz w:val="24"/>
          <w:szCs w:val="24"/>
        </w:rPr>
        <w:t>Analysis</w:t>
      </w:r>
      <w:proofErr w:type="gramEnd"/>
      <w:r w:rsidR="006C3190" w:rsidRPr="001E2697">
        <w:rPr>
          <w:rFonts w:ascii="Times New Roman" w:hAnsi="Times New Roman" w:cs="Times New Roman"/>
          <w:color w:val="000000" w:themeColor="text1"/>
          <w:sz w:val="24"/>
          <w:szCs w:val="24"/>
        </w:rPr>
        <w:t xml:space="preserve"> of the problem associated with microbes in humans, animals, and plants.</w:t>
      </w:r>
    </w:p>
    <w:p w14:paraId="10268F1A" w14:textId="77777777" w:rsidR="006C3190" w:rsidRPr="001E2697" w:rsidRDefault="006C3190" w:rsidP="00C3358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CO-5: Evaluate their understanding of expanding their future prospect </w:t>
      </w:r>
      <w:proofErr w:type="spellStart"/>
      <w:r w:rsidRPr="001E2697">
        <w:rPr>
          <w:rFonts w:ascii="Times New Roman" w:hAnsi="Times New Roman" w:cs="Times New Roman"/>
          <w:color w:val="000000" w:themeColor="text1"/>
          <w:sz w:val="24"/>
          <w:szCs w:val="24"/>
        </w:rPr>
        <w:t>forpursuing</w:t>
      </w:r>
      <w:proofErr w:type="spellEnd"/>
      <w:r w:rsidRPr="001E2697">
        <w:rPr>
          <w:rFonts w:ascii="Times New Roman" w:hAnsi="Times New Roman" w:cs="Times New Roman"/>
          <w:color w:val="000000" w:themeColor="text1"/>
          <w:sz w:val="24"/>
          <w:szCs w:val="24"/>
        </w:rPr>
        <w:t xml:space="preserve"> an entrepreneurial venture</w:t>
      </w:r>
    </w:p>
    <w:p w14:paraId="324C9AE8" w14:textId="77777777" w:rsidR="006E755F" w:rsidRPr="001E2697" w:rsidRDefault="006E755F" w:rsidP="006E755F">
      <w:pPr>
        <w:jc w:val="both"/>
        <w:rPr>
          <w:rFonts w:ascii="Times New Roman" w:hAnsi="Times New Roman" w:cs="Times New Roman"/>
          <w:color w:val="000000" w:themeColor="text1"/>
          <w:sz w:val="24"/>
          <w:szCs w:val="24"/>
        </w:rPr>
      </w:pPr>
    </w:p>
    <w:p w14:paraId="3FDF948B"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tbl>
      <w:tblPr>
        <w:tblStyle w:val="TableGrid"/>
        <w:tblW w:w="0" w:type="auto"/>
        <w:jc w:val="center"/>
        <w:tblLook w:val="04A0" w:firstRow="1" w:lastRow="0" w:firstColumn="1" w:lastColumn="0" w:noHBand="0" w:noVBand="1"/>
      </w:tblPr>
      <w:tblGrid>
        <w:gridCol w:w="1255"/>
        <w:gridCol w:w="7361"/>
        <w:gridCol w:w="990"/>
      </w:tblGrid>
      <w:tr w:rsidR="007E2E81" w:rsidRPr="001E2697" w14:paraId="3B4713C7" w14:textId="77777777" w:rsidTr="008C0B69">
        <w:trPr>
          <w:trHeight w:val="472"/>
          <w:jc w:val="center"/>
        </w:trPr>
        <w:tc>
          <w:tcPr>
            <w:tcW w:w="1255" w:type="dxa"/>
            <w:vAlign w:val="center"/>
          </w:tcPr>
          <w:p w14:paraId="7F525F4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361" w:type="dxa"/>
            <w:vAlign w:val="center"/>
          </w:tcPr>
          <w:p w14:paraId="161EFFC4"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vAlign w:val="center"/>
          </w:tcPr>
          <w:p w14:paraId="3E46C02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0F1A1BBC" w14:textId="77777777" w:rsidTr="008C0B69">
        <w:trPr>
          <w:trHeight w:val="841"/>
          <w:jc w:val="center"/>
        </w:trPr>
        <w:tc>
          <w:tcPr>
            <w:tcW w:w="1255" w:type="dxa"/>
            <w:vAlign w:val="center"/>
          </w:tcPr>
          <w:p w14:paraId="30CE912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361" w:type="dxa"/>
            <w:vAlign w:val="center"/>
          </w:tcPr>
          <w:p w14:paraId="7FA49462"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Introduction to the world of microbes, Scope of microbiology, major contribution of scientists in development of microbiology, Refutation of a biogenesis. Classification of Micro-organism: History of bacterial classification. Haeckel’s three kingdom concept, Whittaker’s five kingdom concept, three domain concept of Carl </w:t>
            </w:r>
            <w:proofErr w:type="spellStart"/>
            <w:r w:rsidRPr="001E2697">
              <w:rPr>
                <w:rFonts w:ascii="Times New Roman" w:hAnsi="Times New Roman" w:cs="Times New Roman"/>
                <w:color w:val="000000" w:themeColor="text1"/>
                <w:sz w:val="24"/>
                <w:szCs w:val="24"/>
              </w:rPr>
              <w:t>Woese</w:t>
            </w:r>
            <w:proofErr w:type="spellEnd"/>
            <w:r w:rsidRPr="001E2697">
              <w:rPr>
                <w:rFonts w:ascii="Times New Roman" w:hAnsi="Times New Roman" w:cs="Times New Roman"/>
                <w:color w:val="000000" w:themeColor="text1"/>
                <w:sz w:val="24"/>
                <w:szCs w:val="24"/>
              </w:rPr>
              <w:t xml:space="preserve">; Basis of microbial classification, molecular approaches in microbial classification, concept of microbial species; Principle and classification of bacteria on the basis </w:t>
            </w:r>
            <w:proofErr w:type="spellStart"/>
            <w:r w:rsidRPr="001E2697">
              <w:rPr>
                <w:rFonts w:ascii="Times New Roman" w:hAnsi="Times New Roman" w:cs="Times New Roman"/>
                <w:color w:val="000000" w:themeColor="text1"/>
                <w:sz w:val="24"/>
                <w:szCs w:val="24"/>
              </w:rPr>
              <w:t>of</w:t>
            </w:r>
            <w:r w:rsidRPr="001E2697">
              <w:rPr>
                <w:rFonts w:ascii="Times New Roman" w:hAnsi="Times New Roman" w:cs="Times New Roman"/>
                <w:i/>
                <w:iCs/>
                <w:color w:val="000000" w:themeColor="text1"/>
                <w:sz w:val="24"/>
                <w:szCs w:val="24"/>
              </w:rPr>
              <w:t>Bergey’s</w:t>
            </w:r>
            <w:proofErr w:type="spellEnd"/>
            <w:r w:rsidRPr="001E2697">
              <w:rPr>
                <w:rFonts w:ascii="Times New Roman" w:hAnsi="Times New Roman" w:cs="Times New Roman"/>
                <w:i/>
                <w:iCs/>
                <w:color w:val="000000" w:themeColor="text1"/>
                <w:sz w:val="24"/>
                <w:szCs w:val="24"/>
              </w:rPr>
              <w:t xml:space="preserve"> manual of Determinative bacteriology</w:t>
            </w:r>
            <w:r w:rsidRPr="001E2697">
              <w:rPr>
                <w:rFonts w:ascii="Times New Roman" w:hAnsi="Times New Roman" w:cs="Times New Roman"/>
                <w:color w:val="000000" w:themeColor="text1"/>
                <w:sz w:val="24"/>
                <w:szCs w:val="24"/>
              </w:rPr>
              <w:t>.</w:t>
            </w:r>
          </w:p>
          <w:p w14:paraId="67DD6B69"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p>
        </w:tc>
        <w:tc>
          <w:tcPr>
            <w:tcW w:w="926" w:type="dxa"/>
            <w:vAlign w:val="center"/>
          </w:tcPr>
          <w:p w14:paraId="346E8611"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E6023C" w:rsidRPr="001E2697">
              <w:rPr>
                <w:rFonts w:ascii="Times New Roman" w:hAnsi="Times New Roman" w:cs="Times New Roman"/>
                <w:b/>
                <w:color w:val="000000" w:themeColor="text1"/>
                <w:sz w:val="24"/>
                <w:szCs w:val="24"/>
              </w:rPr>
              <w:t>2</w:t>
            </w:r>
          </w:p>
        </w:tc>
      </w:tr>
      <w:tr w:rsidR="007E2E81" w:rsidRPr="001E2697" w14:paraId="7FE2E8F7" w14:textId="77777777" w:rsidTr="008C0B69">
        <w:trPr>
          <w:trHeight w:val="1250"/>
          <w:jc w:val="center"/>
        </w:trPr>
        <w:tc>
          <w:tcPr>
            <w:tcW w:w="1255" w:type="dxa"/>
            <w:vAlign w:val="center"/>
          </w:tcPr>
          <w:p w14:paraId="77A6C1C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361" w:type="dxa"/>
            <w:vAlign w:val="center"/>
          </w:tcPr>
          <w:p w14:paraId="5365D2C0" w14:textId="77777777" w:rsidR="006E755F" w:rsidRPr="001E2697" w:rsidRDefault="006E755F" w:rsidP="008C0B69">
            <w:pPr>
              <w:autoSpaceDE w:val="0"/>
              <w:autoSpaceDN w:val="0"/>
              <w:adjustRightInd w:val="0"/>
              <w:jc w:val="both"/>
              <w:rPr>
                <w:rFonts w:ascii="Times New Roman" w:hAnsi="Times New Roman" w:cs="Times New Roman"/>
                <w:bCs/>
                <w:color w:val="000000" w:themeColor="text1"/>
                <w:sz w:val="24"/>
                <w:szCs w:val="24"/>
              </w:rPr>
            </w:pPr>
            <w:r w:rsidRPr="001E2697">
              <w:rPr>
                <w:rFonts w:ascii="Times New Roman" w:hAnsi="Times New Roman" w:cs="Times New Roman"/>
                <w:color w:val="000000" w:themeColor="text1"/>
                <w:sz w:val="24"/>
                <w:szCs w:val="24"/>
              </w:rPr>
              <w:t xml:space="preserve">Overview of prokaryotes and their differences with eukaryotic organism. Morphology and fine structure of bacteria, </w:t>
            </w:r>
            <w:proofErr w:type="spellStart"/>
            <w:r w:rsidRPr="001E2697">
              <w:rPr>
                <w:rFonts w:ascii="Times New Roman" w:hAnsi="Times New Roman" w:cs="Times New Roman"/>
                <w:color w:val="000000" w:themeColor="text1"/>
                <w:sz w:val="24"/>
                <w:szCs w:val="24"/>
              </w:rPr>
              <w:t>archaea</w:t>
            </w:r>
            <w:proofErr w:type="gramStart"/>
            <w:r w:rsidRPr="001E2697">
              <w:rPr>
                <w:rFonts w:ascii="Times New Roman" w:hAnsi="Times New Roman" w:cs="Times New Roman"/>
                <w:b/>
                <w:bCs/>
                <w:color w:val="000000" w:themeColor="text1"/>
                <w:sz w:val="24"/>
                <w:szCs w:val="24"/>
              </w:rPr>
              <w:t>:</w:t>
            </w:r>
            <w:r w:rsidRPr="001E2697">
              <w:rPr>
                <w:rFonts w:ascii="Times New Roman" w:hAnsi="Times New Roman" w:cs="Times New Roman"/>
                <w:color w:val="000000" w:themeColor="text1"/>
                <w:sz w:val="24"/>
                <w:szCs w:val="24"/>
              </w:rPr>
              <w:t>cell</w:t>
            </w:r>
            <w:proofErr w:type="spellEnd"/>
            <w:proofErr w:type="gramEnd"/>
            <w:r w:rsidRPr="001E2697">
              <w:rPr>
                <w:rFonts w:ascii="Times New Roman" w:hAnsi="Times New Roman" w:cs="Times New Roman"/>
                <w:color w:val="000000" w:themeColor="text1"/>
                <w:sz w:val="24"/>
                <w:szCs w:val="24"/>
              </w:rPr>
              <w:t xml:space="preserve"> walls of </w:t>
            </w:r>
            <w:proofErr w:type="spellStart"/>
            <w:r w:rsidRPr="001E2697">
              <w:rPr>
                <w:rFonts w:ascii="Times New Roman" w:hAnsi="Times New Roman" w:cs="Times New Roman"/>
                <w:color w:val="000000" w:themeColor="text1"/>
                <w:sz w:val="24"/>
                <w:szCs w:val="24"/>
              </w:rPr>
              <w:t>archaea</w:t>
            </w:r>
            <w:proofErr w:type="spellEnd"/>
            <w:r w:rsidRPr="001E2697">
              <w:rPr>
                <w:rFonts w:ascii="Times New Roman" w:hAnsi="Times New Roman" w:cs="Times New Roman"/>
                <w:color w:val="000000" w:themeColor="text1"/>
                <w:sz w:val="24"/>
                <w:szCs w:val="24"/>
              </w:rPr>
              <w:t xml:space="preserve">, Gram negative, Gram positive eubacteria, cell membranes – structure, composition and properties.  </w:t>
            </w:r>
          </w:p>
        </w:tc>
        <w:tc>
          <w:tcPr>
            <w:tcW w:w="926" w:type="dxa"/>
            <w:vAlign w:val="center"/>
          </w:tcPr>
          <w:p w14:paraId="04530491"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E6023C" w:rsidRPr="001E2697">
              <w:rPr>
                <w:rFonts w:ascii="Times New Roman" w:hAnsi="Times New Roman" w:cs="Times New Roman"/>
                <w:b/>
                <w:color w:val="000000" w:themeColor="text1"/>
                <w:sz w:val="24"/>
                <w:szCs w:val="24"/>
              </w:rPr>
              <w:t>2</w:t>
            </w:r>
          </w:p>
        </w:tc>
      </w:tr>
      <w:tr w:rsidR="007E2E81" w:rsidRPr="001E2697" w14:paraId="1B5F9A02" w14:textId="77777777" w:rsidTr="008C0B69">
        <w:trPr>
          <w:trHeight w:val="1619"/>
          <w:jc w:val="center"/>
        </w:trPr>
        <w:tc>
          <w:tcPr>
            <w:tcW w:w="1255" w:type="dxa"/>
            <w:vAlign w:val="center"/>
          </w:tcPr>
          <w:p w14:paraId="3F105812"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361" w:type="dxa"/>
            <w:vAlign w:val="center"/>
          </w:tcPr>
          <w:p w14:paraId="710F8C9E"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Structure and function of cell appendages and inclusions: capsule, flagella, </w:t>
            </w:r>
            <w:proofErr w:type="spellStart"/>
            <w:r w:rsidRPr="001E2697">
              <w:rPr>
                <w:rFonts w:ascii="Times New Roman" w:hAnsi="Times New Roman" w:cs="Times New Roman"/>
                <w:color w:val="000000" w:themeColor="text1"/>
                <w:sz w:val="24"/>
                <w:szCs w:val="24"/>
              </w:rPr>
              <w:t>fimbrae</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pili</w:t>
            </w:r>
            <w:proofErr w:type="spellEnd"/>
            <w:r w:rsidRPr="001E2697">
              <w:rPr>
                <w:rFonts w:ascii="Times New Roman" w:hAnsi="Times New Roman" w:cs="Times New Roman"/>
                <w:color w:val="000000" w:themeColor="text1"/>
                <w:sz w:val="24"/>
                <w:szCs w:val="24"/>
              </w:rPr>
              <w:t xml:space="preserve">, cilia, gas vesicles, chromosomes, </w:t>
            </w:r>
            <w:proofErr w:type="spellStart"/>
            <w:r w:rsidRPr="001E2697">
              <w:rPr>
                <w:rFonts w:ascii="Times New Roman" w:hAnsi="Times New Roman" w:cs="Times New Roman"/>
                <w:color w:val="000000" w:themeColor="text1"/>
                <w:sz w:val="24"/>
                <w:szCs w:val="24"/>
              </w:rPr>
              <w:t>carboxysomes</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magnetosomes</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phycobillisomes</w:t>
            </w:r>
            <w:proofErr w:type="spellEnd"/>
            <w:r w:rsidRPr="001E2697">
              <w:rPr>
                <w:rFonts w:ascii="Times New Roman" w:hAnsi="Times New Roman" w:cs="Times New Roman"/>
                <w:color w:val="000000" w:themeColor="text1"/>
                <w:sz w:val="24"/>
                <w:szCs w:val="24"/>
              </w:rPr>
              <w:t>, nucleoid, plasmids (types of plasmids and function); Bacterial spores: Regulation of spore formation.  Reserve materials, inorganic and organic inclusions.</w:t>
            </w:r>
          </w:p>
        </w:tc>
        <w:tc>
          <w:tcPr>
            <w:tcW w:w="926" w:type="dxa"/>
            <w:vAlign w:val="center"/>
          </w:tcPr>
          <w:p w14:paraId="7C9280AE"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E6023C" w:rsidRPr="001E2697">
              <w:rPr>
                <w:rFonts w:ascii="Times New Roman" w:hAnsi="Times New Roman" w:cs="Times New Roman"/>
                <w:b/>
                <w:color w:val="000000" w:themeColor="text1"/>
                <w:sz w:val="24"/>
                <w:szCs w:val="24"/>
              </w:rPr>
              <w:t>2</w:t>
            </w:r>
          </w:p>
        </w:tc>
      </w:tr>
      <w:tr w:rsidR="007E2E81" w:rsidRPr="001E2697" w14:paraId="4A81A6E9" w14:textId="77777777" w:rsidTr="008C0B69">
        <w:trPr>
          <w:trHeight w:val="791"/>
          <w:jc w:val="center"/>
        </w:trPr>
        <w:tc>
          <w:tcPr>
            <w:tcW w:w="1255" w:type="dxa"/>
            <w:vAlign w:val="center"/>
          </w:tcPr>
          <w:p w14:paraId="3DA40FE0"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IV</w:t>
            </w:r>
          </w:p>
        </w:tc>
        <w:tc>
          <w:tcPr>
            <w:tcW w:w="7361" w:type="dxa"/>
            <w:vAlign w:val="center"/>
          </w:tcPr>
          <w:p w14:paraId="5A01D359"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Microbial nutrition, culture media, culture methods- pure culture techniques, Growth curve, generation time, synchronous, batch and continuous culture; Measurement of growth and factors affecting growth, Sterilization and disinfection, Microbial diversity and extremophiles: Microbial diversity, distribution  ecological niche, abundance and density. Extremophiles – </w:t>
            </w:r>
            <w:proofErr w:type="spellStart"/>
            <w:r w:rsidRPr="001E2697">
              <w:rPr>
                <w:rFonts w:ascii="Times New Roman" w:hAnsi="Times New Roman" w:cs="Times New Roman"/>
                <w:color w:val="000000" w:themeColor="text1"/>
                <w:sz w:val="24"/>
                <w:szCs w:val="24"/>
              </w:rPr>
              <w:t>Psychrophiles</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acidophiles</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alkaliphiles</w:t>
            </w:r>
            <w:proofErr w:type="spellEnd"/>
            <w:r w:rsidRPr="001E2697">
              <w:rPr>
                <w:rFonts w:ascii="Times New Roman" w:hAnsi="Times New Roman" w:cs="Times New Roman"/>
                <w:color w:val="000000" w:themeColor="text1"/>
                <w:sz w:val="24"/>
                <w:szCs w:val="24"/>
              </w:rPr>
              <w:t xml:space="preserve">, thermophiles, </w:t>
            </w:r>
            <w:proofErr w:type="spellStart"/>
            <w:r w:rsidRPr="001E2697">
              <w:rPr>
                <w:rFonts w:ascii="Times New Roman" w:hAnsi="Times New Roman" w:cs="Times New Roman"/>
                <w:color w:val="000000" w:themeColor="text1"/>
                <w:sz w:val="24"/>
                <w:szCs w:val="24"/>
              </w:rPr>
              <w:t>barophiles</w:t>
            </w:r>
            <w:proofErr w:type="spellEnd"/>
            <w:r w:rsidRPr="001E2697">
              <w:rPr>
                <w:rFonts w:ascii="Times New Roman" w:hAnsi="Times New Roman" w:cs="Times New Roman"/>
                <w:color w:val="000000" w:themeColor="text1"/>
                <w:sz w:val="24"/>
                <w:szCs w:val="24"/>
              </w:rPr>
              <w:t xml:space="preserve"> etc., non-</w:t>
            </w:r>
            <w:proofErr w:type="spellStart"/>
            <w:r w:rsidRPr="001E2697">
              <w:rPr>
                <w:rFonts w:ascii="Times New Roman" w:hAnsi="Times New Roman" w:cs="Times New Roman"/>
                <w:color w:val="000000" w:themeColor="text1"/>
                <w:sz w:val="24"/>
                <w:szCs w:val="24"/>
              </w:rPr>
              <w:t>culturable</w:t>
            </w:r>
            <w:proofErr w:type="spellEnd"/>
            <w:r w:rsidRPr="001E2697">
              <w:rPr>
                <w:rFonts w:ascii="Times New Roman" w:hAnsi="Times New Roman" w:cs="Times New Roman"/>
                <w:color w:val="000000" w:themeColor="text1"/>
                <w:sz w:val="24"/>
                <w:szCs w:val="24"/>
              </w:rPr>
              <w:t xml:space="preserve"> bacteria (</w:t>
            </w:r>
            <w:proofErr w:type="spellStart"/>
            <w:r w:rsidRPr="001E2697">
              <w:rPr>
                <w:rFonts w:ascii="Times New Roman" w:hAnsi="Times New Roman" w:cs="Times New Roman"/>
                <w:color w:val="000000" w:themeColor="text1"/>
                <w:sz w:val="24"/>
                <w:szCs w:val="24"/>
              </w:rPr>
              <w:t>Metagenomics</w:t>
            </w:r>
            <w:proofErr w:type="spellEnd"/>
            <w:r w:rsidRPr="001E2697">
              <w:rPr>
                <w:rFonts w:ascii="Times New Roman" w:hAnsi="Times New Roman" w:cs="Times New Roman"/>
                <w:color w:val="000000" w:themeColor="text1"/>
                <w:sz w:val="24"/>
                <w:szCs w:val="24"/>
              </w:rPr>
              <w:t xml:space="preserve">), Methanogens, </w:t>
            </w:r>
            <w:proofErr w:type="spellStart"/>
            <w:r w:rsidRPr="001E2697">
              <w:rPr>
                <w:rFonts w:ascii="Times New Roman" w:hAnsi="Times New Roman" w:cs="Times New Roman"/>
                <w:color w:val="000000" w:themeColor="text1"/>
                <w:sz w:val="24"/>
                <w:szCs w:val="24"/>
              </w:rPr>
              <w:t>Methanotrophs</w:t>
            </w:r>
            <w:proofErr w:type="spellEnd"/>
            <w:r w:rsidRPr="001E2697">
              <w:rPr>
                <w:rFonts w:ascii="Times New Roman" w:hAnsi="Times New Roman" w:cs="Times New Roman"/>
                <w:color w:val="000000" w:themeColor="text1"/>
                <w:sz w:val="24"/>
                <w:szCs w:val="24"/>
              </w:rPr>
              <w:t xml:space="preserve"> and </w:t>
            </w:r>
            <w:proofErr w:type="spellStart"/>
            <w:r w:rsidRPr="001E2697">
              <w:rPr>
                <w:rFonts w:ascii="Times New Roman" w:hAnsi="Times New Roman" w:cs="Times New Roman"/>
                <w:color w:val="000000" w:themeColor="text1"/>
                <w:sz w:val="24"/>
                <w:szCs w:val="24"/>
              </w:rPr>
              <w:t>Methylotrophs</w:t>
            </w:r>
            <w:proofErr w:type="spellEnd"/>
            <w:r w:rsidRPr="001E2697">
              <w:rPr>
                <w:rFonts w:ascii="Times New Roman" w:hAnsi="Times New Roman" w:cs="Times New Roman"/>
                <w:color w:val="000000" w:themeColor="text1"/>
                <w:sz w:val="24"/>
                <w:szCs w:val="24"/>
              </w:rPr>
              <w:t>.</w:t>
            </w:r>
          </w:p>
        </w:tc>
        <w:tc>
          <w:tcPr>
            <w:tcW w:w="926" w:type="dxa"/>
            <w:vAlign w:val="center"/>
          </w:tcPr>
          <w:p w14:paraId="1315E868"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E6023C" w:rsidRPr="001E2697">
              <w:rPr>
                <w:rFonts w:ascii="Times New Roman" w:hAnsi="Times New Roman" w:cs="Times New Roman"/>
                <w:b/>
                <w:color w:val="000000" w:themeColor="text1"/>
                <w:sz w:val="24"/>
                <w:szCs w:val="24"/>
              </w:rPr>
              <w:t>2</w:t>
            </w:r>
          </w:p>
        </w:tc>
      </w:tr>
      <w:tr w:rsidR="006E755F" w:rsidRPr="001E2697" w14:paraId="0EBD2CA4" w14:textId="77777777" w:rsidTr="008C0B69">
        <w:trPr>
          <w:trHeight w:val="431"/>
          <w:jc w:val="center"/>
        </w:trPr>
        <w:tc>
          <w:tcPr>
            <w:tcW w:w="8616" w:type="dxa"/>
            <w:gridSpan w:val="2"/>
          </w:tcPr>
          <w:p w14:paraId="6AED1D45"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vAlign w:val="center"/>
          </w:tcPr>
          <w:p w14:paraId="2588DE19" w14:textId="77777777" w:rsidR="006E755F" w:rsidRPr="001E2697" w:rsidRDefault="00E6023C"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40CF64BC" w14:textId="77777777" w:rsidR="006E755F" w:rsidRPr="001E2697" w:rsidRDefault="006E755F" w:rsidP="006E755F">
      <w:pPr>
        <w:autoSpaceDE w:val="0"/>
        <w:autoSpaceDN w:val="0"/>
        <w:adjustRightInd w:val="0"/>
        <w:rPr>
          <w:rFonts w:ascii="Times New Roman" w:hAnsi="Times New Roman" w:cs="Times New Roman"/>
          <w:color w:val="000000" w:themeColor="text1"/>
          <w:sz w:val="24"/>
          <w:szCs w:val="24"/>
        </w:rPr>
      </w:pPr>
    </w:p>
    <w:p w14:paraId="6F585B55" w14:textId="77777777" w:rsidR="006E755F" w:rsidRPr="001E2697" w:rsidRDefault="006E755F" w:rsidP="006E755F">
      <w:pPr>
        <w:rPr>
          <w:rFonts w:ascii="Times New Roman" w:hAnsi="Times New Roman" w:cs="Times New Roman"/>
          <w:b/>
          <w:bCs/>
          <w:color w:val="000000" w:themeColor="text1"/>
          <w:sz w:val="24"/>
          <w:szCs w:val="24"/>
          <w:u w:val="single"/>
        </w:rPr>
      </w:pPr>
      <w:r w:rsidRPr="001E2697">
        <w:rPr>
          <w:rFonts w:ascii="Times New Roman" w:hAnsi="Times New Roman" w:cs="Times New Roman"/>
          <w:b/>
          <w:bCs/>
          <w:color w:val="000000" w:themeColor="text1"/>
          <w:sz w:val="24"/>
          <w:szCs w:val="24"/>
          <w:u w:val="single"/>
        </w:rPr>
        <w:t xml:space="preserve">Textbooks: </w:t>
      </w:r>
    </w:p>
    <w:p w14:paraId="2BB4C052" w14:textId="77777777" w:rsidR="006E755F" w:rsidRPr="001E2697" w:rsidRDefault="006E755F" w:rsidP="006E755F">
      <w:pPr>
        <w:pStyle w:val="ListParagraph1"/>
        <w:numPr>
          <w:ilvl w:val="0"/>
          <w:numId w:val="4"/>
        </w:numPr>
        <w:tabs>
          <w:tab w:val="left" w:pos="720"/>
        </w:tabs>
        <w:suppressAutoHyphens/>
        <w:spacing w:after="0"/>
        <w:ind w:right="330"/>
        <w:jc w:val="both"/>
        <w:rPr>
          <w:rFonts w:ascii="Times New Roman" w:hAnsi="Times New Roman" w:cs="Times New Roman"/>
          <w:color w:val="000000" w:themeColor="text1"/>
          <w:sz w:val="24"/>
          <w:szCs w:val="24"/>
        </w:rPr>
      </w:pPr>
      <w:proofErr w:type="spellStart"/>
      <w:r w:rsidRPr="001E2697">
        <w:rPr>
          <w:rFonts w:ascii="Times New Roman" w:hAnsi="Times New Roman" w:cs="Times New Roman"/>
          <w:color w:val="000000" w:themeColor="text1"/>
          <w:sz w:val="24"/>
          <w:szCs w:val="24"/>
        </w:rPr>
        <w:t>Pelczar</w:t>
      </w:r>
      <w:proofErr w:type="spellEnd"/>
      <w:r w:rsidRPr="001E2697">
        <w:rPr>
          <w:rFonts w:ascii="Times New Roman" w:hAnsi="Times New Roman" w:cs="Times New Roman"/>
          <w:color w:val="000000" w:themeColor="text1"/>
          <w:sz w:val="24"/>
          <w:szCs w:val="24"/>
        </w:rPr>
        <w:t xml:space="preserve"> MJ, Chan ECS and Krieg NR. (2010). </w:t>
      </w:r>
      <w:r w:rsidRPr="001E2697">
        <w:rPr>
          <w:rFonts w:ascii="Times New Roman" w:hAnsi="Times New Roman" w:cs="Times New Roman"/>
          <w:i/>
          <w:iCs/>
          <w:color w:val="000000" w:themeColor="text1"/>
          <w:sz w:val="24"/>
          <w:szCs w:val="24"/>
        </w:rPr>
        <w:t>Microbiology</w:t>
      </w:r>
      <w:r w:rsidRPr="001E2697">
        <w:rPr>
          <w:rFonts w:ascii="Times New Roman" w:hAnsi="Times New Roman" w:cs="Times New Roman"/>
          <w:color w:val="000000" w:themeColor="text1"/>
          <w:sz w:val="24"/>
          <w:szCs w:val="24"/>
        </w:rPr>
        <w:t>. 8th edition. McGraw Hill Book Company.</w:t>
      </w:r>
    </w:p>
    <w:p w14:paraId="5042C7C1" w14:textId="77777777" w:rsidR="006E755F" w:rsidRPr="001E2697" w:rsidRDefault="006E755F" w:rsidP="006E755F">
      <w:pPr>
        <w:pStyle w:val="ListParagraph1"/>
        <w:numPr>
          <w:ilvl w:val="0"/>
          <w:numId w:val="4"/>
        </w:numPr>
        <w:tabs>
          <w:tab w:val="left" w:pos="720"/>
        </w:tabs>
        <w:suppressAutoHyphens/>
        <w:spacing w:after="0"/>
        <w:ind w:right="33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Sharma PD. (2005). </w:t>
      </w:r>
      <w:r w:rsidRPr="001E2697">
        <w:rPr>
          <w:rFonts w:ascii="Times New Roman" w:hAnsi="Times New Roman" w:cs="Times New Roman"/>
          <w:i/>
          <w:iCs/>
          <w:color w:val="000000" w:themeColor="text1"/>
          <w:sz w:val="24"/>
          <w:szCs w:val="24"/>
        </w:rPr>
        <w:t xml:space="preserve">Microbiology. </w:t>
      </w:r>
      <w:r w:rsidRPr="001E2697">
        <w:rPr>
          <w:rFonts w:ascii="Times New Roman" w:hAnsi="Times New Roman" w:cs="Times New Roman"/>
          <w:color w:val="000000" w:themeColor="text1"/>
          <w:sz w:val="24"/>
          <w:szCs w:val="24"/>
        </w:rPr>
        <w:t>4</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 (reprint). </w:t>
      </w:r>
      <w:proofErr w:type="spellStart"/>
      <w:r w:rsidRPr="001E2697">
        <w:rPr>
          <w:rFonts w:ascii="Times New Roman" w:hAnsi="Times New Roman" w:cs="Times New Roman"/>
          <w:color w:val="000000" w:themeColor="text1"/>
          <w:sz w:val="24"/>
          <w:szCs w:val="24"/>
        </w:rPr>
        <w:t>Rastogi</w:t>
      </w:r>
      <w:proofErr w:type="spellEnd"/>
      <w:r w:rsidRPr="001E2697">
        <w:rPr>
          <w:rFonts w:ascii="Times New Roman" w:hAnsi="Times New Roman" w:cs="Times New Roman"/>
          <w:color w:val="000000" w:themeColor="text1"/>
          <w:sz w:val="24"/>
          <w:szCs w:val="24"/>
        </w:rPr>
        <w:t xml:space="preserve"> Publication, Meerut.</w:t>
      </w:r>
    </w:p>
    <w:p w14:paraId="2CF61945" w14:textId="77777777" w:rsidR="006E755F" w:rsidRPr="001E2697" w:rsidRDefault="006E755F" w:rsidP="006E755F">
      <w:pPr>
        <w:pStyle w:val="ListParagraph1"/>
        <w:numPr>
          <w:ilvl w:val="0"/>
          <w:numId w:val="4"/>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Willey JM, Sherwood LM, and </w:t>
      </w:r>
      <w:proofErr w:type="spellStart"/>
      <w:r w:rsidRPr="001E2697">
        <w:rPr>
          <w:rFonts w:ascii="Times New Roman" w:hAnsi="Times New Roman" w:cs="Times New Roman"/>
          <w:color w:val="000000" w:themeColor="text1"/>
          <w:sz w:val="24"/>
          <w:szCs w:val="24"/>
        </w:rPr>
        <w:t>Woolverton</w:t>
      </w:r>
      <w:proofErr w:type="spellEnd"/>
      <w:r w:rsidRPr="001E2697">
        <w:rPr>
          <w:rFonts w:ascii="Times New Roman" w:hAnsi="Times New Roman" w:cs="Times New Roman"/>
          <w:color w:val="000000" w:themeColor="text1"/>
          <w:sz w:val="24"/>
          <w:szCs w:val="24"/>
        </w:rPr>
        <w:t xml:space="preserve"> CJ. (2008). </w:t>
      </w:r>
      <w:r w:rsidRPr="001E2697">
        <w:rPr>
          <w:rFonts w:ascii="Times New Roman" w:hAnsi="Times New Roman" w:cs="Times New Roman"/>
          <w:i/>
          <w:iCs/>
          <w:color w:val="000000" w:themeColor="text1"/>
          <w:sz w:val="24"/>
          <w:szCs w:val="24"/>
        </w:rPr>
        <w:t>Prescott, Harley and Klein’s Microbiology</w:t>
      </w:r>
      <w:r w:rsidRPr="001E2697">
        <w:rPr>
          <w:rFonts w:ascii="Times New Roman" w:hAnsi="Times New Roman" w:cs="Times New Roman"/>
          <w:color w:val="000000" w:themeColor="text1"/>
          <w:sz w:val="24"/>
          <w:szCs w:val="24"/>
        </w:rPr>
        <w:t>. 8th edition. McGraw Hill Higher Education.</w:t>
      </w:r>
    </w:p>
    <w:p w14:paraId="783443F4" w14:textId="77777777" w:rsidR="006E755F" w:rsidRPr="001E2697" w:rsidRDefault="006E755F" w:rsidP="006E755F">
      <w:pPr>
        <w:pStyle w:val="ListParagraph1"/>
        <w:numPr>
          <w:ilvl w:val="0"/>
          <w:numId w:val="4"/>
        </w:numPr>
        <w:tabs>
          <w:tab w:val="left" w:pos="720"/>
        </w:tabs>
        <w:suppressAutoHyphens/>
        <w:spacing w:after="0"/>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Ananthanarayan</w:t>
      </w:r>
      <w:proofErr w:type="spellEnd"/>
      <w:r w:rsidRPr="001E2697">
        <w:rPr>
          <w:rFonts w:ascii="Times New Roman" w:hAnsi="Times New Roman" w:cs="Times New Roman"/>
          <w:color w:val="000000" w:themeColor="text1"/>
          <w:sz w:val="24"/>
          <w:szCs w:val="24"/>
        </w:rPr>
        <w:t xml:space="preserve"> R and </w:t>
      </w:r>
      <w:proofErr w:type="spellStart"/>
      <w:r w:rsidRPr="001E2697">
        <w:rPr>
          <w:rFonts w:ascii="Times New Roman" w:hAnsi="Times New Roman" w:cs="Times New Roman"/>
          <w:color w:val="000000" w:themeColor="text1"/>
          <w:sz w:val="24"/>
          <w:szCs w:val="24"/>
        </w:rPr>
        <w:t>Paniker</w:t>
      </w:r>
      <w:proofErr w:type="spellEnd"/>
      <w:r w:rsidRPr="001E2697">
        <w:rPr>
          <w:rFonts w:ascii="Times New Roman" w:hAnsi="Times New Roman" w:cs="Times New Roman"/>
          <w:color w:val="000000" w:themeColor="text1"/>
          <w:sz w:val="24"/>
          <w:szCs w:val="24"/>
        </w:rPr>
        <w:t xml:space="preserve"> CKJ. (2005). </w:t>
      </w:r>
      <w:r w:rsidRPr="001E2697">
        <w:rPr>
          <w:rFonts w:ascii="Times New Roman" w:hAnsi="Times New Roman" w:cs="Times New Roman"/>
          <w:i/>
          <w:iCs/>
          <w:color w:val="000000" w:themeColor="text1"/>
          <w:sz w:val="24"/>
          <w:szCs w:val="24"/>
        </w:rPr>
        <w:t>Textbook of Microbiology</w:t>
      </w:r>
      <w:r w:rsidRPr="001E2697">
        <w:rPr>
          <w:rFonts w:ascii="Times New Roman" w:hAnsi="Times New Roman" w:cs="Times New Roman"/>
          <w:color w:val="000000" w:themeColor="text1"/>
          <w:sz w:val="24"/>
          <w:szCs w:val="24"/>
        </w:rPr>
        <w:t xml:space="preserve">. 7th edition (edited by </w:t>
      </w:r>
      <w:proofErr w:type="spellStart"/>
      <w:r w:rsidRPr="001E2697">
        <w:rPr>
          <w:rFonts w:ascii="Times New Roman" w:hAnsi="Times New Roman" w:cs="Times New Roman"/>
          <w:color w:val="000000" w:themeColor="text1"/>
          <w:sz w:val="24"/>
          <w:szCs w:val="24"/>
        </w:rPr>
        <w:t>Paniker</w:t>
      </w:r>
      <w:proofErr w:type="spellEnd"/>
      <w:r w:rsidRPr="001E2697">
        <w:rPr>
          <w:rFonts w:ascii="Times New Roman" w:hAnsi="Times New Roman" w:cs="Times New Roman"/>
          <w:color w:val="000000" w:themeColor="text1"/>
          <w:sz w:val="24"/>
          <w:szCs w:val="24"/>
        </w:rPr>
        <w:t xml:space="preserve"> CKJ). University Press Publication.</w:t>
      </w:r>
    </w:p>
    <w:p w14:paraId="081FEA52" w14:textId="77777777" w:rsidR="006E755F" w:rsidRPr="001E2697" w:rsidRDefault="006E755F" w:rsidP="006E755F">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4B6CF6DF" w14:textId="77777777" w:rsidR="006E755F" w:rsidRPr="001E2697" w:rsidRDefault="006E755F" w:rsidP="006E755F">
      <w:pPr>
        <w:pStyle w:val="ListParagraph1"/>
        <w:tabs>
          <w:tab w:val="left" w:pos="0"/>
          <w:tab w:val="left" w:pos="720"/>
        </w:tabs>
        <w:suppressAutoHyphens/>
        <w:spacing w:after="0" w:line="240" w:lineRule="auto"/>
        <w:ind w:left="0" w:right="330"/>
        <w:jc w:val="both"/>
        <w:rPr>
          <w:rFonts w:ascii="Times New Roman" w:hAnsi="Times New Roman" w:cs="Times New Roman"/>
          <w:b/>
          <w:bCs/>
          <w:color w:val="000000" w:themeColor="text1"/>
          <w:sz w:val="24"/>
          <w:szCs w:val="24"/>
          <w:u w:val="single"/>
        </w:rPr>
      </w:pPr>
    </w:p>
    <w:p w14:paraId="2E47B3DC" w14:textId="77777777" w:rsidR="006E755F" w:rsidRPr="001E2697" w:rsidRDefault="006E755F" w:rsidP="006E755F">
      <w:pPr>
        <w:pStyle w:val="ListParagraph1"/>
        <w:numPr>
          <w:ilvl w:val="0"/>
          <w:numId w:val="5"/>
        </w:numPr>
        <w:tabs>
          <w:tab w:val="left" w:pos="0"/>
        </w:tabs>
        <w:suppressAutoHyphens/>
        <w:spacing w:after="0"/>
        <w:ind w:right="33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Atlas RM. (2005). </w:t>
      </w:r>
      <w:r w:rsidRPr="001E2697">
        <w:rPr>
          <w:rFonts w:ascii="Times New Roman" w:hAnsi="Times New Roman" w:cs="Times New Roman"/>
          <w:i/>
          <w:iCs/>
          <w:color w:val="000000" w:themeColor="text1"/>
          <w:sz w:val="24"/>
          <w:szCs w:val="24"/>
        </w:rPr>
        <w:t>Principles of Microbiology</w:t>
      </w:r>
      <w:r w:rsidRPr="001E2697">
        <w:rPr>
          <w:rFonts w:ascii="Times New Roman" w:hAnsi="Times New Roman" w:cs="Times New Roman"/>
          <w:color w:val="000000" w:themeColor="text1"/>
          <w:sz w:val="24"/>
          <w:szCs w:val="24"/>
        </w:rPr>
        <w:t>. 4</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 WMT. Brown Publishers.</w:t>
      </w:r>
    </w:p>
    <w:p w14:paraId="0FCBD983" w14:textId="77777777" w:rsidR="006E755F" w:rsidRPr="001E2697" w:rsidRDefault="006E755F" w:rsidP="006E755F">
      <w:pPr>
        <w:pStyle w:val="ListParagraph1"/>
        <w:numPr>
          <w:ilvl w:val="0"/>
          <w:numId w:val="5"/>
        </w:numPr>
        <w:tabs>
          <w:tab w:val="left" w:pos="0"/>
        </w:tabs>
        <w:suppressAutoHyphens/>
        <w:spacing w:after="0"/>
        <w:ind w:right="330"/>
        <w:jc w:val="both"/>
        <w:rPr>
          <w:rFonts w:ascii="Times New Roman" w:hAnsi="Times New Roman" w:cs="Times New Roman"/>
          <w:color w:val="000000" w:themeColor="text1"/>
          <w:sz w:val="24"/>
          <w:szCs w:val="24"/>
        </w:rPr>
      </w:pPr>
      <w:proofErr w:type="spellStart"/>
      <w:r w:rsidRPr="001E2697">
        <w:rPr>
          <w:rFonts w:ascii="Times New Roman" w:hAnsi="Times New Roman" w:cs="Times New Roman"/>
          <w:color w:val="000000" w:themeColor="text1"/>
          <w:sz w:val="24"/>
          <w:szCs w:val="24"/>
        </w:rPr>
        <w:t>Cappucino</w:t>
      </w:r>
      <w:proofErr w:type="spellEnd"/>
      <w:r w:rsidRPr="001E2697">
        <w:rPr>
          <w:rFonts w:ascii="Times New Roman" w:hAnsi="Times New Roman" w:cs="Times New Roman"/>
          <w:color w:val="000000" w:themeColor="text1"/>
          <w:sz w:val="24"/>
          <w:szCs w:val="24"/>
        </w:rPr>
        <w:t xml:space="preserve"> J and Sherman N. (2010). </w:t>
      </w:r>
      <w:r w:rsidRPr="001E2697">
        <w:rPr>
          <w:rFonts w:ascii="Times New Roman" w:hAnsi="Times New Roman" w:cs="Times New Roman"/>
          <w:i/>
          <w:iCs/>
          <w:color w:val="000000" w:themeColor="text1"/>
          <w:sz w:val="24"/>
          <w:szCs w:val="24"/>
        </w:rPr>
        <w:t>Microbiology: A Laboratory Manual</w:t>
      </w:r>
      <w:r w:rsidRPr="001E2697">
        <w:rPr>
          <w:rFonts w:ascii="Times New Roman" w:hAnsi="Times New Roman" w:cs="Times New Roman"/>
          <w:color w:val="000000" w:themeColor="text1"/>
          <w:sz w:val="24"/>
          <w:szCs w:val="24"/>
        </w:rPr>
        <w:t>. 9</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 Pearson Education limited.</w:t>
      </w:r>
    </w:p>
    <w:p w14:paraId="1A644139" w14:textId="77777777" w:rsidR="006E755F" w:rsidRPr="001E2697" w:rsidRDefault="006E755F" w:rsidP="006E755F">
      <w:pPr>
        <w:pStyle w:val="ListParagraph1"/>
        <w:numPr>
          <w:ilvl w:val="0"/>
          <w:numId w:val="5"/>
        </w:numPr>
        <w:tabs>
          <w:tab w:val="left" w:pos="0"/>
        </w:tabs>
        <w:suppressAutoHyphens/>
        <w:spacing w:after="0"/>
        <w:ind w:right="33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Frazier WC and </w:t>
      </w:r>
      <w:proofErr w:type="spellStart"/>
      <w:r w:rsidRPr="001E2697">
        <w:rPr>
          <w:rFonts w:ascii="Times New Roman" w:hAnsi="Times New Roman" w:cs="Times New Roman"/>
          <w:color w:val="000000" w:themeColor="text1"/>
          <w:sz w:val="24"/>
          <w:szCs w:val="24"/>
        </w:rPr>
        <w:t>Westhoff</w:t>
      </w:r>
      <w:proofErr w:type="spellEnd"/>
      <w:r w:rsidRPr="001E2697">
        <w:rPr>
          <w:rFonts w:ascii="Times New Roman" w:hAnsi="Times New Roman" w:cs="Times New Roman"/>
          <w:color w:val="000000" w:themeColor="text1"/>
          <w:sz w:val="24"/>
          <w:szCs w:val="24"/>
        </w:rPr>
        <w:t xml:space="preserve"> DC. (2005). </w:t>
      </w:r>
      <w:r w:rsidRPr="001E2697">
        <w:rPr>
          <w:rFonts w:ascii="Times New Roman" w:hAnsi="Times New Roman" w:cs="Times New Roman"/>
          <w:i/>
          <w:iCs/>
          <w:color w:val="000000" w:themeColor="text1"/>
          <w:sz w:val="24"/>
          <w:szCs w:val="24"/>
        </w:rPr>
        <w:t>Food Microbiology</w:t>
      </w:r>
      <w:r w:rsidRPr="001E2697">
        <w:rPr>
          <w:rFonts w:ascii="Times New Roman" w:hAnsi="Times New Roman" w:cs="Times New Roman"/>
          <w:color w:val="000000" w:themeColor="text1"/>
          <w:sz w:val="24"/>
          <w:szCs w:val="24"/>
        </w:rPr>
        <w:t>. 5</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 Tata McGraw-Hill Publishing Company Ltd, New Delhi, India.</w:t>
      </w:r>
    </w:p>
    <w:p w14:paraId="19B581FF" w14:textId="4C31F4EA" w:rsidR="00E51D70" w:rsidRDefault="006E755F" w:rsidP="006E755F">
      <w:pPr>
        <w:pStyle w:val="ListParagraph1"/>
        <w:numPr>
          <w:ilvl w:val="0"/>
          <w:numId w:val="5"/>
        </w:numPr>
        <w:tabs>
          <w:tab w:val="left" w:pos="0"/>
        </w:tabs>
        <w:suppressAutoHyphens/>
        <w:spacing w:after="0"/>
        <w:ind w:right="33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Martin A. (1977). </w:t>
      </w:r>
      <w:r w:rsidRPr="001E2697">
        <w:rPr>
          <w:rFonts w:ascii="Times New Roman" w:hAnsi="Times New Roman" w:cs="Times New Roman"/>
          <w:i/>
          <w:iCs/>
          <w:color w:val="000000" w:themeColor="text1"/>
          <w:sz w:val="24"/>
          <w:szCs w:val="24"/>
        </w:rPr>
        <w:t>An Introduction to Soil Microbiology</w:t>
      </w:r>
      <w:r w:rsidRPr="001E2697">
        <w:rPr>
          <w:rFonts w:ascii="Times New Roman" w:hAnsi="Times New Roman" w:cs="Times New Roman"/>
          <w:color w:val="000000" w:themeColor="text1"/>
          <w:sz w:val="24"/>
          <w:szCs w:val="24"/>
        </w:rPr>
        <w:t>. 2</w:t>
      </w:r>
      <w:r w:rsidRPr="001E2697">
        <w:rPr>
          <w:rFonts w:ascii="Times New Roman" w:hAnsi="Times New Roman" w:cs="Times New Roman"/>
          <w:color w:val="000000" w:themeColor="text1"/>
          <w:sz w:val="24"/>
          <w:szCs w:val="24"/>
          <w:vertAlign w:val="superscript"/>
        </w:rPr>
        <w:t>nd</w:t>
      </w:r>
      <w:r w:rsidRPr="001E2697">
        <w:rPr>
          <w:rFonts w:ascii="Times New Roman" w:hAnsi="Times New Roman" w:cs="Times New Roman"/>
          <w:color w:val="000000" w:themeColor="text1"/>
          <w:sz w:val="24"/>
          <w:szCs w:val="24"/>
        </w:rPr>
        <w:t xml:space="preserve"> edition. John Wiley &amp; Sons Inc. New York &amp; London.</w:t>
      </w:r>
    </w:p>
    <w:p w14:paraId="0FC14CEC" w14:textId="77777777" w:rsidR="004650EC" w:rsidRPr="001E2697" w:rsidRDefault="004650EC" w:rsidP="004650EC">
      <w:pPr>
        <w:pStyle w:val="ListParagraph1"/>
        <w:tabs>
          <w:tab w:val="left" w:pos="0"/>
        </w:tabs>
        <w:suppressAutoHyphens/>
        <w:spacing w:after="0"/>
        <w:ind w:right="330"/>
        <w:jc w:val="both"/>
        <w:rPr>
          <w:rFonts w:ascii="Times New Roman" w:hAnsi="Times New Roman" w:cs="Times New Roman"/>
          <w:color w:val="000000" w:themeColor="text1"/>
          <w:sz w:val="24"/>
          <w:szCs w:val="24"/>
        </w:rPr>
      </w:pPr>
    </w:p>
    <w:p w14:paraId="6348D3EC" w14:textId="77777777" w:rsidR="006E755F" w:rsidRPr="001E2697" w:rsidRDefault="007E1BDC" w:rsidP="006E755F">
      <w:pPr>
        <w:rPr>
          <w:rFonts w:ascii="Times New Roman" w:hAnsi="Times New Roman" w:cs="Times New Roman"/>
          <w:color w:val="000000" w:themeColor="text1"/>
          <w:sz w:val="24"/>
          <w:szCs w:val="24"/>
        </w:rPr>
      </w:pPr>
      <w:r>
        <w:rPr>
          <w:rFonts w:ascii="Times New Roman" w:hAnsi="Times New Roman" w:cs="Times New Roman"/>
          <w:b/>
          <w:noProof/>
          <w:color w:val="000000" w:themeColor="text1"/>
          <w:sz w:val="24"/>
          <w:szCs w:val="24"/>
        </w:rPr>
        <w:pict w14:anchorId="193F8F62">
          <v:rect id="_x0000_s1043" style="position:absolute;margin-left:-6.45pt;margin-top:22.8pt;width:501.75pt;height:64.7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" filled="f" fillcolor="black [3213]"/>
        </w:pict>
      </w:r>
    </w:p>
    <w:p w14:paraId="7BF6FF17" w14:textId="4A180B4C"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Paper II: Phycology, Mycology and Virology</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Subject code: MIB154</w:t>
      </w:r>
      <w:r w:rsidR="001E2697">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102</w:t>
      </w:r>
    </w:p>
    <w:p w14:paraId="4DA506F2" w14:textId="0099BC28"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 xml:space="preserve"> L-T-P-C-4-0-0-4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(T)</w:t>
      </w:r>
    </w:p>
    <w:p w14:paraId="4F0859D7" w14:textId="77777777" w:rsidR="006E755F" w:rsidRPr="001E2697" w:rsidRDefault="006E755F" w:rsidP="006E755F">
      <w:pPr>
        <w:rPr>
          <w:rFonts w:ascii="Times New Roman" w:hAnsi="Times New Roman" w:cs="Times New Roman"/>
          <w:b/>
          <w:color w:val="000000" w:themeColor="text1"/>
          <w:sz w:val="24"/>
          <w:szCs w:val="24"/>
          <w:u w:val="single"/>
        </w:rPr>
      </w:pPr>
    </w:p>
    <w:p w14:paraId="0E6B647A" w14:textId="77777777" w:rsidR="006E755F" w:rsidRPr="001E2697" w:rsidRDefault="006E755F" w:rsidP="006E755F">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Course Objective:</w:t>
      </w:r>
    </w:p>
    <w:p w14:paraId="48FA47DA" w14:textId="77777777" w:rsidR="006E755F" w:rsidRPr="001E2697" w:rsidRDefault="006E755F" w:rsidP="006E755F">
      <w:pPr>
        <w:pStyle w:val="ListParagraph"/>
        <w:numPr>
          <w:ilvl w:val="0"/>
          <w:numId w:val="8"/>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This course introduces the basic features </w:t>
      </w:r>
      <w:r w:rsidR="006C3190" w:rsidRPr="001E2697">
        <w:rPr>
          <w:rFonts w:ascii="Times New Roman" w:hAnsi="Times New Roman" w:cs="Times New Roman"/>
          <w:color w:val="000000" w:themeColor="text1"/>
          <w:sz w:val="24"/>
          <w:szCs w:val="24"/>
        </w:rPr>
        <w:t>of</w:t>
      </w:r>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algae</w:t>
      </w:r>
      <w:proofErr w:type="gramStart"/>
      <w:r w:rsidRPr="001E2697">
        <w:rPr>
          <w:rFonts w:ascii="Times New Roman" w:hAnsi="Times New Roman" w:cs="Times New Roman"/>
          <w:color w:val="000000" w:themeColor="text1"/>
          <w:sz w:val="24"/>
          <w:szCs w:val="24"/>
        </w:rPr>
        <w:t>,fungi</w:t>
      </w:r>
      <w:proofErr w:type="spellEnd"/>
      <w:proofErr w:type="gramEnd"/>
      <w:r w:rsidRPr="001E2697">
        <w:rPr>
          <w:rFonts w:ascii="Times New Roman" w:hAnsi="Times New Roman" w:cs="Times New Roman"/>
          <w:color w:val="000000" w:themeColor="text1"/>
          <w:sz w:val="24"/>
          <w:szCs w:val="24"/>
        </w:rPr>
        <w:t xml:space="preserve"> and </w:t>
      </w:r>
      <w:r w:rsidR="006C3190" w:rsidRPr="001E2697">
        <w:rPr>
          <w:rFonts w:ascii="Times New Roman" w:hAnsi="Times New Roman" w:cs="Times New Roman"/>
          <w:color w:val="000000" w:themeColor="text1"/>
          <w:sz w:val="24"/>
          <w:szCs w:val="24"/>
        </w:rPr>
        <w:t>their</w:t>
      </w:r>
      <w:r w:rsidRPr="001E2697">
        <w:rPr>
          <w:rFonts w:ascii="Times New Roman" w:hAnsi="Times New Roman" w:cs="Times New Roman"/>
          <w:color w:val="000000" w:themeColor="text1"/>
          <w:sz w:val="24"/>
          <w:szCs w:val="24"/>
        </w:rPr>
        <w:t xml:space="preserve"> importance. </w:t>
      </w:r>
    </w:p>
    <w:p w14:paraId="44A3647D" w14:textId="77777777" w:rsidR="006E755F" w:rsidRPr="001E2697" w:rsidRDefault="006E755F" w:rsidP="006E755F">
      <w:pPr>
        <w:pStyle w:val="ListParagraph"/>
        <w:numPr>
          <w:ilvl w:val="0"/>
          <w:numId w:val="8"/>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contents are also designed to help students understand about their habitat and </w:t>
      </w:r>
      <w:r w:rsidR="006C3190" w:rsidRPr="001E2697">
        <w:rPr>
          <w:rFonts w:ascii="Times New Roman" w:hAnsi="Times New Roman" w:cs="Times New Roman"/>
          <w:color w:val="000000" w:themeColor="text1"/>
          <w:sz w:val="24"/>
          <w:szCs w:val="24"/>
        </w:rPr>
        <w:t xml:space="preserve">the </w:t>
      </w:r>
      <w:r w:rsidRPr="001E2697">
        <w:rPr>
          <w:rFonts w:ascii="Times New Roman" w:hAnsi="Times New Roman" w:cs="Times New Roman"/>
          <w:color w:val="000000" w:themeColor="text1"/>
          <w:sz w:val="24"/>
          <w:szCs w:val="24"/>
        </w:rPr>
        <w:t>reproduction of these organisms.</w:t>
      </w:r>
    </w:p>
    <w:p w14:paraId="4979C0E4" w14:textId="454C6F41" w:rsidR="006C3190" w:rsidRPr="004650EC" w:rsidRDefault="006E755F" w:rsidP="006C3190">
      <w:pPr>
        <w:pStyle w:val="ListParagraph"/>
        <w:numPr>
          <w:ilvl w:val="0"/>
          <w:numId w:val="8"/>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 Further, the course also provides </w:t>
      </w:r>
      <w:r w:rsidR="006C3190" w:rsidRPr="001E2697">
        <w:rPr>
          <w:rFonts w:ascii="Times New Roman" w:hAnsi="Times New Roman" w:cs="Times New Roman"/>
          <w:color w:val="000000" w:themeColor="text1"/>
          <w:sz w:val="24"/>
          <w:szCs w:val="24"/>
        </w:rPr>
        <w:t>a detailed</w:t>
      </w:r>
      <w:r w:rsidRPr="001E2697">
        <w:rPr>
          <w:rFonts w:ascii="Times New Roman" w:hAnsi="Times New Roman" w:cs="Times New Roman"/>
          <w:color w:val="000000" w:themeColor="text1"/>
          <w:sz w:val="24"/>
          <w:szCs w:val="24"/>
        </w:rPr>
        <w:t xml:space="preserve"> study </w:t>
      </w:r>
      <w:proofErr w:type="spellStart"/>
      <w:r w:rsidR="006C3190" w:rsidRPr="001E2697">
        <w:rPr>
          <w:rFonts w:ascii="Times New Roman" w:hAnsi="Times New Roman" w:cs="Times New Roman"/>
          <w:color w:val="000000" w:themeColor="text1"/>
          <w:sz w:val="24"/>
          <w:szCs w:val="24"/>
        </w:rPr>
        <w:t>ofviruses</w:t>
      </w:r>
      <w:proofErr w:type="spellEnd"/>
      <w:r w:rsidRPr="001E2697">
        <w:rPr>
          <w:rFonts w:ascii="Times New Roman" w:hAnsi="Times New Roman" w:cs="Times New Roman"/>
          <w:color w:val="000000" w:themeColor="text1"/>
          <w:sz w:val="24"/>
          <w:szCs w:val="24"/>
        </w:rPr>
        <w:t xml:space="preserve">, </w:t>
      </w:r>
      <w:proofErr w:type="spellStart"/>
      <w:r w:rsidR="006C3190" w:rsidRPr="001E2697">
        <w:rPr>
          <w:rFonts w:ascii="Times New Roman" w:hAnsi="Times New Roman" w:cs="Times New Roman"/>
          <w:color w:val="000000" w:themeColor="text1"/>
          <w:sz w:val="24"/>
          <w:szCs w:val="24"/>
        </w:rPr>
        <w:t>virusoids</w:t>
      </w:r>
      <w:proofErr w:type="spellEnd"/>
      <w:r w:rsidR="006C3190" w:rsidRPr="001E2697">
        <w:rPr>
          <w:rFonts w:ascii="Times New Roman" w:hAnsi="Times New Roman" w:cs="Times New Roman"/>
          <w:color w:val="000000" w:themeColor="text1"/>
          <w:sz w:val="24"/>
          <w:szCs w:val="24"/>
        </w:rPr>
        <w:t>,</w:t>
      </w:r>
      <w:r w:rsidRPr="001E2697">
        <w:rPr>
          <w:rFonts w:ascii="Times New Roman" w:hAnsi="Times New Roman" w:cs="Times New Roman"/>
          <w:color w:val="000000" w:themeColor="text1"/>
          <w:sz w:val="24"/>
          <w:szCs w:val="24"/>
        </w:rPr>
        <w:t xml:space="preserve"> and prions.</w:t>
      </w:r>
    </w:p>
    <w:p w14:paraId="5EE9CEDB" w14:textId="77777777" w:rsidR="006E755F" w:rsidRDefault="006E755F" w:rsidP="006E755F">
      <w:pPr>
        <w:rPr>
          <w:rFonts w:ascii="Times New Roman" w:hAnsi="Times New Roman" w:cs="Times New Roman"/>
          <w:b/>
          <w:color w:val="000000" w:themeColor="text1"/>
          <w:sz w:val="24"/>
          <w:szCs w:val="24"/>
          <w:u w:val="single"/>
        </w:rPr>
      </w:pPr>
    </w:p>
    <w:p w14:paraId="722C72E8" w14:textId="77777777" w:rsidR="004650EC" w:rsidRDefault="004650EC" w:rsidP="006E755F">
      <w:pPr>
        <w:rPr>
          <w:rFonts w:ascii="Times New Roman" w:hAnsi="Times New Roman" w:cs="Times New Roman"/>
          <w:b/>
          <w:color w:val="000000" w:themeColor="text1"/>
          <w:sz w:val="24"/>
          <w:szCs w:val="24"/>
          <w:u w:val="single"/>
        </w:rPr>
      </w:pPr>
    </w:p>
    <w:p w14:paraId="451F1960" w14:textId="77777777" w:rsidR="004650EC" w:rsidRPr="001E2697" w:rsidRDefault="004650EC" w:rsidP="004650EC">
      <w:pPr>
        <w:jc w:val="both"/>
        <w:rPr>
          <w:rFonts w:ascii="Times New Roman" w:hAnsi="Times New Roman" w:cs="Times New Roman"/>
          <w:b/>
          <w:bCs/>
          <w:color w:val="000000" w:themeColor="text1"/>
          <w:sz w:val="24"/>
          <w:szCs w:val="24"/>
        </w:rPr>
      </w:pPr>
      <w:r w:rsidRPr="001E2697">
        <w:rPr>
          <w:rFonts w:ascii="Times New Roman" w:hAnsi="Times New Roman" w:cs="Times New Roman"/>
          <w:b/>
          <w:bCs/>
          <w:color w:val="000000" w:themeColor="text1"/>
          <w:sz w:val="24"/>
          <w:szCs w:val="24"/>
        </w:rPr>
        <w:t>Course Outcome:</w:t>
      </w:r>
    </w:p>
    <w:tbl>
      <w:tblPr>
        <w:tblStyle w:val="TableGrid"/>
        <w:tblpPr w:leftFromText="180" w:rightFromText="180" w:vertAnchor="page" w:horzAnchor="margin" w:tblpY="4321"/>
        <w:tblW w:w="0" w:type="auto"/>
        <w:tblLook w:val="04A0" w:firstRow="1" w:lastRow="0" w:firstColumn="1" w:lastColumn="0" w:noHBand="0" w:noVBand="1"/>
      </w:tblPr>
      <w:tblGrid>
        <w:gridCol w:w="1255"/>
        <w:gridCol w:w="7361"/>
        <w:gridCol w:w="997"/>
      </w:tblGrid>
      <w:tr w:rsidR="004650EC" w:rsidRPr="001E2697" w14:paraId="022BFD8F" w14:textId="77777777" w:rsidTr="004650EC">
        <w:trPr>
          <w:trHeight w:val="472"/>
        </w:trPr>
        <w:tc>
          <w:tcPr>
            <w:tcW w:w="1255" w:type="dxa"/>
            <w:vAlign w:val="center"/>
          </w:tcPr>
          <w:p w14:paraId="33BA2EF0"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Modules</w:t>
            </w:r>
          </w:p>
        </w:tc>
        <w:tc>
          <w:tcPr>
            <w:tcW w:w="7361" w:type="dxa"/>
            <w:vAlign w:val="center"/>
          </w:tcPr>
          <w:p w14:paraId="08A780BC"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97" w:type="dxa"/>
            <w:vAlign w:val="center"/>
          </w:tcPr>
          <w:p w14:paraId="1D027415"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4650EC" w:rsidRPr="001E2697" w14:paraId="022888BF" w14:textId="77777777" w:rsidTr="004650EC">
        <w:trPr>
          <w:trHeight w:val="841"/>
        </w:trPr>
        <w:tc>
          <w:tcPr>
            <w:tcW w:w="1255" w:type="dxa"/>
            <w:vAlign w:val="center"/>
          </w:tcPr>
          <w:p w14:paraId="6CAB05B4"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361" w:type="dxa"/>
            <w:vAlign w:val="center"/>
          </w:tcPr>
          <w:p w14:paraId="0576CBB2" w14:textId="77777777" w:rsidR="008C0274" w:rsidRPr="008C0274" w:rsidRDefault="008C0274" w:rsidP="008C0274">
            <w:pPr>
              <w:autoSpaceDE w:val="0"/>
              <w:autoSpaceDN w:val="0"/>
              <w:adjustRightInd w:val="0"/>
              <w:jc w:val="both"/>
              <w:rPr>
                <w:rFonts w:ascii="Times New Roman" w:hAnsi="Times New Roman" w:cs="Times New Roman"/>
                <w:b/>
                <w:color w:val="000000" w:themeColor="text1"/>
                <w:sz w:val="24"/>
                <w:szCs w:val="24"/>
              </w:rPr>
            </w:pPr>
            <w:r w:rsidRPr="008C0274">
              <w:rPr>
                <w:rFonts w:ascii="Times New Roman" w:hAnsi="Times New Roman" w:cs="Times New Roman"/>
                <w:b/>
                <w:color w:val="000000" w:themeColor="text1"/>
                <w:sz w:val="24"/>
                <w:szCs w:val="24"/>
              </w:rPr>
              <w:t>Phycology (Algae)</w:t>
            </w:r>
          </w:p>
          <w:p w14:paraId="397131B9" w14:textId="095C56A2"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General Characteristics</w:t>
            </w:r>
          </w:p>
          <w:p w14:paraId="37B62906" w14:textId="631DCD5D"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Morphology, cellular structure,</w:t>
            </w:r>
            <w:r>
              <w:rPr>
                <w:rFonts w:ascii="Times New Roman" w:hAnsi="Times New Roman" w:cs="Times New Roman"/>
                <w:color w:val="000000" w:themeColor="text1"/>
                <w:sz w:val="24"/>
                <w:szCs w:val="24"/>
              </w:rPr>
              <w:t xml:space="preserve"> pigmentation, and reproduction</w:t>
            </w:r>
          </w:p>
          <w:p w14:paraId="6250A996" w14:textId="7777777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Classification systems (Fritsch and modern molecular approaches)</w:t>
            </w:r>
          </w:p>
          <w:p w14:paraId="0F7D0A22" w14:textId="3ADFE7FD"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Major Groups of Algae</w:t>
            </w:r>
          </w:p>
          <w:p w14:paraId="4AFA7911" w14:textId="7777777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proofErr w:type="spellStart"/>
            <w:r w:rsidRPr="008C0274">
              <w:rPr>
                <w:rFonts w:ascii="Times New Roman" w:hAnsi="Times New Roman" w:cs="Times New Roman"/>
                <w:color w:val="000000" w:themeColor="text1"/>
                <w:sz w:val="24"/>
                <w:szCs w:val="24"/>
              </w:rPr>
              <w:t>Cyanophyta</w:t>
            </w:r>
            <w:proofErr w:type="spellEnd"/>
            <w:r w:rsidRPr="008C0274">
              <w:rPr>
                <w:rFonts w:ascii="Times New Roman" w:hAnsi="Times New Roman" w:cs="Times New Roman"/>
                <w:color w:val="000000" w:themeColor="text1"/>
                <w:sz w:val="24"/>
                <w:szCs w:val="24"/>
              </w:rPr>
              <w:t xml:space="preserve"> (Blue-green algae), </w:t>
            </w:r>
            <w:proofErr w:type="spellStart"/>
            <w:r w:rsidRPr="008C0274">
              <w:rPr>
                <w:rFonts w:ascii="Times New Roman" w:hAnsi="Times New Roman" w:cs="Times New Roman"/>
                <w:color w:val="000000" w:themeColor="text1"/>
                <w:sz w:val="24"/>
                <w:szCs w:val="24"/>
              </w:rPr>
              <w:t>Chlorophyta</w:t>
            </w:r>
            <w:proofErr w:type="spellEnd"/>
            <w:r w:rsidRPr="008C0274">
              <w:rPr>
                <w:rFonts w:ascii="Times New Roman" w:hAnsi="Times New Roman" w:cs="Times New Roman"/>
                <w:color w:val="000000" w:themeColor="text1"/>
                <w:sz w:val="24"/>
                <w:szCs w:val="24"/>
              </w:rPr>
              <w:t xml:space="preserve"> (Green algae), </w:t>
            </w:r>
            <w:proofErr w:type="spellStart"/>
            <w:r w:rsidRPr="008C0274">
              <w:rPr>
                <w:rFonts w:ascii="Times New Roman" w:hAnsi="Times New Roman" w:cs="Times New Roman"/>
                <w:color w:val="000000" w:themeColor="text1"/>
                <w:sz w:val="24"/>
                <w:szCs w:val="24"/>
              </w:rPr>
              <w:t>Bacillariophyta</w:t>
            </w:r>
            <w:proofErr w:type="spellEnd"/>
            <w:r w:rsidRPr="008C0274">
              <w:rPr>
                <w:rFonts w:ascii="Times New Roman" w:hAnsi="Times New Roman" w:cs="Times New Roman"/>
                <w:color w:val="000000" w:themeColor="text1"/>
                <w:sz w:val="24"/>
                <w:szCs w:val="24"/>
              </w:rPr>
              <w:t xml:space="preserve"> (Diatoms), </w:t>
            </w:r>
            <w:proofErr w:type="spellStart"/>
            <w:r w:rsidRPr="008C0274">
              <w:rPr>
                <w:rFonts w:ascii="Times New Roman" w:hAnsi="Times New Roman" w:cs="Times New Roman"/>
                <w:color w:val="000000" w:themeColor="text1"/>
                <w:sz w:val="24"/>
                <w:szCs w:val="24"/>
              </w:rPr>
              <w:t>Rhodophyta</w:t>
            </w:r>
            <w:proofErr w:type="spellEnd"/>
            <w:r w:rsidRPr="008C0274">
              <w:rPr>
                <w:rFonts w:ascii="Times New Roman" w:hAnsi="Times New Roman" w:cs="Times New Roman"/>
                <w:color w:val="000000" w:themeColor="text1"/>
                <w:sz w:val="24"/>
                <w:szCs w:val="24"/>
              </w:rPr>
              <w:t xml:space="preserve"> (Red algae), </w:t>
            </w:r>
            <w:proofErr w:type="spellStart"/>
            <w:r w:rsidRPr="008C0274">
              <w:rPr>
                <w:rFonts w:ascii="Times New Roman" w:hAnsi="Times New Roman" w:cs="Times New Roman"/>
                <w:color w:val="000000" w:themeColor="text1"/>
                <w:sz w:val="24"/>
                <w:szCs w:val="24"/>
              </w:rPr>
              <w:t>Phaeophyta</w:t>
            </w:r>
            <w:proofErr w:type="spellEnd"/>
            <w:r w:rsidRPr="008C0274">
              <w:rPr>
                <w:rFonts w:ascii="Times New Roman" w:hAnsi="Times New Roman" w:cs="Times New Roman"/>
                <w:color w:val="000000" w:themeColor="text1"/>
                <w:sz w:val="24"/>
                <w:szCs w:val="24"/>
              </w:rPr>
              <w:t xml:space="preserve"> (Brown algae)</w:t>
            </w:r>
          </w:p>
          <w:p w14:paraId="49F857ED" w14:textId="0325516E"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Algal Physiology and Ecology</w:t>
            </w:r>
          </w:p>
          <w:p w14:paraId="7FB6761F" w14:textId="776BF1BA"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Algal photosynt</w:t>
            </w:r>
            <w:r>
              <w:rPr>
                <w:rFonts w:ascii="Times New Roman" w:hAnsi="Times New Roman" w:cs="Times New Roman"/>
                <w:color w:val="000000" w:themeColor="text1"/>
                <w:sz w:val="24"/>
                <w:szCs w:val="24"/>
              </w:rPr>
              <w:t>hesis and CO₂ fixation pathways</w:t>
            </w:r>
          </w:p>
          <w:p w14:paraId="14D0991F" w14:textId="6B1C8485"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Algal blooms and eutrophication</w:t>
            </w:r>
          </w:p>
          <w:p w14:paraId="218EEE44" w14:textId="7777777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proofErr w:type="spellStart"/>
            <w:r w:rsidRPr="008C0274">
              <w:rPr>
                <w:rFonts w:ascii="Times New Roman" w:hAnsi="Times New Roman" w:cs="Times New Roman"/>
                <w:color w:val="000000" w:themeColor="text1"/>
                <w:sz w:val="24"/>
                <w:szCs w:val="24"/>
              </w:rPr>
              <w:t>Bioindicators</w:t>
            </w:r>
            <w:proofErr w:type="spellEnd"/>
            <w:r w:rsidRPr="008C0274">
              <w:rPr>
                <w:rFonts w:ascii="Times New Roman" w:hAnsi="Times New Roman" w:cs="Times New Roman"/>
                <w:color w:val="000000" w:themeColor="text1"/>
                <w:sz w:val="24"/>
                <w:szCs w:val="24"/>
              </w:rPr>
              <w:t xml:space="preserve"> and ecological roles of algae</w:t>
            </w:r>
          </w:p>
          <w:p w14:paraId="4981A481" w14:textId="2B655FE4"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Applications of Algae</w:t>
            </w:r>
          </w:p>
          <w:p w14:paraId="04315496" w14:textId="218CA36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Algae in biotechnology: biofuels, phar</w:t>
            </w:r>
            <w:r>
              <w:rPr>
                <w:rFonts w:ascii="Times New Roman" w:hAnsi="Times New Roman" w:cs="Times New Roman"/>
                <w:color w:val="000000" w:themeColor="text1"/>
                <w:sz w:val="24"/>
                <w:szCs w:val="24"/>
              </w:rPr>
              <w:t xml:space="preserve">maceuticals, and </w:t>
            </w:r>
            <w:proofErr w:type="spellStart"/>
            <w:r>
              <w:rPr>
                <w:rFonts w:ascii="Times New Roman" w:hAnsi="Times New Roman" w:cs="Times New Roman"/>
                <w:color w:val="000000" w:themeColor="text1"/>
                <w:sz w:val="24"/>
                <w:szCs w:val="24"/>
              </w:rPr>
              <w:t>nutraceuticals</w:t>
            </w:r>
            <w:proofErr w:type="spellEnd"/>
          </w:p>
          <w:p w14:paraId="33D13D59" w14:textId="6F43D346" w:rsidR="004650EC" w:rsidRPr="001E2697"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 xml:space="preserve">Algae as </w:t>
            </w:r>
            <w:proofErr w:type="spellStart"/>
            <w:r w:rsidRPr="008C0274">
              <w:rPr>
                <w:rFonts w:ascii="Times New Roman" w:hAnsi="Times New Roman" w:cs="Times New Roman"/>
                <w:color w:val="000000" w:themeColor="text1"/>
                <w:sz w:val="24"/>
                <w:szCs w:val="24"/>
              </w:rPr>
              <w:t>biofertiliz</w:t>
            </w:r>
            <w:r>
              <w:rPr>
                <w:rFonts w:ascii="Times New Roman" w:hAnsi="Times New Roman" w:cs="Times New Roman"/>
                <w:color w:val="000000" w:themeColor="text1"/>
                <w:sz w:val="24"/>
                <w:szCs w:val="24"/>
              </w:rPr>
              <w:t>ers</w:t>
            </w:r>
            <w:proofErr w:type="spellEnd"/>
            <w:r>
              <w:rPr>
                <w:rFonts w:ascii="Times New Roman" w:hAnsi="Times New Roman" w:cs="Times New Roman"/>
                <w:color w:val="000000" w:themeColor="text1"/>
                <w:sz w:val="24"/>
                <w:szCs w:val="24"/>
              </w:rPr>
              <w:t xml:space="preserve"> and in wastewater treatment</w:t>
            </w:r>
          </w:p>
        </w:tc>
        <w:tc>
          <w:tcPr>
            <w:tcW w:w="997" w:type="dxa"/>
            <w:vAlign w:val="center"/>
          </w:tcPr>
          <w:p w14:paraId="7D2B5353"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12</w:t>
            </w:r>
          </w:p>
        </w:tc>
      </w:tr>
      <w:tr w:rsidR="004650EC" w:rsidRPr="001E2697" w14:paraId="36C09043" w14:textId="77777777" w:rsidTr="004650EC">
        <w:trPr>
          <w:trHeight w:val="1250"/>
        </w:trPr>
        <w:tc>
          <w:tcPr>
            <w:tcW w:w="1255" w:type="dxa"/>
            <w:vAlign w:val="center"/>
          </w:tcPr>
          <w:p w14:paraId="6812C8F2"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361" w:type="dxa"/>
            <w:vAlign w:val="center"/>
          </w:tcPr>
          <w:p w14:paraId="42BF9E21" w14:textId="7D59C407" w:rsidR="008C0274" w:rsidRPr="008C0274" w:rsidRDefault="008C0274" w:rsidP="008C0274">
            <w:pPr>
              <w:autoSpaceDE w:val="0"/>
              <w:autoSpaceDN w:val="0"/>
              <w:adjustRightInd w:val="0"/>
              <w:jc w:val="both"/>
              <w:rPr>
                <w:rFonts w:ascii="Times New Roman" w:hAnsi="Times New Roman" w:cs="Times New Roman"/>
                <w:b/>
                <w:bCs/>
                <w:color w:val="000000" w:themeColor="text1"/>
                <w:sz w:val="24"/>
                <w:szCs w:val="24"/>
              </w:rPr>
            </w:pPr>
            <w:r w:rsidRPr="008C0274">
              <w:rPr>
                <w:rFonts w:ascii="Times New Roman" w:hAnsi="Times New Roman" w:cs="Times New Roman"/>
                <w:b/>
                <w:bCs/>
                <w:color w:val="000000" w:themeColor="text1"/>
                <w:sz w:val="24"/>
                <w:szCs w:val="24"/>
              </w:rPr>
              <w:t>Mycology (Fungi)</w:t>
            </w:r>
          </w:p>
          <w:p w14:paraId="4C223A98" w14:textId="67748D33"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r w:rsidRPr="008C0274">
              <w:rPr>
                <w:rFonts w:ascii="Times New Roman" w:hAnsi="Times New Roman" w:cs="Times New Roman"/>
                <w:bCs/>
                <w:color w:val="000000" w:themeColor="text1"/>
                <w:sz w:val="24"/>
                <w:szCs w:val="24"/>
              </w:rPr>
              <w:t>General Characteristics</w:t>
            </w:r>
          </w:p>
          <w:p w14:paraId="12D1958A" w14:textId="4C7CB690"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r w:rsidRPr="008C0274">
              <w:rPr>
                <w:rFonts w:ascii="Times New Roman" w:hAnsi="Times New Roman" w:cs="Times New Roman"/>
                <w:bCs/>
                <w:color w:val="000000" w:themeColor="text1"/>
                <w:sz w:val="24"/>
                <w:szCs w:val="24"/>
              </w:rPr>
              <w:t>Morphology, cell wall composition, ty</w:t>
            </w:r>
            <w:r>
              <w:rPr>
                <w:rFonts w:ascii="Times New Roman" w:hAnsi="Times New Roman" w:cs="Times New Roman"/>
                <w:bCs/>
                <w:color w:val="000000" w:themeColor="text1"/>
                <w:sz w:val="24"/>
                <w:szCs w:val="24"/>
              </w:rPr>
              <w:t>pes of spores, and reproduction</w:t>
            </w:r>
          </w:p>
          <w:p w14:paraId="0D627C78" w14:textId="77777777"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r w:rsidRPr="008C0274">
              <w:rPr>
                <w:rFonts w:ascii="Times New Roman" w:hAnsi="Times New Roman" w:cs="Times New Roman"/>
                <w:bCs/>
                <w:color w:val="000000" w:themeColor="text1"/>
                <w:sz w:val="24"/>
                <w:szCs w:val="24"/>
              </w:rPr>
              <w:t>Classification of fungi (traditional and molecular)</w:t>
            </w:r>
          </w:p>
          <w:p w14:paraId="3E705A53" w14:textId="4182573E"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r w:rsidRPr="008C0274">
              <w:rPr>
                <w:rFonts w:ascii="Times New Roman" w:hAnsi="Times New Roman" w:cs="Times New Roman"/>
                <w:bCs/>
                <w:color w:val="000000" w:themeColor="text1"/>
                <w:sz w:val="24"/>
                <w:szCs w:val="24"/>
              </w:rPr>
              <w:t>Major Fungal Groups</w:t>
            </w:r>
          </w:p>
          <w:p w14:paraId="7745F804" w14:textId="77777777"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proofErr w:type="spellStart"/>
            <w:r w:rsidRPr="008C0274">
              <w:rPr>
                <w:rFonts w:ascii="Times New Roman" w:hAnsi="Times New Roman" w:cs="Times New Roman"/>
                <w:bCs/>
                <w:color w:val="000000" w:themeColor="text1"/>
                <w:sz w:val="24"/>
                <w:szCs w:val="24"/>
              </w:rPr>
              <w:t>Zygomycota</w:t>
            </w:r>
            <w:proofErr w:type="spellEnd"/>
            <w:r w:rsidRPr="008C0274">
              <w:rPr>
                <w:rFonts w:ascii="Times New Roman" w:hAnsi="Times New Roman" w:cs="Times New Roman"/>
                <w:bCs/>
                <w:color w:val="000000" w:themeColor="text1"/>
                <w:sz w:val="24"/>
                <w:szCs w:val="24"/>
              </w:rPr>
              <w:t xml:space="preserve">, Ascomycota, </w:t>
            </w:r>
            <w:proofErr w:type="spellStart"/>
            <w:r w:rsidRPr="008C0274">
              <w:rPr>
                <w:rFonts w:ascii="Times New Roman" w:hAnsi="Times New Roman" w:cs="Times New Roman"/>
                <w:bCs/>
                <w:color w:val="000000" w:themeColor="text1"/>
                <w:sz w:val="24"/>
                <w:szCs w:val="24"/>
              </w:rPr>
              <w:t>Basidiomycota</w:t>
            </w:r>
            <w:proofErr w:type="spellEnd"/>
            <w:r w:rsidRPr="008C0274">
              <w:rPr>
                <w:rFonts w:ascii="Times New Roman" w:hAnsi="Times New Roman" w:cs="Times New Roman"/>
                <w:bCs/>
                <w:color w:val="000000" w:themeColor="text1"/>
                <w:sz w:val="24"/>
                <w:szCs w:val="24"/>
              </w:rPr>
              <w:t xml:space="preserve">, </w:t>
            </w:r>
            <w:proofErr w:type="spellStart"/>
            <w:r w:rsidRPr="008C0274">
              <w:rPr>
                <w:rFonts w:ascii="Times New Roman" w:hAnsi="Times New Roman" w:cs="Times New Roman"/>
                <w:bCs/>
                <w:color w:val="000000" w:themeColor="text1"/>
                <w:sz w:val="24"/>
                <w:szCs w:val="24"/>
              </w:rPr>
              <w:t>Deuteromycota</w:t>
            </w:r>
            <w:proofErr w:type="spellEnd"/>
          </w:p>
          <w:p w14:paraId="4AC0012C" w14:textId="72FBD0B3"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r w:rsidRPr="008C0274">
              <w:rPr>
                <w:rFonts w:ascii="Times New Roman" w:hAnsi="Times New Roman" w:cs="Times New Roman"/>
                <w:bCs/>
                <w:color w:val="000000" w:themeColor="text1"/>
                <w:sz w:val="24"/>
                <w:szCs w:val="24"/>
              </w:rPr>
              <w:t>Fungal Physiology and Ecology</w:t>
            </w:r>
          </w:p>
          <w:p w14:paraId="06940E67" w14:textId="6FBB71E5"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r w:rsidRPr="008C0274">
              <w:rPr>
                <w:rFonts w:ascii="Times New Roman" w:hAnsi="Times New Roman" w:cs="Times New Roman"/>
                <w:bCs/>
                <w:color w:val="000000" w:themeColor="text1"/>
                <w:sz w:val="24"/>
                <w:szCs w:val="24"/>
              </w:rPr>
              <w:t>Growth kinetics, nutritional req</w:t>
            </w:r>
            <w:r>
              <w:rPr>
                <w:rFonts w:ascii="Times New Roman" w:hAnsi="Times New Roman" w:cs="Times New Roman"/>
                <w:bCs/>
                <w:color w:val="000000" w:themeColor="text1"/>
                <w:sz w:val="24"/>
                <w:szCs w:val="24"/>
              </w:rPr>
              <w:t>uirements, secondary metabolism</w:t>
            </w:r>
          </w:p>
          <w:p w14:paraId="78F93D50" w14:textId="77777777"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proofErr w:type="spellStart"/>
            <w:r w:rsidRPr="008C0274">
              <w:rPr>
                <w:rFonts w:ascii="Times New Roman" w:hAnsi="Times New Roman" w:cs="Times New Roman"/>
                <w:bCs/>
                <w:color w:val="000000" w:themeColor="text1"/>
                <w:sz w:val="24"/>
                <w:szCs w:val="24"/>
              </w:rPr>
              <w:t>Mycorrhizae</w:t>
            </w:r>
            <w:proofErr w:type="spellEnd"/>
            <w:r w:rsidRPr="008C0274">
              <w:rPr>
                <w:rFonts w:ascii="Times New Roman" w:hAnsi="Times New Roman" w:cs="Times New Roman"/>
                <w:bCs/>
                <w:color w:val="000000" w:themeColor="text1"/>
                <w:sz w:val="24"/>
                <w:szCs w:val="24"/>
              </w:rPr>
              <w:t>, fungal ecology, and fungal biodiversity</w:t>
            </w:r>
          </w:p>
          <w:p w14:paraId="2698B14D" w14:textId="2252519A"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r w:rsidRPr="008C0274">
              <w:rPr>
                <w:rFonts w:ascii="Times New Roman" w:hAnsi="Times New Roman" w:cs="Times New Roman"/>
                <w:bCs/>
                <w:color w:val="000000" w:themeColor="text1"/>
                <w:sz w:val="24"/>
                <w:szCs w:val="24"/>
              </w:rPr>
              <w:t>Fungal Pathogenesis and Applications</w:t>
            </w:r>
          </w:p>
          <w:p w14:paraId="2627F151" w14:textId="3F5105A5"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r w:rsidRPr="008C0274">
              <w:rPr>
                <w:rFonts w:ascii="Times New Roman" w:hAnsi="Times New Roman" w:cs="Times New Roman"/>
                <w:bCs/>
                <w:color w:val="000000" w:themeColor="text1"/>
                <w:sz w:val="24"/>
                <w:szCs w:val="24"/>
              </w:rPr>
              <w:t>Human and plant pathogenic fungi: mechan</w:t>
            </w:r>
            <w:r>
              <w:rPr>
                <w:rFonts w:ascii="Times New Roman" w:hAnsi="Times New Roman" w:cs="Times New Roman"/>
                <w:bCs/>
                <w:color w:val="000000" w:themeColor="text1"/>
                <w:sz w:val="24"/>
                <w:szCs w:val="24"/>
              </w:rPr>
              <w:t>isms of infection and virulence</w:t>
            </w:r>
          </w:p>
          <w:p w14:paraId="69C5C717" w14:textId="62E5E176" w:rsidR="008C0274" w:rsidRPr="008C0274" w:rsidRDefault="008C0274" w:rsidP="008C0274">
            <w:pPr>
              <w:autoSpaceDE w:val="0"/>
              <w:autoSpaceDN w:val="0"/>
              <w:adjustRightInd w:val="0"/>
              <w:jc w:val="both"/>
              <w:rPr>
                <w:rFonts w:ascii="Times New Roman" w:hAnsi="Times New Roman" w:cs="Times New Roman"/>
                <w:bCs/>
                <w:color w:val="000000" w:themeColor="text1"/>
                <w:sz w:val="24"/>
                <w:szCs w:val="24"/>
              </w:rPr>
            </w:pPr>
            <w:r w:rsidRPr="008C0274">
              <w:rPr>
                <w:rFonts w:ascii="Times New Roman" w:hAnsi="Times New Roman" w:cs="Times New Roman"/>
                <w:bCs/>
                <w:color w:val="000000" w:themeColor="text1"/>
                <w:sz w:val="24"/>
                <w:szCs w:val="24"/>
              </w:rPr>
              <w:t>Industrial and pharmaceutical uses of fungi: enzymes,</w:t>
            </w:r>
            <w:r>
              <w:rPr>
                <w:rFonts w:ascii="Times New Roman" w:hAnsi="Times New Roman" w:cs="Times New Roman"/>
                <w:bCs/>
                <w:color w:val="000000" w:themeColor="text1"/>
                <w:sz w:val="24"/>
                <w:szCs w:val="24"/>
              </w:rPr>
              <w:t xml:space="preserve"> antibiotics, and organic acids</w:t>
            </w:r>
          </w:p>
          <w:p w14:paraId="502BE855" w14:textId="6373A08F" w:rsidR="004650EC" w:rsidRPr="001E2697" w:rsidRDefault="008C0274" w:rsidP="008C0274">
            <w:pPr>
              <w:autoSpaceDE w:val="0"/>
              <w:autoSpaceDN w:val="0"/>
              <w:adjustRightInd w:val="0"/>
              <w:spacing w:line="276" w:lineRule="auto"/>
              <w:jc w:val="both"/>
              <w:rPr>
                <w:rFonts w:ascii="Times New Roman" w:hAnsi="Times New Roman" w:cs="Times New Roman"/>
                <w:bCs/>
                <w:color w:val="000000" w:themeColor="text1"/>
                <w:sz w:val="24"/>
                <w:szCs w:val="24"/>
              </w:rPr>
            </w:pPr>
            <w:proofErr w:type="spellStart"/>
            <w:r w:rsidRPr="008C0274">
              <w:rPr>
                <w:rFonts w:ascii="Times New Roman" w:hAnsi="Times New Roman" w:cs="Times New Roman"/>
                <w:bCs/>
                <w:color w:val="000000" w:themeColor="text1"/>
                <w:sz w:val="24"/>
                <w:szCs w:val="24"/>
              </w:rPr>
              <w:t>Mycotoxins</w:t>
            </w:r>
            <w:proofErr w:type="spellEnd"/>
            <w:r w:rsidRPr="008C0274">
              <w:rPr>
                <w:rFonts w:ascii="Times New Roman" w:hAnsi="Times New Roman" w:cs="Times New Roman"/>
                <w:bCs/>
                <w:color w:val="000000" w:themeColor="text1"/>
                <w:sz w:val="24"/>
                <w:szCs w:val="24"/>
              </w:rPr>
              <w:t xml:space="preserve"> and food spoilage</w:t>
            </w:r>
          </w:p>
        </w:tc>
        <w:tc>
          <w:tcPr>
            <w:tcW w:w="997" w:type="dxa"/>
            <w:vAlign w:val="center"/>
          </w:tcPr>
          <w:p w14:paraId="3F7CEDEE"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12</w:t>
            </w:r>
          </w:p>
        </w:tc>
      </w:tr>
      <w:tr w:rsidR="004650EC" w:rsidRPr="001E2697" w14:paraId="59AC5381" w14:textId="77777777" w:rsidTr="004650EC">
        <w:trPr>
          <w:trHeight w:val="1619"/>
        </w:trPr>
        <w:tc>
          <w:tcPr>
            <w:tcW w:w="1255" w:type="dxa"/>
            <w:vAlign w:val="center"/>
          </w:tcPr>
          <w:p w14:paraId="146B3B26"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361" w:type="dxa"/>
            <w:vAlign w:val="center"/>
          </w:tcPr>
          <w:p w14:paraId="6F001CFA" w14:textId="4074894F" w:rsidR="008C0274" w:rsidRPr="008C0274" w:rsidRDefault="008C0274" w:rsidP="008C0274">
            <w:pPr>
              <w:autoSpaceDE w:val="0"/>
              <w:autoSpaceDN w:val="0"/>
              <w:adjustRightInd w:val="0"/>
              <w:jc w:val="both"/>
              <w:rPr>
                <w:rFonts w:ascii="Times New Roman" w:hAnsi="Times New Roman" w:cs="Times New Roman"/>
                <w:b/>
                <w:color w:val="000000" w:themeColor="text1"/>
                <w:sz w:val="24"/>
                <w:szCs w:val="24"/>
              </w:rPr>
            </w:pPr>
            <w:r w:rsidRPr="008C0274">
              <w:rPr>
                <w:rFonts w:ascii="Times New Roman" w:hAnsi="Times New Roman" w:cs="Times New Roman"/>
                <w:b/>
                <w:color w:val="000000" w:themeColor="text1"/>
                <w:sz w:val="24"/>
                <w:szCs w:val="24"/>
              </w:rPr>
              <w:t>Virology</w:t>
            </w:r>
          </w:p>
          <w:p w14:paraId="72648772" w14:textId="5CA4FC6B"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Nature and Structure of Viruses</w:t>
            </w:r>
          </w:p>
          <w:p w14:paraId="2D78A2C5" w14:textId="388B8CCA"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Virus morphology, sy</w:t>
            </w:r>
            <w:r>
              <w:rPr>
                <w:rFonts w:ascii="Times New Roman" w:hAnsi="Times New Roman" w:cs="Times New Roman"/>
                <w:color w:val="000000" w:themeColor="text1"/>
                <w:sz w:val="24"/>
                <w:szCs w:val="24"/>
              </w:rPr>
              <w:t>mmetry, and genome organization</w:t>
            </w:r>
          </w:p>
          <w:p w14:paraId="080919DD" w14:textId="7777777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Classification of viruses (Baltimore classification and ICTV taxonomy)</w:t>
            </w:r>
          </w:p>
          <w:p w14:paraId="7740438F" w14:textId="0AAE2B95"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Viral Replication and Genetics</w:t>
            </w:r>
          </w:p>
          <w:p w14:paraId="2072D656" w14:textId="32A1F7DA"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Lytic and lysogenic cycles</w:t>
            </w:r>
          </w:p>
          <w:p w14:paraId="2B8F6C23" w14:textId="1F62F6C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Replication st</w:t>
            </w:r>
            <w:r>
              <w:rPr>
                <w:rFonts w:ascii="Times New Roman" w:hAnsi="Times New Roman" w:cs="Times New Roman"/>
                <w:color w:val="000000" w:themeColor="text1"/>
                <w:sz w:val="24"/>
                <w:szCs w:val="24"/>
              </w:rPr>
              <w:t>rategies of DNA and RNA viruses</w:t>
            </w:r>
          </w:p>
          <w:p w14:paraId="3834548E" w14:textId="7777777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 xml:space="preserve">Mutation, recombination, </w:t>
            </w:r>
            <w:proofErr w:type="spellStart"/>
            <w:r w:rsidRPr="008C0274">
              <w:rPr>
                <w:rFonts w:ascii="Times New Roman" w:hAnsi="Times New Roman" w:cs="Times New Roman"/>
                <w:color w:val="000000" w:themeColor="text1"/>
                <w:sz w:val="24"/>
                <w:szCs w:val="24"/>
              </w:rPr>
              <w:t>reassortment</w:t>
            </w:r>
            <w:proofErr w:type="spellEnd"/>
            <w:r w:rsidRPr="008C0274">
              <w:rPr>
                <w:rFonts w:ascii="Times New Roman" w:hAnsi="Times New Roman" w:cs="Times New Roman"/>
                <w:color w:val="000000" w:themeColor="text1"/>
                <w:sz w:val="24"/>
                <w:szCs w:val="24"/>
              </w:rPr>
              <w:t>, and evolution</w:t>
            </w:r>
          </w:p>
          <w:p w14:paraId="7549C65D" w14:textId="3503B928"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Bacteriophages</w:t>
            </w:r>
          </w:p>
          <w:p w14:paraId="39D278A1" w14:textId="6DCEE3BD"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Lytic and temperate </w:t>
            </w:r>
            <w:proofErr w:type="spellStart"/>
            <w:r>
              <w:rPr>
                <w:rFonts w:ascii="Times New Roman" w:hAnsi="Times New Roman" w:cs="Times New Roman"/>
                <w:color w:val="000000" w:themeColor="text1"/>
                <w:sz w:val="24"/>
                <w:szCs w:val="24"/>
              </w:rPr>
              <w:t>phages</w:t>
            </w:r>
            <w:proofErr w:type="spellEnd"/>
          </w:p>
          <w:p w14:paraId="5A6A8477" w14:textId="7777777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Phage therapy and phage display technology</w:t>
            </w:r>
          </w:p>
          <w:p w14:paraId="2152EF0E" w14:textId="26999AA8"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Viruses and Disease</w:t>
            </w:r>
          </w:p>
          <w:p w14:paraId="5C79EE03" w14:textId="0782238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Viral pathogenesis and host immune respo</w:t>
            </w:r>
            <w:r>
              <w:rPr>
                <w:rFonts w:ascii="Times New Roman" w:hAnsi="Times New Roman" w:cs="Times New Roman"/>
                <w:color w:val="000000" w:themeColor="text1"/>
                <w:sz w:val="24"/>
                <w:szCs w:val="24"/>
              </w:rPr>
              <w:t>nses</w:t>
            </w:r>
          </w:p>
          <w:p w14:paraId="70C8EE5A" w14:textId="4CACC314" w:rsidR="004650EC" w:rsidRPr="001E2697"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 xml:space="preserve">Emerging and re-emerging viral infections (e.g., SARS-CoV-2, </w:t>
            </w:r>
            <w:proofErr w:type="spellStart"/>
            <w:r w:rsidRPr="008C0274">
              <w:rPr>
                <w:rFonts w:ascii="Times New Roman" w:hAnsi="Times New Roman" w:cs="Times New Roman"/>
                <w:color w:val="000000" w:themeColor="text1"/>
                <w:sz w:val="24"/>
                <w:szCs w:val="24"/>
              </w:rPr>
              <w:t>Zika</w:t>
            </w:r>
            <w:proofErr w:type="spellEnd"/>
            <w:r w:rsidRPr="008C0274">
              <w:rPr>
                <w:rFonts w:ascii="Times New Roman" w:hAnsi="Times New Roman" w:cs="Times New Roman"/>
                <w:color w:val="000000" w:themeColor="text1"/>
                <w:sz w:val="24"/>
                <w:szCs w:val="24"/>
              </w:rPr>
              <w:t>, Ebola)</w:t>
            </w:r>
          </w:p>
        </w:tc>
        <w:tc>
          <w:tcPr>
            <w:tcW w:w="997" w:type="dxa"/>
            <w:vAlign w:val="center"/>
          </w:tcPr>
          <w:p w14:paraId="676CF2D2"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12</w:t>
            </w:r>
          </w:p>
        </w:tc>
      </w:tr>
      <w:tr w:rsidR="004650EC" w:rsidRPr="001E2697" w14:paraId="68EEE7A8" w14:textId="77777777" w:rsidTr="004650EC">
        <w:trPr>
          <w:trHeight w:val="791"/>
        </w:trPr>
        <w:tc>
          <w:tcPr>
            <w:tcW w:w="1255" w:type="dxa"/>
            <w:vAlign w:val="center"/>
          </w:tcPr>
          <w:p w14:paraId="430C6750"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361" w:type="dxa"/>
            <w:vAlign w:val="center"/>
          </w:tcPr>
          <w:p w14:paraId="0678A13D" w14:textId="77777777" w:rsidR="008C0274" w:rsidRPr="00D96D18" w:rsidRDefault="008C0274" w:rsidP="008C0274">
            <w:pPr>
              <w:autoSpaceDE w:val="0"/>
              <w:autoSpaceDN w:val="0"/>
              <w:adjustRightInd w:val="0"/>
              <w:jc w:val="both"/>
              <w:rPr>
                <w:rFonts w:ascii="Times New Roman" w:hAnsi="Times New Roman" w:cs="Times New Roman"/>
                <w:b/>
                <w:color w:val="000000" w:themeColor="text1"/>
                <w:sz w:val="24"/>
                <w:szCs w:val="24"/>
              </w:rPr>
            </w:pPr>
            <w:r w:rsidRPr="00D96D18">
              <w:rPr>
                <w:rFonts w:ascii="Times New Roman" w:hAnsi="Times New Roman" w:cs="Times New Roman"/>
                <w:b/>
                <w:color w:val="000000" w:themeColor="text1"/>
                <w:sz w:val="24"/>
                <w:szCs w:val="24"/>
              </w:rPr>
              <w:t>Applied and Molecular Aspects</w:t>
            </w:r>
          </w:p>
          <w:p w14:paraId="5CCE480C" w14:textId="21357F22"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Diagnostic Virology and Vaccines</w:t>
            </w:r>
          </w:p>
          <w:p w14:paraId="7EB8DA38" w14:textId="12855C60"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Diagnostic techniques: PCR, ELISA, pl</w:t>
            </w:r>
            <w:r>
              <w:rPr>
                <w:rFonts w:ascii="Times New Roman" w:hAnsi="Times New Roman" w:cs="Times New Roman"/>
                <w:color w:val="000000" w:themeColor="text1"/>
                <w:sz w:val="24"/>
                <w:szCs w:val="24"/>
              </w:rPr>
              <w:t>aque assay, electron microscopy</w:t>
            </w:r>
          </w:p>
          <w:p w14:paraId="149898CC" w14:textId="7777777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Antiviral strategies an</w:t>
            </w:r>
            <w:bookmarkStart w:id="1" w:name="_GoBack"/>
            <w:bookmarkEnd w:id="1"/>
            <w:r w:rsidRPr="008C0274">
              <w:rPr>
                <w:rFonts w:ascii="Times New Roman" w:hAnsi="Times New Roman" w:cs="Times New Roman"/>
                <w:color w:val="000000" w:themeColor="text1"/>
                <w:sz w:val="24"/>
                <w:szCs w:val="24"/>
              </w:rPr>
              <w:t>d vaccine development</w:t>
            </w:r>
          </w:p>
          <w:p w14:paraId="237F6563" w14:textId="264F0AC2"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Industrial and Environmental Mycology</w:t>
            </w:r>
          </w:p>
          <w:p w14:paraId="571F1844" w14:textId="3D8EB1FD"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Biorem</w:t>
            </w:r>
            <w:r>
              <w:rPr>
                <w:rFonts w:ascii="Times New Roman" w:hAnsi="Times New Roman" w:cs="Times New Roman"/>
                <w:color w:val="000000" w:themeColor="text1"/>
                <w:sz w:val="24"/>
                <w:szCs w:val="24"/>
              </w:rPr>
              <w:t>ediation and bio-control agents</w:t>
            </w:r>
          </w:p>
          <w:p w14:paraId="5EF2D32D" w14:textId="7777777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Fungal biomass in fermentation and food industries</w:t>
            </w:r>
          </w:p>
          <w:p w14:paraId="19D4BEBE" w14:textId="164EB859"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lastRenderedPageBreak/>
              <w:t>Algal Biotechnology</w:t>
            </w:r>
          </w:p>
          <w:p w14:paraId="2F25D319" w14:textId="2B4878CA"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Genetic engin</w:t>
            </w:r>
            <w:r>
              <w:rPr>
                <w:rFonts w:ascii="Times New Roman" w:hAnsi="Times New Roman" w:cs="Times New Roman"/>
                <w:color w:val="000000" w:themeColor="text1"/>
                <w:sz w:val="24"/>
                <w:szCs w:val="24"/>
              </w:rPr>
              <w:t>eering of algae</w:t>
            </w:r>
          </w:p>
          <w:p w14:paraId="592028EB" w14:textId="77777777"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 xml:space="preserve">Algal </w:t>
            </w:r>
            <w:proofErr w:type="spellStart"/>
            <w:r w:rsidRPr="008C0274">
              <w:rPr>
                <w:rFonts w:ascii="Times New Roman" w:hAnsi="Times New Roman" w:cs="Times New Roman"/>
                <w:color w:val="000000" w:themeColor="text1"/>
                <w:sz w:val="24"/>
                <w:szCs w:val="24"/>
              </w:rPr>
              <w:t>bioplastics</w:t>
            </w:r>
            <w:proofErr w:type="spellEnd"/>
            <w:r w:rsidRPr="008C0274">
              <w:rPr>
                <w:rFonts w:ascii="Times New Roman" w:hAnsi="Times New Roman" w:cs="Times New Roman"/>
                <w:color w:val="000000" w:themeColor="text1"/>
                <w:sz w:val="24"/>
                <w:szCs w:val="24"/>
              </w:rPr>
              <w:t xml:space="preserve"> and carbon sequestration</w:t>
            </w:r>
          </w:p>
          <w:p w14:paraId="2DFAFCBD" w14:textId="4F262A1E"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Recent Advances</w:t>
            </w:r>
          </w:p>
          <w:p w14:paraId="7DFE2C16" w14:textId="26ACD2F8"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CRISPR/</w:t>
            </w:r>
            <w:proofErr w:type="spellStart"/>
            <w:r w:rsidRPr="008C0274">
              <w:rPr>
                <w:rFonts w:ascii="Times New Roman" w:hAnsi="Times New Roman" w:cs="Times New Roman"/>
                <w:color w:val="000000" w:themeColor="text1"/>
                <w:sz w:val="24"/>
                <w:szCs w:val="24"/>
              </w:rPr>
              <w:t>Cas</w:t>
            </w:r>
            <w:proofErr w:type="spellEnd"/>
            <w:r w:rsidRPr="008C0274">
              <w:rPr>
                <w:rFonts w:ascii="Times New Roman" w:hAnsi="Times New Roman" w:cs="Times New Roman"/>
                <w:color w:val="000000" w:themeColor="text1"/>
                <w:sz w:val="24"/>
                <w:szCs w:val="24"/>
              </w:rPr>
              <w:t xml:space="preserve"> syste</w:t>
            </w:r>
            <w:r>
              <w:rPr>
                <w:rFonts w:ascii="Times New Roman" w:hAnsi="Times New Roman" w:cs="Times New Roman"/>
                <w:color w:val="000000" w:themeColor="text1"/>
                <w:sz w:val="24"/>
                <w:szCs w:val="24"/>
              </w:rPr>
              <w:t>ms in virus and fungal research</w:t>
            </w:r>
          </w:p>
          <w:p w14:paraId="3FA296F3" w14:textId="17ABC52A" w:rsidR="008C0274" w:rsidRPr="008C0274" w:rsidRDefault="008C0274" w:rsidP="008C0274">
            <w:pPr>
              <w:autoSpaceDE w:val="0"/>
              <w:autoSpaceDN w:val="0"/>
              <w:adjustRightInd w:val="0"/>
              <w:jc w:val="both"/>
              <w:rPr>
                <w:rFonts w:ascii="Times New Roman" w:hAnsi="Times New Roman" w:cs="Times New Roman"/>
                <w:color w:val="000000" w:themeColor="text1"/>
                <w:sz w:val="24"/>
                <w:szCs w:val="24"/>
              </w:rPr>
            </w:pPr>
            <w:proofErr w:type="spellStart"/>
            <w:r w:rsidRPr="008C0274">
              <w:rPr>
                <w:rFonts w:ascii="Times New Roman" w:hAnsi="Times New Roman" w:cs="Times New Roman"/>
                <w:color w:val="000000" w:themeColor="text1"/>
                <w:sz w:val="24"/>
                <w:szCs w:val="24"/>
              </w:rPr>
              <w:t>Metagenomics</w:t>
            </w:r>
            <w:proofErr w:type="spellEnd"/>
            <w:r w:rsidRPr="008C027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of algal and fungal communities</w:t>
            </w:r>
          </w:p>
          <w:p w14:paraId="62C927C4" w14:textId="5B85C03E" w:rsidR="004650EC" w:rsidRPr="001E2697" w:rsidRDefault="008C0274" w:rsidP="008C0274">
            <w:pPr>
              <w:autoSpaceDE w:val="0"/>
              <w:autoSpaceDN w:val="0"/>
              <w:adjustRightInd w:val="0"/>
              <w:jc w:val="both"/>
              <w:rPr>
                <w:rFonts w:ascii="Times New Roman" w:hAnsi="Times New Roman" w:cs="Times New Roman"/>
                <w:color w:val="000000" w:themeColor="text1"/>
                <w:sz w:val="24"/>
                <w:szCs w:val="24"/>
              </w:rPr>
            </w:pPr>
            <w:r w:rsidRPr="008C0274">
              <w:rPr>
                <w:rFonts w:ascii="Times New Roman" w:hAnsi="Times New Roman" w:cs="Times New Roman"/>
                <w:color w:val="000000" w:themeColor="text1"/>
                <w:sz w:val="24"/>
                <w:szCs w:val="24"/>
              </w:rPr>
              <w:t>Algae and fungi in climate change mitigation</w:t>
            </w:r>
          </w:p>
        </w:tc>
        <w:tc>
          <w:tcPr>
            <w:tcW w:w="997" w:type="dxa"/>
            <w:vAlign w:val="center"/>
          </w:tcPr>
          <w:p w14:paraId="5A07665D"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12</w:t>
            </w:r>
          </w:p>
        </w:tc>
      </w:tr>
      <w:tr w:rsidR="004650EC" w:rsidRPr="001E2697" w14:paraId="75F77D1D" w14:textId="77777777" w:rsidTr="004650EC">
        <w:trPr>
          <w:trHeight w:val="431"/>
        </w:trPr>
        <w:tc>
          <w:tcPr>
            <w:tcW w:w="8616" w:type="dxa"/>
            <w:gridSpan w:val="2"/>
          </w:tcPr>
          <w:p w14:paraId="303A0B1F"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Total</w:t>
            </w:r>
          </w:p>
        </w:tc>
        <w:tc>
          <w:tcPr>
            <w:tcW w:w="997" w:type="dxa"/>
            <w:vAlign w:val="center"/>
          </w:tcPr>
          <w:p w14:paraId="3DC97E1A" w14:textId="77777777" w:rsidR="004650EC" w:rsidRPr="001E2697" w:rsidRDefault="004650EC" w:rsidP="004650E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r w:rsidR="004650EC" w:rsidRPr="001E2697" w14:paraId="63D397CB" w14:textId="77777777" w:rsidTr="004650EC">
        <w:trPr>
          <w:trHeight w:val="431"/>
        </w:trPr>
        <w:tc>
          <w:tcPr>
            <w:tcW w:w="8616" w:type="dxa"/>
            <w:gridSpan w:val="2"/>
          </w:tcPr>
          <w:p w14:paraId="3287C14A" w14:textId="77777777" w:rsidR="004650EC" w:rsidRPr="001E2697" w:rsidRDefault="004650EC" w:rsidP="004650EC">
            <w:pPr>
              <w:rPr>
                <w:rFonts w:ascii="Times New Roman" w:hAnsi="Times New Roman" w:cs="Times New Roman"/>
                <w:b/>
                <w:color w:val="000000" w:themeColor="text1"/>
                <w:sz w:val="24"/>
                <w:szCs w:val="24"/>
              </w:rPr>
            </w:pPr>
          </w:p>
        </w:tc>
        <w:tc>
          <w:tcPr>
            <w:tcW w:w="997" w:type="dxa"/>
            <w:vAlign w:val="center"/>
          </w:tcPr>
          <w:p w14:paraId="1D0F022F" w14:textId="77777777" w:rsidR="004650EC" w:rsidRPr="001E2697" w:rsidRDefault="004650EC" w:rsidP="004650EC">
            <w:pPr>
              <w:rPr>
                <w:rFonts w:ascii="Times New Roman" w:hAnsi="Times New Roman" w:cs="Times New Roman"/>
                <w:b/>
                <w:color w:val="000000" w:themeColor="text1"/>
                <w:sz w:val="24"/>
                <w:szCs w:val="24"/>
              </w:rPr>
            </w:pPr>
          </w:p>
        </w:tc>
      </w:tr>
    </w:tbl>
    <w:p w14:paraId="551D6472" w14:textId="77777777" w:rsidR="004650EC" w:rsidRPr="001E2697" w:rsidRDefault="004650EC" w:rsidP="004650E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CO-1</w:t>
      </w:r>
      <w:proofErr w:type="gramStart"/>
      <w:r w:rsidRPr="001E2697">
        <w:rPr>
          <w:rFonts w:ascii="Times New Roman" w:hAnsi="Times New Roman" w:cs="Times New Roman"/>
          <w:color w:val="000000" w:themeColor="text1"/>
          <w:sz w:val="24"/>
          <w:szCs w:val="24"/>
        </w:rPr>
        <w:t>:</w:t>
      </w:r>
      <w:r w:rsidRPr="001E2697">
        <w:rPr>
          <w:rFonts w:ascii="Times New Roman" w:hAnsi="Times New Roman" w:cs="Times New Roman"/>
          <w:sz w:val="24"/>
          <w:szCs w:val="24"/>
        </w:rPr>
        <w:t>Memorize</w:t>
      </w:r>
      <w:proofErr w:type="gramEnd"/>
      <w:r w:rsidRPr="001E2697">
        <w:rPr>
          <w:rFonts w:ascii="Times New Roman" w:hAnsi="Times New Roman" w:cs="Times New Roman"/>
          <w:color w:val="000000" w:themeColor="text1"/>
          <w:sz w:val="24"/>
          <w:szCs w:val="24"/>
        </w:rPr>
        <w:t xml:space="preserve"> the basic concepts of Algae, Fungi, and viruses.</w:t>
      </w:r>
    </w:p>
    <w:p w14:paraId="63A34AD2" w14:textId="77777777" w:rsidR="004650EC" w:rsidRPr="001E2697" w:rsidRDefault="004650EC" w:rsidP="004650E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CO-2</w:t>
      </w:r>
      <w:proofErr w:type="gramStart"/>
      <w:r w:rsidRPr="001E2697">
        <w:rPr>
          <w:rFonts w:ascii="Times New Roman" w:hAnsi="Times New Roman" w:cs="Times New Roman"/>
          <w:color w:val="000000" w:themeColor="text1"/>
          <w:sz w:val="24"/>
          <w:szCs w:val="24"/>
        </w:rPr>
        <w:t>:Understandingof</w:t>
      </w:r>
      <w:proofErr w:type="gramEnd"/>
      <w:r w:rsidRPr="001E2697">
        <w:rPr>
          <w:rFonts w:ascii="Times New Roman" w:hAnsi="Times New Roman" w:cs="Times New Roman"/>
          <w:color w:val="000000" w:themeColor="text1"/>
          <w:sz w:val="24"/>
          <w:szCs w:val="24"/>
        </w:rPr>
        <w:t xml:space="preserve"> the diversity, distribution, cell structure, life </w:t>
      </w:r>
      <w:proofErr w:type="spellStart"/>
      <w:r w:rsidRPr="001E2697">
        <w:rPr>
          <w:rFonts w:ascii="Times New Roman" w:hAnsi="Times New Roman" w:cs="Times New Roman"/>
          <w:color w:val="000000" w:themeColor="text1"/>
          <w:sz w:val="24"/>
          <w:szCs w:val="24"/>
        </w:rPr>
        <w:t>cyclesand</w:t>
      </w:r>
      <w:proofErr w:type="spellEnd"/>
      <w:r w:rsidRPr="001E2697">
        <w:rPr>
          <w:rFonts w:ascii="Times New Roman" w:hAnsi="Times New Roman" w:cs="Times New Roman"/>
          <w:color w:val="000000" w:themeColor="text1"/>
          <w:sz w:val="24"/>
          <w:szCs w:val="24"/>
        </w:rPr>
        <w:t xml:space="preserve"> economic importance of both algae and fungi.</w:t>
      </w:r>
    </w:p>
    <w:p w14:paraId="0A7A393A" w14:textId="77777777" w:rsidR="004650EC" w:rsidRPr="001E2697" w:rsidRDefault="004650EC" w:rsidP="004650E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CO-3</w:t>
      </w:r>
      <w:proofErr w:type="gramStart"/>
      <w:r w:rsidRPr="001E2697">
        <w:rPr>
          <w:rFonts w:ascii="Times New Roman" w:hAnsi="Times New Roman" w:cs="Times New Roman"/>
          <w:color w:val="000000" w:themeColor="text1"/>
          <w:sz w:val="24"/>
          <w:szCs w:val="24"/>
        </w:rPr>
        <w:t>:Demonstrate</w:t>
      </w:r>
      <w:proofErr w:type="gramEnd"/>
      <w:r w:rsidRPr="001E2697">
        <w:rPr>
          <w:rFonts w:ascii="Times New Roman" w:hAnsi="Times New Roman" w:cs="Times New Roman"/>
          <w:color w:val="000000" w:themeColor="text1"/>
          <w:sz w:val="24"/>
          <w:szCs w:val="24"/>
        </w:rPr>
        <w:t xml:space="preserve"> knowledge of microbiology techniques and </w:t>
      </w:r>
      <w:proofErr w:type="spellStart"/>
      <w:r w:rsidRPr="001E2697">
        <w:rPr>
          <w:rFonts w:ascii="Times New Roman" w:hAnsi="Times New Roman" w:cs="Times New Roman"/>
          <w:color w:val="000000" w:themeColor="text1"/>
          <w:sz w:val="24"/>
          <w:szCs w:val="24"/>
        </w:rPr>
        <w:t>conceptsin</w:t>
      </w:r>
      <w:proofErr w:type="spellEnd"/>
      <w:r w:rsidRPr="001E2697">
        <w:rPr>
          <w:rFonts w:ascii="Times New Roman" w:hAnsi="Times New Roman" w:cs="Times New Roman"/>
          <w:color w:val="000000" w:themeColor="text1"/>
          <w:sz w:val="24"/>
          <w:szCs w:val="24"/>
        </w:rPr>
        <w:t xml:space="preserve"> phycology and mycology and virology research. </w:t>
      </w:r>
    </w:p>
    <w:p w14:paraId="0DF21EDF" w14:textId="77777777" w:rsidR="004650EC" w:rsidRPr="001E2697" w:rsidRDefault="004650EC" w:rsidP="004650E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CO-4</w:t>
      </w:r>
      <w:proofErr w:type="gramStart"/>
      <w:r w:rsidRPr="001E2697">
        <w:rPr>
          <w:rFonts w:ascii="Times New Roman" w:hAnsi="Times New Roman" w:cs="Times New Roman"/>
          <w:color w:val="000000" w:themeColor="text1"/>
          <w:sz w:val="24"/>
          <w:szCs w:val="24"/>
        </w:rPr>
        <w:t>:to</w:t>
      </w:r>
      <w:proofErr w:type="gram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categorizethe</w:t>
      </w:r>
      <w:proofErr w:type="spellEnd"/>
      <w:r w:rsidRPr="001E2697">
        <w:rPr>
          <w:rFonts w:ascii="Times New Roman" w:hAnsi="Times New Roman" w:cs="Times New Roman"/>
          <w:color w:val="000000" w:themeColor="text1"/>
          <w:sz w:val="24"/>
          <w:szCs w:val="24"/>
        </w:rPr>
        <w:t xml:space="preserve">  problem and disease associated with fungus and virus in human, animals </w:t>
      </w:r>
      <w:proofErr w:type="spellStart"/>
      <w:r w:rsidRPr="001E2697">
        <w:rPr>
          <w:rFonts w:ascii="Times New Roman" w:hAnsi="Times New Roman" w:cs="Times New Roman"/>
          <w:color w:val="000000" w:themeColor="text1"/>
          <w:sz w:val="24"/>
          <w:szCs w:val="24"/>
        </w:rPr>
        <w:t>andplants</w:t>
      </w:r>
      <w:proofErr w:type="spellEnd"/>
      <w:r w:rsidRPr="001E2697">
        <w:rPr>
          <w:rFonts w:ascii="Times New Roman" w:hAnsi="Times New Roman" w:cs="Times New Roman"/>
          <w:color w:val="000000" w:themeColor="text1"/>
          <w:sz w:val="24"/>
          <w:szCs w:val="24"/>
        </w:rPr>
        <w:t>.</w:t>
      </w:r>
    </w:p>
    <w:p w14:paraId="1C96F85A" w14:textId="77777777" w:rsidR="004650EC" w:rsidRPr="001E2697" w:rsidRDefault="004650EC" w:rsidP="004650EC">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CO-5: Conclude their future prospect </w:t>
      </w:r>
      <w:proofErr w:type="spellStart"/>
      <w:r w:rsidRPr="001E2697">
        <w:rPr>
          <w:rFonts w:ascii="Times New Roman" w:hAnsi="Times New Roman" w:cs="Times New Roman"/>
          <w:color w:val="000000" w:themeColor="text1"/>
          <w:sz w:val="24"/>
          <w:szCs w:val="24"/>
        </w:rPr>
        <w:t>forpursuing</w:t>
      </w:r>
      <w:proofErr w:type="spellEnd"/>
      <w:r w:rsidRPr="001E2697">
        <w:rPr>
          <w:rFonts w:ascii="Times New Roman" w:hAnsi="Times New Roman" w:cs="Times New Roman"/>
          <w:color w:val="000000" w:themeColor="text1"/>
          <w:sz w:val="24"/>
          <w:szCs w:val="24"/>
        </w:rPr>
        <w:t xml:space="preserve"> an entrepreneurial venture.</w:t>
      </w:r>
    </w:p>
    <w:p w14:paraId="1689F23F" w14:textId="77777777" w:rsidR="004650EC" w:rsidRPr="001E2697" w:rsidRDefault="004650EC" w:rsidP="006E755F">
      <w:pPr>
        <w:rPr>
          <w:rFonts w:ascii="Times New Roman" w:hAnsi="Times New Roman" w:cs="Times New Roman"/>
          <w:b/>
          <w:color w:val="000000" w:themeColor="text1"/>
          <w:sz w:val="24"/>
          <w:szCs w:val="24"/>
          <w:u w:val="single"/>
        </w:rPr>
      </w:pPr>
    </w:p>
    <w:p w14:paraId="4AB19434" w14:textId="77777777" w:rsidR="006E755F" w:rsidRPr="001E2697" w:rsidRDefault="006E755F" w:rsidP="00E51D70">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r w:rsidR="00E51D70" w:rsidRPr="001E2697">
        <w:rPr>
          <w:rFonts w:ascii="Times New Roman" w:hAnsi="Times New Roman" w:cs="Times New Roman"/>
          <w:b/>
          <w:color w:val="000000" w:themeColor="text1"/>
          <w:sz w:val="24"/>
          <w:szCs w:val="24"/>
          <w:u w:val="single"/>
        </w:rPr>
        <w:t>:</w:t>
      </w:r>
    </w:p>
    <w:p w14:paraId="523F2FEB" w14:textId="77777777" w:rsidR="006E755F" w:rsidRPr="001E2697" w:rsidRDefault="006E755F" w:rsidP="006E755F">
      <w:pPr>
        <w:pStyle w:val="ListParagraph1"/>
        <w:autoSpaceDE w:val="0"/>
        <w:autoSpaceDN w:val="0"/>
        <w:adjustRightInd w:val="0"/>
        <w:spacing w:after="0" w:line="240" w:lineRule="auto"/>
        <w:jc w:val="both"/>
        <w:rPr>
          <w:rFonts w:ascii="Times New Roman" w:hAnsi="Times New Roman" w:cs="Times New Roman"/>
          <w:color w:val="000000" w:themeColor="text1"/>
          <w:sz w:val="24"/>
          <w:szCs w:val="24"/>
        </w:rPr>
      </w:pPr>
    </w:p>
    <w:p w14:paraId="5D1E1E5D" w14:textId="77777777" w:rsidR="00E51D70" w:rsidRPr="001E2697" w:rsidRDefault="00E51D70" w:rsidP="00E51D70">
      <w:pPr>
        <w:autoSpaceDE w:val="0"/>
        <w:autoSpaceDN w:val="0"/>
        <w:adjustRightInd w:val="0"/>
        <w:rPr>
          <w:rFonts w:ascii="Times New Roman" w:hAnsi="Times New Roman" w:cs="Times New Roman"/>
          <w:b/>
          <w:bCs/>
          <w:color w:val="000000" w:themeColor="text1"/>
          <w:sz w:val="24"/>
          <w:szCs w:val="24"/>
          <w:u w:val="single"/>
        </w:rPr>
      </w:pPr>
      <w:r w:rsidRPr="001E2697">
        <w:rPr>
          <w:rFonts w:ascii="Times New Roman" w:hAnsi="Times New Roman" w:cs="Times New Roman"/>
          <w:b/>
          <w:bCs/>
          <w:color w:val="000000" w:themeColor="text1"/>
          <w:sz w:val="24"/>
          <w:szCs w:val="24"/>
          <w:u w:val="single"/>
        </w:rPr>
        <w:t>Text Books:</w:t>
      </w:r>
    </w:p>
    <w:p w14:paraId="677FC760" w14:textId="77777777" w:rsidR="00E51D70" w:rsidRPr="001E2697" w:rsidRDefault="00E51D70" w:rsidP="00E51D70">
      <w:pPr>
        <w:pStyle w:val="ListParagraph1"/>
        <w:numPr>
          <w:ilvl w:val="0"/>
          <w:numId w:val="9"/>
        </w:numPr>
        <w:tabs>
          <w:tab w:val="left" w:pos="720"/>
        </w:tabs>
        <w:suppressAutoHyphens/>
        <w:spacing w:after="0"/>
        <w:ind w:right="330"/>
        <w:jc w:val="both"/>
        <w:rPr>
          <w:rFonts w:ascii="Times New Roman" w:hAnsi="Times New Roman" w:cs="Times New Roman"/>
          <w:color w:val="000000" w:themeColor="text1"/>
          <w:sz w:val="24"/>
          <w:szCs w:val="24"/>
        </w:rPr>
      </w:pPr>
      <w:proofErr w:type="spellStart"/>
      <w:r w:rsidRPr="001E2697">
        <w:rPr>
          <w:rFonts w:ascii="Times New Roman" w:hAnsi="Times New Roman" w:cs="Times New Roman"/>
          <w:color w:val="000000" w:themeColor="text1"/>
          <w:sz w:val="24"/>
          <w:szCs w:val="24"/>
        </w:rPr>
        <w:t>Pelczar</w:t>
      </w:r>
      <w:proofErr w:type="spellEnd"/>
      <w:r w:rsidRPr="001E2697">
        <w:rPr>
          <w:rFonts w:ascii="Times New Roman" w:hAnsi="Times New Roman" w:cs="Times New Roman"/>
          <w:color w:val="000000" w:themeColor="text1"/>
          <w:sz w:val="24"/>
          <w:szCs w:val="24"/>
        </w:rPr>
        <w:t xml:space="preserve"> MJ, Chan ECS and Krieg NR. (2010). </w:t>
      </w:r>
      <w:r w:rsidRPr="001E2697">
        <w:rPr>
          <w:rFonts w:ascii="Times New Roman" w:hAnsi="Times New Roman" w:cs="Times New Roman"/>
          <w:i/>
          <w:iCs/>
          <w:color w:val="000000" w:themeColor="text1"/>
          <w:sz w:val="24"/>
          <w:szCs w:val="24"/>
        </w:rPr>
        <w:t>Microbiology</w:t>
      </w:r>
      <w:r w:rsidRPr="001E2697">
        <w:rPr>
          <w:rFonts w:ascii="Times New Roman" w:hAnsi="Times New Roman" w:cs="Times New Roman"/>
          <w:color w:val="000000" w:themeColor="text1"/>
          <w:sz w:val="24"/>
          <w:szCs w:val="24"/>
        </w:rPr>
        <w:t>. 8th edition. McGraw Hill Book Company.</w:t>
      </w:r>
    </w:p>
    <w:p w14:paraId="2C1095CD" w14:textId="77777777" w:rsidR="00E51D70" w:rsidRPr="001E2697" w:rsidRDefault="00E51D70" w:rsidP="00E51D70">
      <w:pPr>
        <w:pStyle w:val="ListParagraph1"/>
        <w:numPr>
          <w:ilvl w:val="0"/>
          <w:numId w:val="9"/>
        </w:numPr>
        <w:tabs>
          <w:tab w:val="left" w:pos="720"/>
        </w:tabs>
        <w:suppressAutoHyphens/>
        <w:spacing w:after="0"/>
        <w:ind w:right="330"/>
        <w:jc w:val="both"/>
        <w:rPr>
          <w:rFonts w:ascii="Times New Roman" w:hAnsi="Times New Roman" w:cs="Times New Roman"/>
          <w:color w:val="000000" w:themeColor="text1"/>
          <w:sz w:val="24"/>
          <w:szCs w:val="24"/>
        </w:rPr>
      </w:pPr>
      <w:proofErr w:type="spellStart"/>
      <w:r w:rsidRPr="001E2697">
        <w:rPr>
          <w:rFonts w:ascii="Times New Roman" w:hAnsi="Times New Roman" w:cs="Times New Roman"/>
          <w:bCs/>
          <w:color w:val="000000" w:themeColor="text1"/>
          <w:sz w:val="24"/>
          <w:szCs w:val="24"/>
        </w:rPr>
        <w:t>Barasanti</w:t>
      </w:r>
      <w:proofErr w:type="spellEnd"/>
      <w:r w:rsidRPr="001E2697">
        <w:rPr>
          <w:rFonts w:ascii="Times New Roman" w:hAnsi="Times New Roman" w:cs="Times New Roman"/>
          <w:bCs/>
          <w:color w:val="000000" w:themeColor="text1"/>
          <w:sz w:val="24"/>
          <w:szCs w:val="24"/>
        </w:rPr>
        <w:t xml:space="preserve"> L and </w:t>
      </w:r>
      <w:proofErr w:type="spellStart"/>
      <w:r w:rsidRPr="001E2697">
        <w:rPr>
          <w:rFonts w:ascii="Times New Roman" w:hAnsi="Times New Roman" w:cs="Times New Roman"/>
          <w:bCs/>
          <w:color w:val="000000" w:themeColor="text1"/>
          <w:sz w:val="24"/>
          <w:szCs w:val="24"/>
        </w:rPr>
        <w:t>Guaaltieri</w:t>
      </w:r>
      <w:proofErr w:type="spellEnd"/>
      <w:r w:rsidRPr="001E2697">
        <w:rPr>
          <w:rFonts w:ascii="Times New Roman" w:hAnsi="Times New Roman" w:cs="Times New Roman"/>
          <w:bCs/>
          <w:color w:val="000000" w:themeColor="text1"/>
          <w:sz w:val="24"/>
          <w:szCs w:val="24"/>
        </w:rPr>
        <w:t xml:space="preserve"> P. (2006). Algae: Anatomy Biochemistry and Biotechnology. Taylor and Francis </w:t>
      </w:r>
      <w:proofErr w:type="spellStart"/>
      <w:r w:rsidRPr="001E2697">
        <w:rPr>
          <w:rFonts w:ascii="Times New Roman" w:hAnsi="Times New Roman" w:cs="Times New Roman"/>
          <w:bCs/>
          <w:color w:val="000000" w:themeColor="text1"/>
          <w:sz w:val="24"/>
          <w:szCs w:val="24"/>
        </w:rPr>
        <w:t>Group,New</w:t>
      </w:r>
      <w:proofErr w:type="spellEnd"/>
      <w:r w:rsidRPr="001E2697">
        <w:rPr>
          <w:rFonts w:ascii="Times New Roman" w:hAnsi="Times New Roman" w:cs="Times New Roman"/>
          <w:bCs/>
          <w:color w:val="000000" w:themeColor="text1"/>
          <w:sz w:val="24"/>
          <w:szCs w:val="24"/>
        </w:rPr>
        <w:t xml:space="preserve"> York</w:t>
      </w:r>
    </w:p>
    <w:p w14:paraId="134FB0D8" w14:textId="77777777" w:rsidR="00E51D70" w:rsidRPr="001E2697" w:rsidRDefault="00E51D70" w:rsidP="00E51D70">
      <w:pPr>
        <w:pStyle w:val="ListParagraph"/>
        <w:numPr>
          <w:ilvl w:val="0"/>
          <w:numId w:val="9"/>
        </w:numPr>
        <w:autoSpaceDE w:val="0"/>
        <w:autoSpaceDN w:val="0"/>
        <w:adjustRightInd w:val="0"/>
        <w:spacing w:line="276" w:lineRule="auto"/>
        <w:jc w:val="both"/>
        <w:rPr>
          <w:rFonts w:ascii="Times New Roman" w:hAnsi="Times New Roman" w:cs="Times New Roman"/>
          <w:bCs/>
          <w:color w:val="000000" w:themeColor="text1"/>
          <w:sz w:val="24"/>
          <w:szCs w:val="24"/>
        </w:rPr>
      </w:pPr>
      <w:proofErr w:type="spellStart"/>
      <w:r w:rsidRPr="001E2697">
        <w:rPr>
          <w:rFonts w:ascii="Times New Roman" w:hAnsi="Times New Roman" w:cs="Times New Roman"/>
          <w:bCs/>
          <w:color w:val="000000" w:themeColor="text1"/>
          <w:sz w:val="24"/>
          <w:szCs w:val="24"/>
        </w:rPr>
        <w:t>Dube</w:t>
      </w:r>
      <w:proofErr w:type="spellEnd"/>
      <w:r w:rsidRPr="001E2697">
        <w:rPr>
          <w:rFonts w:ascii="Times New Roman" w:hAnsi="Times New Roman" w:cs="Times New Roman"/>
          <w:bCs/>
          <w:color w:val="000000" w:themeColor="text1"/>
          <w:sz w:val="24"/>
          <w:szCs w:val="24"/>
        </w:rPr>
        <w:t xml:space="preserve"> HC. (1981). </w:t>
      </w:r>
      <w:proofErr w:type="gramStart"/>
      <w:r w:rsidRPr="001E2697">
        <w:rPr>
          <w:rFonts w:ascii="Times New Roman" w:hAnsi="Times New Roman" w:cs="Times New Roman"/>
          <w:bCs/>
          <w:color w:val="000000" w:themeColor="text1"/>
          <w:sz w:val="24"/>
          <w:szCs w:val="24"/>
        </w:rPr>
        <w:t>An</w:t>
      </w:r>
      <w:proofErr w:type="gramEnd"/>
      <w:r w:rsidRPr="001E2697">
        <w:rPr>
          <w:rFonts w:ascii="Times New Roman" w:hAnsi="Times New Roman" w:cs="Times New Roman"/>
          <w:bCs/>
          <w:color w:val="000000" w:themeColor="text1"/>
          <w:sz w:val="24"/>
          <w:szCs w:val="24"/>
        </w:rPr>
        <w:t xml:space="preserve"> Introduction to Fungi. </w:t>
      </w:r>
      <w:proofErr w:type="spellStart"/>
      <w:r w:rsidRPr="001E2697">
        <w:rPr>
          <w:rFonts w:ascii="Times New Roman" w:hAnsi="Times New Roman" w:cs="Times New Roman"/>
          <w:bCs/>
          <w:color w:val="000000" w:themeColor="text1"/>
          <w:sz w:val="24"/>
          <w:szCs w:val="24"/>
        </w:rPr>
        <w:t>Vikas</w:t>
      </w:r>
      <w:proofErr w:type="spellEnd"/>
      <w:r w:rsidRPr="001E2697">
        <w:rPr>
          <w:rFonts w:ascii="Times New Roman" w:hAnsi="Times New Roman" w:cs="Times New Roman"/>
          <w:bCs/>
          <w:color w:val="000000" w:themeColor="text1"/>
          <w:sz w:val="24"/>
          <w:szCs w:val="24"/>
        </w:rPr>
        <w:t xml:space="preserve"> Publishing House </w:t>
      </w:r>
      <w:proofErr w:type="spellStart"/>
      <w:r w:rsidRPr="001E2697">
        <w:rPr>
          <w:rFonts w:ascii="Times New Roman" w:hAnsi="Times New Roman" w:cs="Times New Roman"/>
          <w:bCs/>
          <w:color w:val="000000" w:themeColor="text1"/>
          <w:sz w:val="24"/>
          <w:szCs w:val="24"/>
        </w:rPr>
        <w:t>Pvt.</w:t>
      </w:r>
      <w:proofErr w:type="spellEnd"/>
      <w:r w:rsidRPr="001E2697">
        <w:rPr>
          <w:rFonts w:ascii="Times New Roman" w:hAnsi="Times New Roman" w:cs="Times New Roman"/>
          <w:bCs/>
          <w:color w:val="000000" w:themeColor="text1"/>
          <w:sz w:val="24"/>
          <w:szCs w:val="24"/>
        </w:rPr>
        <w:t xml:space="preserve"> Ltd.  </w:t>
      </w:r>
    </w:p>
    <w:p w14:paraId="733FFA00" w14:textId="77777777" w:rsidR="00E51D70" w:rsidRPr="001E2697" w:rsidRDefault="00E51D70" w:rsidP="00E51D70">
      <w:pPr>
        <w:pStyle w:val="ListParagraph"/>
        <w:numPr>
          <w:ilvl w:val="0"/>
          <w:numId w:val="9"/>
        </w:numPr>
        <w:autoSpaceDE w:val="0"/>
        <w:autoSpaceDN w:val="0"/>
        <w:adjustRightInd w:val="0"/>
        <w:spacing w:line="276" w:lineRule="auto"/>
        <w:jc w:val="both"/>
        <w:rPr>
          <w:rFonts w:ascii="Times New Roman" w:hAnsi="Times New Roman" w:cs="Times New Roman"/>
          <w:bCs/>
          <w:color w:val="000000" w:themeColor="text1"/>
          <w:sz w:val="24"/>
          <w:szCs w:val="24"/>
        </w:rPr>
      </w:pPr>
      <w:proofErr w:type="spellStart"/>
      <w:r w:rsidRPr="001E2697">
        <w:rPr>
          <w:rFonts w:ascii="Times New Roman" w:hAnsi="Times New Roman" w:cs="Times New Roman"/>
          <w:bCs/>
          <w:color w:val="000000" w:themeColor="text1"/>
          <w:sz w:val="24"/>
          <w:szCs w:val="24"/>
        </w:rPr>
        <w:t>Raham</w:t>
      </w:r>
      <w:proofErr w:type="spellEnd"/>
      <w:r w:rsidRPr="001E2697">
        <w:rPr>
          <w:rFonts w:ascii="Times New Roman" w:hAnsi="Times New Roman" w:cs="Times New Roman"/>
          <w:bCs/>
          <w:color w:val="000000" w:themeColor="text1"/>
          <w:sz w:val="24"/>
          <w:szCs w:val="24"/>
        </w:rPr>
        <w:t xml:space="preserve"> LE, Graham JM and Wilcox LW. (2009). Algae.2nd edition. Benjamin Cumming, New York.</w:t>
      </w:r>
    </w:p>
    <w:p w14:paraId="7866C04B" w14:textId="77777777" w:rsidR="00E51D70" w:rsidRPr="001E2697" w:rsidRDefault="00E51D70" w:rsidP="00E51D70">
      <w:pPr>
        <w:pStyle w:val="ListParagraph"/>
        <w:numPr>
          <w:ilvl w:val="0"/>
          <w:numId w:val="9"/>
        </w:numPr>
        <w:autoSpaceDE w:val="0"/>
        <w:autoSpaceDN w:val="0"/>
        <w:adjustRightInd w:val="0"/>
        <w:spacing w:line="276" w:lineRule="auto"/>
        <w:jc w:val="both"/>
        <w:rPr>
          <w:rFonts w:ascii="Times New Roman" w:hAnsi="Times New Roman" w:cs="Times New Roman"/>
          <w:bCs/>
          <w:color w:val="000000" w:themeColor="text1"/>
          <w:sz w:val="24"/>
          <w:szCs w:val="24"/>
        </w:rPr>
      </w:pPr>
      <w:proofErr w:type="spellStart"/>
      <w:r w:rsidRPr="001E2697">
        <w:rPr>
          <w:rFonts w:ascii="Times New Roman" w:hAnsi="Times New Roman" w:cs="Times New Roman"/>
          <w:bCs/>
          <w:color w:val="000000" w:themeColor="text1"/>
          <w:sz w:val="24"/>
          <w:szCs w:val="24"/>
        </w:rPr>
        <w:t>Vashishta</w:t>
      </w:r>
      <w:proofErr w:type="spellEnd"/>
      <w:r w:rsidRPr="001E2697">
        <w:rPr>
          <w:rFonts w:ascii="Times New Roman" w:hAnsi="Times New Roman" w:cs="Times New Roman"/>
          <w:bCs/>
          <w:color w:val="000000" w:themeColor="text1"/>
          <w:sz w:val="24"/>
          <w:szCs w:val="24"/>
        </w:rPr>
        <w:t xml:space="preserve"> BR and </w:t>
      </w:r>
      <w:proofErr w:type="spellStart"/>
      <w:r w:rsidRPr="001E2697">
        <w:rPr>
          <w:rFonts w:ascii="Times New Roman" w:hAnsi="Times New Roman" w:cs="Times New Roman"/>
          <w:bCs/>
          <w:color w:val="000000" w:themeColor="text1"/>
          <w:sz w:val="24"/>
          <w:szCs w:val="24"/>
        </w:rPr>
        <w:t>Sinha</w:t>
      </w:r>
      <w:proofErr w:type="spellEnd"/>
      <w:r w:rsidRPr="001E2697">
        <w:rPr>
          <w:rFonts w:ascii="Times New Roman" w:hAnsi="Times New Roman" w:cs="Times New Roman"/>
          <w:bCs/>
          <w:color w:val="000000" w:themeColor="text1"/>
          <w:sz w:val="24"/>
          <w:szCs w:val="24"/>
        </w:rPr>
        <w:t xml:space="preserve"> AK. (2008). Fungi. S. Chand and Company Ltd. </w:t>
      </w:r>
    </w:p>
    <w:p w14:paraId="18EBE579" w14:textId="77777777" w:rsidR="00E51D70" w:rsidRPr="001E2697" w:rsidRDefault="00E51D70" w:rsidP="00E51D70">
      <w:pPr>
        <w:pStyle w:val="ListParagraph"/>
        <w:numPr>
          <w:ilvl w:val="0"/>
          <w:numId w:val="9"/>
        </w:numPr>
        <w:autoSpaceDE w:val="0"/>
        <w:autoSpaceDN w:val="0"/>
        <w:adjustRightInd w:val="0"/>
        <w:spacing w:line="276" w:lineRule="auto"/>
        <w:jc w:val="both"/>
        <w:rPr>
          <w:rFonts w:ascii="Times New Roman" w:hAnsi="Times New Roman" w:cs="Times New Roman"/>
          <w:bCs/>
          <w:color w:val="000000" w:themeColor="text1"/>
          <w:sz w:val="24"/>
          <w:szCs w:val="24"/>
        </w:rPr>
      </w:pPr>
      <w:r w:rsidRPr="001E2697">
        <w:rPr>
          <w:rFonts w:ascii="Times New Roman" w:hAnsi="Times New Roman" w:cs="Times New Roman"/>
          <w:bCs/>
          <w:color w:val="000000" w:themeColor="text1"/>
          <w:sz w:val="24"/>
          <w:szCs w:val="24"/>
        </w:rPr>
        <w:t xml:space="preserve"> Webster J. (1980). Introduction to Fungi.2nd edition. Cambridge University </w:t>
      </w:r>
      <w:proofErr w:type="spellStart"/>
      <w:r w:rsidRPr="001E2697">
        <w:rPr>
          <w:rFonts w:ascii="Times New Roman" w:hAnsi="Times New Roman" w:cs="Times New Roman"/>
          <w:bCs/>
          <w:color w:val="000000" w:themeColor="text1"/>
          <w:sz w:val="24"/>
          <w:szCs w:val="24"/>
        </w:rPr>
        <w:t>Pres</w:t>
      </w:r>
      <w:proofErr w:type="spellEnd"/>
    </w:p>
    <w:p w14:paraId="2CCF1FE9" w14:textId="77777777" w:rsidR="00E51D70" w:rsidRPr="001E2697" w:rsidRDefault="00E51D70" w:rsidP="00E51D70">
      <w:pPr>
        <w:pStyle w:val="ListParagraph"/>
        <w:numPr>
          <w:ilvl w:val="0"/>
          <w:numId w:val="9"/>
        </w:numPr>
        <w:autoSpaceDE w:val="0"/>
        <w:autoSpaceDN w:val="0"/>
        <w:adjustRightInd w:val="0"/>
        <w:spacing w:line="276" w:lineRule="auto"/>
        <w:jc w:val="both"/>
        <w:rPr>
          <w:rFonts w:ascii="Times New Roman" w:hAnsi="Times New Roman" w:cs="Times New Roman"/>
          <w:bCs/>
          <w:color w:val="000000" w:themeColor="text1"/>
          <w:sz w:val="24"/>
          <w:szCs w:val="24"/>
        </w:rPr>
      </w:pPr>
      <w:proofErr w:type="spellStart"/>
      <w:r w:rsidRPr="001E2697">
        <w:rPr>
          <w:rFonts w:ascii="Times New Roman" w:hAnsi="Times New Roman" w:cs="Times New Roman"/>
          <w:color w:val="000000" w:themeColor="text1"/>
          <w:sz w:val="24"/>
          <w:szCs w:val="24"/>
        </w:rPr>
        <w:t>Dimmock</w:t>
      </w:r>
      <w:proofErr w:type="spellEnd"/>
      <w:r w:rsidRPr="001E2697">
        <w:rPr>
          <w:rFonts w:ascii="Times New Roman" w:hAnsi="Times New Roman" w:cs="Times New Roman"/>
          <w:color w:val="000000" w:themeColor="text1"/>
          <w:sz w:val="24"/>
          <w:szCs w:val="24"/>
        </w:rPr>
        <w:t xml:space="preserve">, NJ, Easton, AL, </w:t>
      </w:r>
      <w:proofErr w:type="spellStart"/>
      <w:r w:rsidRPr="001E2697">
        <w:rPr>
          <w:rFonts w:ascii="Times New Roman" w:hAnsi="Times New Roman" w:cs="Times New Roman"/>
          <w:color w:val="000000" w:themeColor="text1"/>
          <w:sz w:val="24"/>
          <w:szCs w:val="24"/>
        </w:rPr>
        <w:t>Leppard</w:t>
      </w:r>
      <w:proofErr w:type="spellEnd"/>
      <w:r w:rsidRPr="001E2697">
        <w:rPr>
          <w:rFonts w:ascii="Times New Roman" w:hAnsi="Times New Roman" w:cs="Times New Roman"/>
          <w:color w:val="000000" w:themeColor="text1"/>
          <w:sz w:val="24"/>
          <w:szCs w:val="24"/>
        </w:rPr>
        <w:t xml:space="preserve">, KN (2007). Introduction to Modern Virology.6th edition </w:t>
      </w:r>
      <w:proofErr w:type="spellStart"/>
      <w:r w:rsidRPr="001E2697">
        <w:rPr>
          <w:rFonts w:ascii="Times New Roman" w:hAnsi="Times New Roman" w:cs="Times New Roman"/>
          <w:color w:val="000000" w:themeColor="text1"/>
          <w:sz w:val="24"/>
          <w:szCs w:val="24"/>
        </w:rPr>
        <w:t>BlackwellPublishing</w:t>
      </w:r>
      <w:proofErr w:type="spellEnd"/>
      <w:r w:rsidRPr="001E2697">
        <w:rPr>
          <w:rFonts w:ascii="Times New Roman" w:hAnsi="Times New Roman" w:cs="Times New Roman"/>
          <w:color w:val="000000" w:themeColor="text1"/>
          <w:sz w:val="24"/>
          <w:szCs w:val="24"/>
        </w:rPr>
        <w:t xml:space="preserve"> Ltd.</w:t>
      </w:r>
    </w:p>
    <w:p w14:paraId="2107F607" w14:textId="77777777" w:rsidR="00E51D70" w:rsidRPr="001E2697" w:rsidRDefault="00E51D70" w:rsidP="00E51D70">
      <w:pPr>
        <w:pStyle w:val="ListParagraph"/>
        <w:numPr>
          <w:ilvl w:val="0"/>
          <w:numId w:val="9"/>
        </w:numPr>
        <w:autoSpaceDE w:val="0"/>
        <w:autoSpaceDN w:val="0"/>
        <w:adjustRightInd w:val="0"/>
        <w:spacing w:line="276" w:lineRule="auto"/>
        <w:jc w:val="both"/>
        <w:rPr>
          <w:rFonts w:ascii="Times New Roman" w:hAnsi="Times New Roman" w:cs="Times New Roman"/>
          <w:bCs/>
          <w:color w:val="000000" w:themeColor="text1"/>
          <w:sz w:val="24"/>
          <w:szCs w:val="24"/>
        </w:rPr>
      </w:pPr>
      <w:r w:rsidRPr="001E2697">
        <w:rPr>
          <w:rFonts w:ascii="Times New Roman" w:hAnsi="Times New Roman" w:cs="Times New Roman"/>
          <w:color w:val="000000" w:themeColor="text1"/>
          <w:sz w:val="24"/>
          <w:szCs w:val="24"/>
        </w:rPr>
        <w:t>Carter J and Saunders V (2007). Virology: Principles and Applications. John Wiley and Sons.</w:t>
      </w:r>
    </w:p>
    <w:p w14:paraId="49762FDA" w14:textId="77777777" w:rsidR="00E51D70" w:rsidRPr="001E2697" w:rsidRDefault="00E51D70" w:rsidP="00E51D70">
      <w:pPr>
        <w:pStyle w:val="ListParagraph"/>
        <w:numPr>
          <w:ilvl w:val="0"/>
          <w:numId w:val="9"/>
        </w:numPr>
        <w:autoSpaceDE w:val="0"/>
        <w:autoSpaceDN w:val="0"/>
        <w:adjustRightInd w:val="0"/>
        <w:spacing w:line="276" w:lineRule="auto"/>
        <w:jc w:val="both"/>
        <w:rPr>
          <w:rFonts w:ascii="Times New Roman" w:hAnsi="Times New Roman" w:cs="Times New Roman"/>
          <w:bCs/>
          <w:color w:val="000000" w:themeColor="text1"/>
          <w:sz w:val="24"/>
          <w:szCs w:val="24"/>
        </w:rPr>
      </w:pPr>
      <w:r w:rsidRPr="001E2697">
        <w:rPr>
          <w:rFonts w:ascii="Times New Roman" w:hAnsi="Times New Roman" w:cs="Times New Roman"/>
          <w:color w:val="000000" w:themeColor="text1"/>
          <w:sz w:val="24"/>
          <w:szCs w:val="24"/>
        </w:rPr>
        <w:t xml:space="preserve">Flint SJ, </w:t>
      </w:r>
      <w:proofErr w:type="spellStart"/>
      <w:r w:rsidRPr="001E2697">
        <w:rPr>
          <w:rFonts w:ascii="Times New Roman" w:hAnsi="Times New Roman" w:cs="Times New Roman"/>
          <w:color w:val="000000" w:themeColor="text1"/>
          <w:sz w:val="24"/>
          <w:szCs w:val="24"/>
        </w:rPr>
        <w:t>Enquist</w:t>
      </w:r>
      <w:proofErr w:type="spellEnd"/>
      <w:r w:rsidRPr="001E2697">
        <w:rPr>
          <w:rFonts w:ascii="Times New Roman" w:hAnsi="Times New Roman" w:cs="Times New Roman"/>
          <w:color w:val="000000" w:themeColor="text1"/>
          <w:sz w:val="24"/>
          <w:szCs w:val="24"/>
        </w:rPr>
        <w:t xml:space="preserve">, LW, Krug, RM, </w:t>
      </w:r>
      <w:proofErr w:type="spellStart"/>
      <w:r w:rsidRPr="001E2697">
        <w:rPr>
          <w:rFonts w:ascii="Times New Roman" w:hAnsi="Times New Roman" w:cs="Times New Roman"/>
          <w:color w:val="000000" w:themeColor="text1"/>
          <w:sz w:val="24"/>
          <w:szCs w:val="24"/>
        </w:rPr>
        <w:t>Racaniello</w:t>
      </w:r>
      <w:proofErr w:type="spellEnd"/>
      <w:r w:rsidRPr="001E2697">
        <w:rPr>
          <w:rFonts w:ascii="Times New Roman" w:hAnsi="Times New Roman" w:cs="Times New Roman"/>
          <w:color w:val="000000" w:themeColor="text1"/>
          <w:sz w:val="24"/>
          <w:szCs w:val="24"/>
        </w:rPr>
        <w:t xml:space="preserve">, VR, </w:t>
      </w:r>
      <w:proofErr w:type="spellStart"/>
      <w:r w:rsidRPr="001E2697">
        <w:rPr>
          <w:rFonts w:ascii="Times New Roman" w:hAnsi="Times New Roman" w:cs="Times New Roman"/>
          <w:color w:val="000000" w:themeColor="text1"/>
          <w:sz w:val="24"/>
          <w:szCs w:val="24"/>
        </w:rPr>
        <w:t>Skalka</w:t>
      </w:r>
      <w:proofErr w:type="spellEnd"/>
      <w:r w:rsidRPr="001E2697">
        <w:rPr>
          <w:rFonts w:ascii="Times New Roman" w:hAnsi="Times New Roman" w:cs="Times New Roman"/>
          <w:color w:val="000000" w:themeColor="text1"/>
          <w:sz w:val="24"/>
          <w:szCs w:val="24"/>
        </w:rPr>
        <w:t xml:space="preserve">, AM (2004). Principles of Virology, </w:t>
      </w:r>
    </w:p>
    <w:p w14:paraId="561698B5" w14:textId="77777777" w:rsidR="00E51D70" w:rsidRPr="001E2697" w:rsidRDefault="00E51D70" w:rsidP="00E51D70">
      <w:pPr>
        <w:ind w:firstLine="720"/>
        <w:jc w:val="both"/>
        <w:rPr>
          <w:rFonts w:ascii="Times New Roman" w:hAnsi="Times New Roman" w:cs="Times New Roman"/>
          <w:color w:val="000000" w:themeColor="text1"/>
          <w:sz w:val="24"/>
          <w:szCs w:val="24"/>
        </w:rPr>
      </w:pPr>
      <w:proofErr w:type="gramStart"/>
      <w:r w:rsidRPr="001E2697">
        <w:rPr>
          <w:rFonts w:ascii="Times New Roman" w:hAnsi="Times New Roman" w:cs="Times New Roman"/>
          <w:color w:val="000000" w:themeColor="text1"/>
          <w:sz w:val="24"/>
          <w:szCs w:val="24"/>
        </w:rPr>
        <w:t>Molecular biology, Pathogenesis and Control.2nd edition.</w:t>
      </w:r>
      <w:proofErr w:type="gramEnd"/>
      <w:r w:rsidRPr="001E2697">
        <w:rPr>
          <w:rFonts w:ascii="Times New Roman" w:hAnsi="Times New Roman" w:cs="Times New Roman"/>
          <w:color w:val="000000" w:themeColor="text1"/>
          <w:sz w:val="24"/>
          <w:szCs w:val="24"/>
        </w:rPr>
        <w:t xml:space="preserve"> ASM press Washington DC.</w:t>
      </w:r>
    </w:p>
    <w:p w14:paraId="3BED41C7" w14:textId="77777777" w:rsidR="00E51D70" w:rsidRPr="001E2697" w:rsidRDefault="00E51D70" w:rsidP="00E51D70">
      <w:pPr>
        <w:pStyle w:val="ListParagraph1"/>
        <w:tabs>
          <w:tab w:val="left" w:pos="0"/>
          <w:tab w:val="left" w:pos="720"/>
        </w:tabs>
        <w:suppressAutoHyphens/>
        <w:spacing w:after="0"/>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180149F5" w14:textId="77777777" w:rsidR="00E51D70" w:rsidRPr="001E2697" w:rsidRDefault="00E51D70" w:rsidP="00E51D70">
      <w:pPr>
        <w:pStyle w:val="ListParagraph1"/>
        <w:numPr>
          <w:ilvl w:val="0"/>
          <w:numId w:val="10"/>
        </w:numPr>
        <w:tabs>
          <w:tab w:val="left" w:pos="720"/>
        </w:tabs>
        <w:suppressAutoHyphens/>
        <w:spacing w:after="0"/>
        <w:ind w:right="33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Wagner EK, Hewlett MJ. (2004). Basic Virology.2nd </w:t>
      </w:r>
      <w:proofErr w:type="spellStart"/>
      <w:r w:rsidRPr="001E2697">
        <w:rPr>
          <w:rFonts w:ascii="Times New Roman" w:hAnsi="Times New Roman" w:cs="Times New Roman"/>
          <w:color w:val="000000" w:themeColor="text1"/>
          <w:sz w:val="24"/>
          <w:szCs w:val="24"/>
        </w:rPr>
        <w:t>edition.Blackwell</w:t>
      </w:r>
      <w:proofErr w:type="spellEnd"/>
      <w:r w:rsidRPr="001E2697">
        <w:rPr>
          <w:rFonts w:ascii="Times New Roman" w:hAnsi="Times New Roman" w:cs="Times New Roman"/>
          <w:color w:val="000000" w:themeColor="text1"/>
          <w:sz w:val="24"/>
          <w:szCs w:val="24"/>
        </w:rPr>
        <w:t xml:space="preserve"> Publishing.</w:t>
      </w:r>
    </w:p>
    <w:p w14:paraId="047F0D9B" w14:textId="77777777" w:rsidR="00E51D70" w:rsidRPr="001E2697" w:rsidRDefault="00E51D70" w:rsidP="00E51D70">
      <w:pPr>
        <w:pStyle w:val="ListParagraph1"/>
        <w:numPr>
          <w:ilvl w:val="0"/>
          <w:numId w:val="10"/>
        </w:numPr>
        <w:tabs>
          <w:tab w:val="left" w:pos="720"/>
        </w:tabs>
        <w:suppressAutoHyphens/>
        <w:spacing w:after="0"/>
        <w:ind w:right="33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Mathews. (2004). Plant Virology. Hull R. Academic Press, New York. </w:t>
      </w:r>
    </w:p>
    <w:p w14:paraId="19399F5E" w14:textId="77777777" w:rsidR="00E51D70" w:rsidRPr="001E2697" w:rsidRDefault="00E51D70" w:rsidP="00E51D70">
      <w:pPr>
        <w:pStyle w:val="ListParagraph1"/>
        <w:numPr>
          <w:ilvl w:val="0"/>
          <w:numId w:val="10"/>
        </w:numPr>
        <w:tabs>
          <w:tab w:val="left" w:pos="720"/>
        </w:tabs>
        <w:suppressAutoHyphens/>
        <w:spacing w:after="0"/>
        <w:ind w:right="330"/>
        <w:jc w:val="both"/>
        <w:rPr>
          <w:rFonts w:ascii="Times New Roman" w:hAnsi="Times New Roman" w:cs="Times New Roman"/>
          <w:color w:val="000000" w:themeColor="text1"/>
          <w:sz w:val="24"/>
          <w:szCs w:val="24"/>
        </w:rPr>
      </w:pPr>
      <w:proofErr w:type="spellStart"/>
      <w:r w:rsidRPr="001E2697">
        <w:rPr>
          <w:rFonts w:ascii="Times New Roman" w:hAnsi="Times New Roman" w:cs="Times New Roman"/>
          <w:color w:val="000000" w:themeColor="text1"/>
          <w:sz w:val="24"/>
          <w:szCs w:val="24"/>
        </w:rPr>
        <w:t>Nayudu</w:t>
      </w:r>
      <w:proofErr w:type="spellEnd"/>
      <w:r w:rsidRPr="001E2697">
        <w:rPr>
          <w:rFonts w:ascii="Times New Roman" w:hAnsi="Times New Roman" w:cs="Times New Roman"/>
          <w:color w:val="000000" w:themeColor="text1"/>
          <w:sz w:val="24"/>
          <w:szCs w:val="24"/>
        </w:rPr>
        <w:t xml:space="preserve"> MV. (2008). Plant Viruses. Tata McGraw Hill, India. </w:t>
      </w:r>
    </w:p>
    <w:p w14:paraId="52A3AB7E" w14:textId="77777777" w:rsidR="00E51D70" w:rsidRPr="001E2697" w:rsidRDefault="00E51D70" w:rsidP="00E51D70">
      <w:pPr>
        <w:pStyle w:val="ListParagraph1"/>
        <w:numPr>
          <w:ilvl w:val="0"/>
          <w:numId w:val="10"/>
        </w:numPr>
        <w:tabs>
          <w:tab w:val="left" w:pos="720"/>
        </w:tabs>
        <w:suppressAutoHyphens/>
        <w:spacing w:after="0"/>
        <w:ind w:right="330"/>
        <w:jc w:val="both"/>
        <w:rPr>
          <w:rFonts w:ascii="Times New Roman" w:hAnsi="Times New Roman" w:cs="Times New Roman"/>
          <w:color w:val="000000" w:themeColor="text1"/>
          <w:sz w:val="24"/>
          <w:szCs w:val="24"/>
        </w:rPr>
      </w:pPr>
      <w:proofErr w:type="spellStart"/>
      <w:r w:rsidRPr="001E2697">
        <w:rPr>
          <w:rFonts w:ascii="Times New Roman" w:hAnsi="Times New Roman" w:cs="Times New Roman"/>
          <w:color w:val="000000" w:themeColor="text1"/>
          <w:sz w:val="24"/>
          <w:szCs w:val="24"/>
        </w:rPr>
        <w:t>Bos</w:t>
      </w:r>
      <w:proofErr w:type="spellEnd"/>
      <w:r w:rsidRPr="001E2697">
        <w:rPr>
          <w:rFonts w:ascii="Times New Roman" w:hAnsi="Times New Roman" w:cs="Times New Roman"/>
          <w:color w:val="000000" w:themeColor="text1"/>
          <w:sz w:val="24"/>
          <w:szCs w:val="24"/>
        </w:rPr>
        <w:t xml:space="preserve"> L. (1999) Plant viruses-A text book of plant virology by. </w:t>
      </w:r>
      <w:proofErr w:type="spellStart"/>
      <w:r w:rsidRPr="001E2697">
        <w:rPr>
          <w:rFonts w:ascii="Times New Roman" w:hAnsi="Times New Roman" w:cs="Times New Roman"/>
          <w:color w:val="000000" w:themeColor="text1"/>
          <w:sz w:val="24"/>
          <w:szCs w:val="24"/>
        </w:rPr>
        <w:t>Backhuys</w:t>
      </w:r>
      <w:proofErr w:type="spellEnd"/>
      <w:r w:rsidRPr="001E2697">
        <w:rPr>
          <w:rFonts w:ascii="Times New Roman" w:hAnsi="Times New Roman" w:cs="Times New Roman"/>
          <w:color w:val="000000" w:themeColor="text1"/>
          <w:sz w:val="24"/>
          <w:szCs w:val="24"/>
        </w:rPr>
        <w:t xml:space="preserve"> Publishers.</w:t>
      </w:r>
    </w:p>
    <w:p w14:paraId="6BF6F283" w14:textId="77777777" w:rsidR="00E51D70" w:rsidRPr="001E2697" w:rsidRDefault="00E51D70" w:rsidP="00E51D70">
      <w:pPr>
        <w:pStyle w:val="ListParagraph1"/>
        <w:numPr>
          <w:ilvl w:val="0"/>
          <w:numId w:val="10"/>
        </w:numPr>
        <w:tabs>
          <w:tab w:val="left" w:pos="720"/>
        </w:tabs>
        <w:suppressAutoHyphens/>
        <w:spacing w:after="0"/>
        <w:ind w:right="330"/>
        <w:jc w:val="both"/>
        <w:rPr>
          <w:rFonts w:ascii="Times New Roman" w:hAnsi="Times New Roman" w:cs="Times New Roman"/>
          <w:color w:val="000000" w:themeColor="text1"/>
          <w:sz w:val="24"/>
          <w:szCs w:val="24"/>
        </w:rPr>
      </w:pPr>
      <w:proofErr w:type="spellStart"/>
      <w:r w:rsidRPr="001E2697">
        <w:rPr>
          <w:rFonts w:ascii="Times New Roman" w:hAnsi="Times New Roman" w:cs="Times New Roman"/>
          <w:color w:val="000000" w:themeColor="text1"/>
          <w:sz w:val="24"/>
          <w:szCs w:val="24"/>
        </w:rPr>
        <w:t>Versteeg</w:t>
      </w:r>
      <w:proofErr w:type="spellEnd"/>
      <w:r w:rsidRPr="001E2697">
        <w:rPr>
          <w:rFonts w:ascii="Times New Roman" w:hAnsi="Times New Roman" w:cs="Times New Roman"/>
          <w:color w:val="000000" w:themeColor="text1"/>
          <w:sz w:val="24"/>
          <w:szCs w:val="24"/>
        </w:rPr>
        <w:t xml:space="preserve"> J. (1985). A </w:t>
      </w:r>
      <w:proofErr w:type="spellStart"/>
      <w:r w:rsidRPr="001E2697">
        <w:rPr>
          <w:rFonts w:ascii="Times New Roman" w:hAnsi="Times New Roman" w:cs="Times New Roman"/>
          <w:color w:val="000000" w:themeColor="text1"/>
          <w:sz w:val="24"/>
          <w:szCs w:val="24"/>
        </w:rPr>
        <w:t>Color</w:t>
      </w:r>
      <w:proofErr w:type="spellEnd"/>
      <w:r w:rsidRPr="001E2697">
        <w:rPr>
          <w:rFonts w:ascii="Times New Roman" w:hAnsi="Times New Roman" w:cs="Times New Roman"/>
          <w:color w:val="000000" w:themeColor="text1"/>
          <w:sz w:val="24"/>
          <w:szCs w:val="24"/>
        </w:rPr>
        <w:t xml:space="preserve"> Atlas of </w:t>
      </w:r>
      <w:proofErr w:type="spellStart"/>
      <w:r w:rsidRPr="001E2697">
        <w:rPr>
          <w:rFonts w:ascii="Times New Roman" w:hAnsi="Times New Roman" w:cs="Times New Roman"/>
          <w:color w:val="000000" w:themeColor="text1"/>
          <w:sz w:val="24"/>
          <w:szCs w:val="24"/>
        </w:rPr>
        <w:t>Virology.Wolfe</w:t>
      </w:r>
      <w:proofErr w:type="spellEnd"/>
      <w:r w:rsidRPr="001E2697">
        <w:rPr>
          <w:rFonts w:ascii="Times New Roman" w:hAnsi="Times New Roman" w:cs="Times New Roman"/>
          <w:color w:val="000000" w:themeColor="text1"/>
          <w:sz w:val="24"/>
          <w:szCs w:val="24"/>
        </w:rPr>
        <w:t xml:space="preserve"> Medical Publication.</w:t>
      </w:r>
    </w:p>
    <w:p w14:paraId="7BC28173" w14:textId="77777777" w:rsidR="00E51D70" w:rsidRPr="001E2697" w:rsidRDefault="00E51D70" w:rsidP="00E51D70">
      <w:pPr>
        <w:pStyle w:val="ListParagraph1"/>
        <w:numPr>
          <w:ilvl w:val="0"/>
          <w:numId w:val="10"/>
        </w:numPr>
        <w:tabs>
          <w:tab w:val="left" w:pos="720"/>
        </w:tabs>
        <w:suppressAutoHyphens/>
        <w:spacing w:after="0"/>
        <w:ind w:right="33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Levy JA, </w:t>
      </w:r>
      <w:proofErr w:type="spellStart"/>
      <w:r w:rsidRPr="001E2697">
        <w:rPr>
          <w:rFonts w:ascii="Times New Roman" w:hAnsi="Times New Roman" w:cs="Times New Roman"/>
          <w:color w:val="000000" w:themeColor="text1"/>
          <w:sz w:val="24"/>
          <w:szCs w:val="24"/>
        </w:rPr>
        <w:t>Conrat</w:t>
      </w:r>
      <w:proofErr w:type="spellEnd"/>
      <w:r w:rsidRPr="001E2697">
        <w:rPr>
          <w:rFonts w:ascii="Times New Roman" w:hAnsi="Times New Roman" w:cs="Times New Roman"/>
          <w:color w:val="000000" w:themeColor="text1"/>
          <w:sz w:val="24"/>
          <w:szCs w:val="24"/>
        </w:rPr>
        <w:t xml:space="preserve"> HF, Owens RA. (2000). Virology.3rd </w:t>
      </w:r>
      <w:proofErr w:type="spellStart"/>
      <w:r w:rsidRPr="001E2697">
        <w:rPr>
          <w:rFonts w:ascii="Times New Roman" w:hAnsi="Times New Roman" w:cs="Times New Roman"/>
          <w:color w:val="000000" w:themeColor="text1"/>
          <w:sz w:val="24"/>
          <w:szCs w:val="24"/>
        </w:rPr>
        <w:t>edition.Prentice</w:t>
      </w:r>
      <w:proofErr w:type="spellEnd"/>
      <w:r w:rsidRPr="001E2697">
        <w:rPr>
          <w:rFonts w:ascii="Times New Roman" w:hAnsi="Times New Roman" w:cs="Times New Roman"/>
          <w:color w:val="000000" w:themeColor="text1"/>
          <w:sz w:val="24"/>
          <w:szCs w:val="24"/>
        </w:rPr>
        <w:t xml:space="preserve"> Hall publication, New Jersey.</w:t>
      </w:r>
    </w:p>
    <w:p w14:paraId="6FED0E56" w14:textId="77777777" w:rsidR="006E755F" w:rsidRPr="001E2697" w:rsidRDefault="006E755F" w:rsidP="006E755F">
      <w:pPr>
        <w:pStyle w:val="ListParagraph1"/>
        <w:autoSpaceDE w:val="0"/>
        <w:autoSpaceDN w:val="0"/>
        <w:adjustRightInd w:val="0"/>
        <w:spacing w:after="0" w:line="240" w:lineRule="auto"/>
        <w:ind w:left="0"/>
        <w:jc w:val="both"/>
        <w:rPr>
          <w:rFonts w:ascii="Times New Roman" w:hAnsi="Times New Roman" w:cs="Times New Roman"/>
          <w:color w:val="000000" w:themeColor="text1"/>
          <w:sz w:val="24"/>
          <w:szCs w:val="24"/>
        </w:rPr>
      </w:pPr>
    </w:p>
    <w:p w14:paraId="744BF94B" w14:textId="77777777" w:rsidR="006E755F" w:rsidRPr="001E2697" w:rsidRDefault="006E755F" w:rsidP="006E755F">
      <w:pPr>
        <w:pStyle w:val="ListParagraph1"/>
        <w:autoSpaceDE w:val="0"/>
        <w:autoSpaceDN w:val="0"/>
        <w:adjustRightInd w:val="0"/>
        <w:spacing w:after="0" w:line="240" w:lineRule="auto"/>
        <w:ind w:left="0"/>
        <w:jc w:val="both"/>
        <w:rPr>
          <w:rFonts w:ascii="Times New Roman" w:hAnsi="Times New Roman" w:cs="Times New Roman"/>
          <w:color w:val="000000" w:themeColor="text1"/>
          <w:sz w:val="24"/>
          <w:szCs w:val="24"/>
        </w:rPr>
      </w:pPr>
    </w:p>
    <w:p w14:paraId="21A79C6C" w14:textId="77777777" w:rsidR="006E755F" w:rsidRPr="001E2697" w:rsidRDefault="006E755F" w:rsidP="006E755F">
      <w:pPr>
        <w:pStyle w:val="ListParagraph1"/>
        <w:autoSpaceDE w:val="0"/>
        <w:autoSpaceDN w:val="0"/>
        <w:adjustRightInd w:val="0"/>
        <w:spacing w:after="0" w:line="240" w:lineRule="auto"/>
        <w:ind w:left="0"/>
        <w:jc w:val="both"/>
        <w:rPr>
          <w:rFonts w:ascii="Times New Roman" w:hAnsi="Times New Roman" w:cs="Times New Roman"/>
          <w:color w:val="000000" w:themeColor="text1"/>
          <w:sz w:val="24"/>
          <w:szCs w:val="24"/>
        </w:rPr>
      </w:pPr>
    </w:p>
    <w:p w14:paraId="36289D8C" w14:textId="77777777" w:rsidR="006E755F" w:rsidRPr="001E2697" w:rsidRDefault="007E1BDC" w:rsidP="006E755F">
      <w:pPr>
        <w:pStyle w:val="ListParagraph1"/>
        <w:autoSpaceDE w:val="0"/>
        <w:autoSpaceDN w:val="0"/>
        <w:adjustRightInd w:val="0"/>
        <w:spacing w:after="0" w:line="240" w:lineRule="auto"/>
        <w:ind w:left="0"/>
        <w:jc w:val="both"/>
        <w:rPr>
          <w:rFonts w:ascii="Times New Roman" w:hAnsi="Times New Roman" w:cs="Times New Roman"/>
          <w:color w:val="000000" w:themeColor="text1"/>
          <w:sz w:val="24"/>
          <w:szCs w:val="24"/>
        </w:rPr>
      </w:pPr>
      <w:r>
        <w:rPr>
          <w:rFonts w:ascii="Times New Roman" w:hAnsi="Times New Roman" w:cs="Times New Roman"/>
          <w:b/>
          <w:noProof/>
          <w:color w:val="000000" w:themeColor="text1"/>
          <w:sz w:val="24"/>
          <w:szCs w:val="24"/>
        </w:rPr>
        <w:pict w14:anchorId="366C5002">
          <v:rect id="_x0000_s1042" style="position:absolute;left:0;text-align:left;margin-left:-8.6pt;margin-top:4.2pt;width:501.75pt;height:60.9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" filled="f" fillcolor="black [3213]"/>
        </w:pict>
      </w:r>
    </w:p>
    <w:p w14:paraId="4F30D42F" w14:textId="7D2D0F18" w:rsidR="006E755F" w:rsidRPr="001E2697" w:rsidRDefault="006E755F" w:rsidP="006E755F">
      <w:pPr>
        <w:jc w:val="both"/>
        <w:rPr>
          <w:rFonts w:ascii="Times New Roman" w:hAnsi="Times New Roman" w:cs="Times New Roman"/>
          <w:color w:val="000000" w:themeColor="text1"/>
          <w:sz w:val="24"/>
          <w:szCs w:val="24"/>
        </w:rPr>
      </w:pPr>
      <w:r w:rsidRPr="001E2697">
        <w:rPr>
          <w:rFonts w:ascii="Times New Roman" w:hAnsi="Times New Roman" w:cs="Times New Roman"/>
          <w:b/>
          <w:color w:val="000000" w:themeColor="text1"/>
          <w:sz w:val="24"/>
          <w:szCs w:val="24"/>
        </w:rPr>
        <w:t xml:space="preserve">Paper III: Microbial Genetics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 xml:space="preserve"> Subject code: MIB154</w:t>
      </w:r>
      <w:r w:rsidR="000F28F7">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103</w:t>
      </w:r>
    </w:p>
    <w:p w14:paraId="1F48DE20" w14:textId="77777777" w:rsidR="006E755F" w:rsidRPr="001E2697" w:rsidRDefault="006E755F" w:rsidP="006E755F">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 xml:space="preserve">L-T-P-C-4-0-0-4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(T)</w:t>
      </w:r>
    </w:p>
    <w:p w14:paraId="497E3D4D" w14:textId="77777777" w:rsidR="006E755F" w:rsidRPr="001E2697" w:rsidRDefault="006E755F" w:rsidP="006E755F">
      <w:pPr>
        <w:rPr>
          <w:rFonts w:ascii="Times New Roman" w:hAnsi="Times New Roman" w:cs="Times New Roman"/>
          <w:b/>
          <w:color w:val="000000" w:themeColor="text1"/>
          <w:sz w:val="24"/>
          <w:szCs w:val="24"/>
          <w:u w:val="single"/>
        </w:rPr>
      </w:pPr>
    </w:p>
    <w:p w14:paraId="0B029E59" w14:textId="77777777" w:rsidR="006E755F" w:rsidRPr="001E2697" w:rsidRDefault="006E755F" w:rsidP="006E755F">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 xml:space="preserve">Course Objective: </w:t>
      </w:r>
    </w:p>
    <w:p w14:paraId="7E817AF8" w14:textId="77777777" w:rsidR="0021487A" w:rsidRPr="001E2697" w:rsidRDefault="006E755F" w:rsidP="0021487A">
      <w:pPr>
        <w:pStyle w:val="ListParagraph"/>
        <w:numPr>
          <w:ilvl w:val="0"/>
          <w:numId w:val="12"/>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This course is design to make the students understand the concept of genetics and the principles underlying the processes which control the expression of the genes in prokaryotes and also design to understand the mechanism involve in the transfer of different genes among inter and intra species that leads to change in phenotype.</w:t>
      </w:r>
    </w:p>
    <w:p w14:paraId="4857769A" w14:textId="77777777" w:rsidR="0021487A" w:rsidRPr="001E2697" w:rsidRDefault="0021487A" w:rsidP="0021487A">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 xml:space="preserve">Course Outcome: </w:t>
      </w:r>
    </w:p>
    <w:p w14:paraId="5E6DCB2F" w14:textId="6CE99C0E" w:rsidR="0021487A" w:rsidRPr="001E2697" w:rsidRDefault="0021487A" w:rsidP="0021487A">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1: Memorize</w:t>
      </w:r>
      <w:r w:rsidR="00640E55" w:rsidRPr="001E2697">
        <w:rPr>
          <w:rFonts w:ascii="Times New Roman" w:hAnsi="Times New Roman" w:cs="Times New Roman"/>
          <w:color w:val="000000" w:themeColor="text1"/>
          <w:sz w:val="24"/>
          <w:szCs w:val="24"/>
        </w:rPr>
        <w:t xml:space="preserve"> </w:t>
      </w:r>
      <w:r w:rsidRPr="001E2697">
        <w:rPr>
          <w:rFonts w:ascii="Times New Roman" w:hAnsi="Times New Roman" w:cs="Times New Roman"/>
          <w:color w:val="000000" w:themeColor="text1"/>
          <w:sz w:val="24"/>
          <w:szCs w:val="24"/>
        </w:rPr>
        <w:t xml:space="preserve">the basic concepts of </w:t>
      </w:r>
      <w:r w:rsidR="00AE57BD" w:rsidRPr="001E2697">
        <w:rPr>
          <w:rFonts w:ascii="Times New Roman" w:hAnsi="Times New Roman" w:cs="Times New Roman"/>
          <w:color w:val="000000" w:themeColor="text1"/>
          <w:sz w:val="24"/>
          <w:szCs w:val="24"/>
        </w:rPr>
        <w:t xml:space="preserve">DNA </w:t>
      </w:r>
      <w:proofErr w:type="spellStart"/>
      <w:r w:rsidRPr="001E2697">
        <w:rPr>
          <w:rFonts w:ascii="Times New Roman" w:hAnsi="Times New Roman" w:cs="Times New Roman"/>
          <w:color w:val="000000" w:themeColor="text1"/>
          <w:sz w:val="24"/>
          <w:szCs w:val="24"/>
        </w:rPr>
        <w:t>and</w:t>
      </w:r>
      <w:r w:rsidR="00AE57BD" w:rsidRPr="001E2697">
        <w:rPr>
          <w:rFonts w:ascii="Times New Roman" w:hAnsi="Times New Roman" w:cs="Times New Roman"/>
          <w:color w:val="000000" w:themeColor="text1"/>
          <w:sz w:val="24"/>
          <w:szCs w:val="24"/>
        </w:rPr>
        <w:t>Genetic</w:t>
      </w:r>
      <w:proofErr w:type="spellEnd"/>
      <w:r w:rsidR="00AE57BD" w:rsidRPr="001E2697">
        <w:rPr>
          <w:rFonts w:ascii="Times New Roman" w:hAnsi="Times New Roman" w:cs="Times New Roman"/>
          <w:color w:val="000000" w:themeColor="text1"/>
          <w:sz w:val="24"/>
          <w:szCs w:val="24"/>
        </w:rPr>
        <w:t xml:space="preserve"> material</w:t>
      </w:r>
      <w:r w:rsidRPr="001E2697">
        <w:rPr>
          <w:rFonts w:ascii="Times New Roman" w:hAnsi="Times New Roman" w:cs="Times New Roman"/>
          <w:color w:val="000000" w:themeColor="text1"/>
          <w:sz w:val="24"/>
          <w:szCs w:val="24"/>
        </w:rPr>
        <w:t>.</w:t>
      </w:r>
    </w:p>
    <w:p w14:paraId="3518B0BA" w14:textId="31ABC830" w:rsidR="0021487A" w:rsidRPr="001E2697" w:rsidRDefault="0021487A" w:rsidP="0021487A">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2: Understanding</w:t>
      </w:r>
      <w:r w:rsidR="000F28F7">
        <w:rPr>
          <w:rFonts w:ascii="Times New Roman" w:hAnsi="Times New Roman" w:cs="Times New Roman"/>
          <w:color w:val="000000" w:themeColor="text1"/>
          <w:sz w:val="24"/>
          <w:szCs w:val="24"/>
        </w:rPr>
        <w:t xml:space="preserve"> </w:t>
      </w:r>
      <w:r w:rsidR="000F28F7" w:rsidRPr="001E2697">
        <w:rPr>
          <w:rFonts w:ascii="Times New Roman" w:hAnsi="Times New Roman" w:cs="Times New Roman"/>
          <w:color w:val="000000" w:themeColor="text1"/>
          <w:sz w:val="24"/>
          <w:szCs w:val="24"/>
        </w:rPr>
        <w:t>of</w:t>
      </w:r>
      <w:r w:rsidR="000F28F7">
        <w:rPr>
          <w:rFonts w:ascii="Times New Roman" w:hAnsi="Times New Roman" w:cs="Times New Roman"/>
          <w:color w:val="000000" w:themeColor="text1"/>
          <w:sz w:val="24"/>
          <w:szCs w:val="24"/>
        </w:rPr>
        <w:t xml:space="preserve"> the</w:t>
      </w:r>
      <w:r w:rsidR="00640E55" w:rsidRPr="001E2697">
        <w:rPr>
          <w:rFonts w:ascii="Times New Roman" w:hAnsi="Times New Roman" w:cs="Times New Roman"/>
          <w:color w:val="000000" w:themeColor="text1"/>
          <w:sz w:val="24"/>
          <w:szCs w:val="24"/>
        </w:rPr>
        <w:t xml:space="preserve"> DNA structure, chromosome organization in </w:t>
      </w:r>
      <w:r w:rsidRPr="001E2697">
        <w:rPr>
          <w:rFonts w:ascii="Times New Roman" w:hAnsi="Times New Roman" w:cs="Times New Roman"/>
          <w:color w:val="000000" w:themeColor="text1"/>
          <w:sz w:val="24"/>
          <w:szCs w:val="24"/>
        </w:rPr>
        <w:t>microbes.</w:t>
      </w:r>
    </w:p>
    <w:p w14:paraId="0F40A391" w14:textId="679CBFED" w:rsidR="0021487A" w:rsidRPr="001E2697" w:rsidRDefault="0021487A" w:rsidP="0021487A">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3:</w:t>
      </w:r>
      <w:r w:rsidR="000F28F7">
        <w:rPr>
          <w:rFonts w:ascii="Times New Roman" w:hAnsi="Times New Roman" w:cs="Times New Roman"/>
          <w:color w:val="000000" w:themeColor="text1"/>
          <w:sz w:val="24"/>
          <w:szCs w:val="24"/>
        </w:rPr>
        <w:t xml:space="preserve"> Apply</w:t>
      </w:r>
      <w:r w:rsidRPr="001E2697">
        <w:rPr>
          <w:rFonts w:ascii="Times New Roman" w:hAnsi="Times New Roman" w:cs="Times New Roman"/>
          <w:color w:val="000000" w:themeColor="text1"/>
          <w:sz w:val="24"/>
          <w:szCs w:val="24"/>
        </w:rPr>
        <w:t xml:space="preserve"> the knowledge of </w:t>
      </w:r>
      <w:r w:rsidR="00B27099" w:rsidRPr="001E2697">
        <w:rPr>
          <w:rFonts w:ascii="Times New Roman" w:hAnsi="Times New Roman" w:cs="Times New Roman"/>
          <w:color w:val="000000" w:themeColor="text1"/>
          <w:sz w:val="24"/>
          <w:szCs w:val="24"/>
        </w:rPr>
        <w:t>DNA and chromosome in genetic issue detection in human and plant</w:t>
      </w:r>
      <w:r w:rsidRPr="001E2697">
        <w:rPr>
          <w:rFonts w:ascii="Times New Roman" w:hAnsi="Times New Roman" w:cs="Times New Roman"/>
          <w:color w:val="000000" w:themeColor="text1"/>
          <w:sz w:val="24"/>
          <w:szCs w:val="24"/>
        </w:rPr>
        <w:t>.</w:t>
      </w:r>
    </w:p>
    <w:p w14:paraId="3DCFBCE7" w14:textId="2E9D4B6B" w:rsidR="0021487A" w:rsidRPr="001E2697" w:rsidRDefault="0021487A" w:rsidP="0021487A">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4: Analysis</w:t>
      </w:r>
      <w:r w:rsidRPr="001E2697">
        <w:rPr>
          <w:rFonts w:ascii="Times New Roman" w:hAnsi="Times New Roman" w:cs="Times New Roman"/>
          <w:color w:val="000000" w:themeColor="text1"/>
          <w:sz w:val="24"/>
          <w:szCs w:val="24"/>
        </w:rPr>
        <w:t xml:space="preserve"> of </w:t>
      </w:r>
      <w:r w:rsidR="000F28F7" w:rsidRPr="001E2697">
        <w:rPr>
          <w:rFonts w:ascii="Times New Roman" w:hAnsi="Times New Roman" w:cs="Times New Roman"/>
          <w:color w:val="000000" w:themeColor="text1"/>
          <w:sz w:val="24"/>
          <w:szCs w:val="24"/>
        </w:rPr>
        <w:t>the genetic</w:t>
      </w:r>
      <w:r w:rsidR="00B27099" w:rsidRPr="001E2697">
        <w:rPr>
          <w:rFonts w:ascii="Times New Roman" w:hAnsi="Times New Roman" w:cs="Times New Roman"/>
          <w:color w:val="000000" w:themeColor="text1"/>
          <w:sz w:val="24"/>
          <w:szCs w:val="24"/>
        </w:rPr>
        <w:t xml:space="preserve"> disease </w:t>
      </w:r>
      <w:r w:rsidRPr="001E2697">
        <w:rPr>
          <w:rFonts w:ascii="Times New Roman" w:hAnsi="Times New Roman" w:cs="Times New Roman"/>
          <w:color w:val="000000" w:themeColor="text1"/>
          <w:sz w:val="24"/>
          <w:szCs w:val="24"/>
        </w:rPr>
        <w:t>associated with microbes in humans, animals, and plants.</w:t>
      </w:r>
    </w:p>
    <w:p w14:paraId="658ED1D7" w14:textId="6DC936C0" w:rsidR="0021487A" w:rsidRPr="001E2697" w:rsidRDefault="0021487A" w:rsidP="0021487A">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5: Determine</w:t>
      </w:r>
      <w:r w:rsidR="000F28F7">
        <w:rPr>
          <w:rFonts w:ascii="Times New Roman" w:hAnsi="Times New Roman" w:cs="Times New Roman"/>
          <w:color w:val="000000" w:themeColor="text1"/>
          <w:sz w:val="24"/>
          <w:szCs w:val="24"/>
        </w:rPr>
        <w:t xml:space="preserve"> </w:t>
      </w:r>
      <w:r w:rsidR="000F28F7" w:rsidRPr="001E2697">
        <w:rPr>
          <w:rFonts w:ascii="Times New Roman" w:hAnsi="Times New Roman" w:cs="Times New Roman"/>
          <w:color w:val="000000" w:themeColor="text1"/>
          <w:sz w:val="24"/>
          <w:szCs w:val="24"/>
        </w:rPr>
        <w:t>the</w:t>
      </w:r>
      <w:r w:rsidRPr="001E2697">
        <w:rPr>
          <w:rFonts w:ascii="Times New Roman" w:hAnsi="Times New Roman" w:cs="Times New Roman"/>
          <w:color w:val="000000" w:themeColor="text1"/>
          <w:sz w:val="24"/>
          <w:szCs w:val="24"/>
        </w:rPr>
        <w:t xml:space="preserve"> future prospect </w:t>
      </w:r>
      <w:r w:rsidR="00B27099" w:rsidRPr="001E2697">
        <w:rPr>
          <w:rFonts w:ascii="Times New Roman" w:hAnsi="Times New Roman" w:cs="Times New Roman"/>
          <w:color w:val="000000" w:themeColor="text1"/>
          <w:sz w:val="24"/>
          <w:szCs w:val="24"/>
        </w:rPr>
        <w:t>to cure</w:t>
      </w:r>
      <w:r w:rsidR="000F28F7">
        <w:rPr>
          <w:rFonts w:ascii="Times New Roman" w:hAnsi="Times New Roman" w:cs="Times New Roman"/>
          <w:color w:val="000000" w:themeColor="text1"/>
          <w:sz w:val="24"/>
          <w:szCs w:val="24"/>
        </w:rPr>
        <w:t xml:space="preserve"> </w:t>
      </w:r>
      <w:r w:rsidR="00B27099" w:rsidRPr="001E2697">
        <w:rPr>
          <w:rFonts w:ascii="Times New Roman" w:hAnsi="Times New Roman" w:cs="Times New Roman"/>
          <w:color w:val="000000" w:themeColor="text1"/>
          <w:sz w:val="24"/>
          <w:szCs w:val="24"/>
        </w:rPr>
        <w:t xml:space="preserve">genetic </w:t>
      </w:r>
      <w:r w:rsidR="000F28F7" w:rsidRPr="001E2697">
        <w:rPr>
          <w:rFonts w:ascii="Times New Roman" w:hAnsi="Times New Roman" w:cs="Times New Roman"/>
          <w:color w:val="000000" w:themeColor="text1"/>
          <w:sz w:val="24"/>
          <w:szCs w:val="24"/>
        </w:rPr>
        <w:t>disorder.</w:t>
      </w:r>
    </w:p>
    <w:p w14:paraId="37D78483" w14:textId="77777777" w:rsidR="006E755F" w:rsidRPr="001E2697" w:rsidRDefault="006E755F" w:rsidP="006E755F">
      <w:pPr>
        <w:jc w:val="both"/>
        <w:rPr>
          <w:rFonts w:ascii="Times New Roman" w:hAnsi="Times New Roman" w:cs="Times New Roman"/>
          <w:color w:val="000000" w:themeColor="text1"/>
          <w:sz w:val="24"/>
          <w:szCs w:val="24"/>
        </w:rPr>
      </w:pPr>
    </w:p>
    <w:p w14:paraId="62035773" w14:textId="77777777" w:rsidR="006E755F" w:rsidRPr="001E2697" w:rsidRDefault="006E755F" w:rsidP="006E755F">
      <w:pPr>
        <w:contextualSpacing/>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p w14:paraId="353ECA05" w14:textId="77777777" w:rsidR="00E51D70" w:rsidRPr="001E2697" w:rsidRDefault="00E51D70" w:rsidP="006E755F">
      <w:pPr>
        <w:contextualSpacing/>
        <w:jc w:val="both"/>
        <w:rPr>
          <w:rFonts w:ascii="Times New Roman" w:hAnsi="Times New Roman" w:cs="Times New Roman"/>
          <w:b/>
          <w:color w:val="000000" w:themeColor="text1"/>
          <w:sz w:val="24"/>
          <w:szCs w:val="24"/>
          <w:u w:val="single"/>
        </w:rPr>
      </w:pPr>
    </w:p>
    <w:p w14:paraId="44D8E33B" w14:textId="77777777" w:rsidR="006E755F" w:rsidRPr="001E2697" w:rsidRDefault="006E755F" w:rsidP="006E755F">
      <w:pPr>
        <w:contextualSpacing/>
        <w:jc w:val="both"/>
        <w:rPr>
          <w:rFonts w:ascii="Times New Roman" w:hAnsi="Times New Roman" w:cs="Times New Roman"/>
          <w:b/>
          <w:color w:val="000000" w:themeColor="text1"/>
          <w:sz w:val="24"/>
          <w:szCs w:val="24"/>
          <w:u w:val="single"/>
        </w:rPr>
      </w:pPr>
    </w:p>
    <w:tbl>
      <w:tblPr>
        <w:tblStyle w:val="TableGrid"/>
        <w:tblpPr w:leftFromText="180" w:rightFromText="180" w:vertAnchor="page" w:horzAnchor="margin" w:tblpY="2653"/>
        <w:tblW w:w="0" w:type="auto"/>
        <w:tblLook w:val="04A0" w:firstRow="1" w:lastRow="0" w:firstColumn="1" w:lastColumn="0" w:noHBand="0" w:noVBand="1"/>
      </w:tblPr>
      <w:tblGrid>
        <w:gridCol w:w="1255"/>
        <w:gridCol w:w="7361"/>
        <w:gridCol w:w="997"/>
      </w:tblGrid>
      <w:tr w:rsidR="00E51D70" w:rsidRPr="001E2697" w14:paraId="3AE81890" w14:textId="77777777" w:rsidTr="000F28F7">
        <w:trPr>
          <w:trHeight w:val="472"/>
        </w:trPr>
        <w:tc>
          <w:tcPr>
            <w:tcW w:w="1255" w:type="dxa"/>
            <w:vAlign w:val="center"/>
          </w:tcPr>
          <w:p w14:paraId="4F9217DD"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Modules</w:t>
            </w:r>
          </w:p>
        </w:tc>
        <w:tc>
          <w:tcPr>
            <w:tcW w:w="7361" w:type="dxa"/>
            <w:vAlign w:val="center"/>
          </w:tcPr>
          <w:p w14:paraId="32AA536D"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97" w:type="dxa"/>
            <w:vAlign w:val="center"/>
          </w:tcPr>
          <w:p w14:paraId="4B4F43C7"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E51D70" w:rsidRPr="001E2697" w14:paraId="5C14FC9D" w14:textId="77777777" w:rsidTr="000F28F7">
        <w:trPr>
          <w:trHeight w:val="841"/>
        </w:trPr>
        <w:tc>
          <w:tcPr>
            <w:tcW w:w="1255" w:type="dxa"/>
            <w:vAlign w:val="center"/>
          </w:tcPr>
          <w:p w14:paraId="75031C09"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361" w:type="dxa"/>
            <w:vAlign w:val="center"/>
          </w:tcPr>
          <w:p w14:paraId="20E02235" w14:textId="62D59701" w:rsidR="007E1BDC" w:rsidRPr="00E720C4" w:rsidRDefault="007E1BDC" w:rsidP="007E1BDC">
            <w:pPr>
              <w:autoSpaceDE w:val="0"/>
              <w:autoSpaceDN w:val="0"/>
              <w:adjustRightInd w:val="0"/>
              <w:jc w:val="both"/>
              <w:rPr>
                <w:rFonts w:ascii="Times New Roman" w:hAnsi="Times New Roman" w:cs="Times New Roman"/>
                <w:b/>
                <w:color w:val="000000" w:themeColor="text1"/>
                <w:sz w:val="24"/>
                <w:szCs w:val="24"/>
              </w:rPr>
            </w:pPr>
            <w:r w:rsidRPr="00E720C4">
              <w:rPr>
                <w:rFonts w:ascii="Times New Roman" w:hAnsi="Times New Roman" w:cs="Times New Roman"/>
                <w:b/>
                <w:color w:val="000000" w:themeColor="text1"/>
                <w:sz w:val="24"/>
                <w:szCs w:val="24"/>
              </w:rPr>
              <w:t>Introduction to Microbial Genetics</w:t>
            </w:r>
          </w:p>
          <w:p w14:paraId="2D288EA9" w14:textId="349E8E37"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History and importan</w:t>
            </w:r>
            <w:r>
              <w:rPr>
                <w:rFonts w:ascii="Times New Roman" w:hAnsi="Times New Roman" w:cs="Times New Roman"/>
                <w:color w:val="000000" w:themeColor="text1"/>
                <w:sz w:val="24"/>
                <w:szCs w:val="24"/>
              </w:rPr>
              <w:t>ce of microbial genetics</w:t>
            </w:r>
          </w:p>
          <w:p w14:paraId="7A4706DA" w14:textId="4A8CD61F"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Genetic material in microbes (D</w:t>
            </w:r>
            <w:r>
              <w:rPr>
                <w:rFonts w:ascii="Times New Roman" w:hAnsi="Times New Roman" w:cs="Times New Roman"/>
                <w:color w:val="000000" w:themeColor="text1"/>
                <w:sz w:val="24"/>
                <w:szCs w:val="24"/>
              </w:rPr>
              <w:t>NA, RNA, plasmids, and viruses)</w:t>
            </w:r>
          </w:p>
          <w:p w14:paraId="2F0FFB51" w14:textId="59EA1E05"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Pro</w:t>
            </w:r>
            <w:r>
              <w:rPr>
                <w:rFonts w:ascii="Times New Roman" w:hAnsi="Times New Roman" w:cs="Times New Roman"/>
                <w:color w:val="000000" w:themeColor="text1"/>
                <w:sz w:val="24"/>
                <w:szCs w:val="24"/>
              </w:rPr>
              <w:t>karyotic vs. Eukaryotic genomes</w:t>
            </w:r>
          </w:p>
          <w:p w14:paraId="2963CE9D" w14:textId="301595B9"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Characteristics of mic</w:t>
            </w:r>
            <w:r>
              <w:rPr>
                <w:rFonts w:ascii="Times New Roman" w:hAnsi="Times New Roman" w:cs="Times New Roman"/>
                <w:color w:val="000000" w:themeColor="text1"/>
                <w:sz w:val="24"/>
                <w:szCs w:val="24"/>
              </w:rPr>
              <w:t>robial chromosomes and plasmids</w:t>
            </w:r>
          </w:p>
          <w:p w14:paraId="3E6B5D4C" w14:textId="6A440278"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Gene Structure and Function</w:t>
            </w:r>
          </w:p>
          <w:p w14:paraId="343743BA" w14:textId="24A50881"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 xml:space="preserve">Structure of genes and operons in </w:t>
            </w:r>
            <w:r>
              <w:rPr>
                <w:rFonts w:ascii="Times New Roman" w:hAnsi="Times New Roman" w:cs="Times New Roman"/>
                <w:color w:val="000000" w:themeColor="text1"/>
                <w:sz w:val="24"/>
                <w:szCs w:val="24"/>
              </w:rPr>
              <w:t>bacteria (e.g., the lac operon)</w:t>
            </w:r>
          </w:p>
          <w:p w14:paraId="4C6F26DE" w14:textId="7796D096"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Genetic elements: Chr</w:t>
            </w:r>
            <w:r>
              <w:rPr>
                <w:rFonts w:ascii="Times New Roman" w:hAnsi="Times New Roman" w:cs="Times New Roman"/>
                <w:color w:val="000000" w:themeColor="text1"/>
                <w:sz w:val="24"/>
                <w:szCs w:val="24"/>
              </w:rPr>
              <w:t>omosomes, plasmids, transposons</w:t>
            </w:r>
          </w:p>
          <w:p w14:paraId="4292A775" w14:textId="688E0EE8"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Gene expre</w:t>
            </w:r>
            <w:r>
              <w:rPr>
                <w:rFonts w:ascii="Times New Roman" w:hAnsi="Times New Roman" w:cs="Times New Roman"/>
                <w:color w:val="000000" w:themeColor="text1"/>
                <w:sz w:val="24"/>
                <w:szCs w:val="24"/>
              </w:rPr>
              <w:t>ssion regulation in prokaryotes</w:t>
            </w:r>
          </w:p>
          <w:p w14:paraId="1B75F6C3" w14:textId="2DC0B152"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Methods in Microbial Genetics</w:t>
            </w:r>
          </w:p>
          <w:p w14:paraId="66FEA466" w14:textId="5D695A79"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DNA extra</w:t>
            </w:r>
            <w:r>
              <w:rPr>
                <w:rFonts w:ascii="Times New Roman" w:hAnsi="Times New Roman" w:cs="Times New Roman"/>
                <w:color w:val="000000" w:themeColor="text1"/>
                <w:sz w:val="24"/>
                <w:szCs w:val="24"/>
              </w:rPr>
              <w:t>ction and sequencing techniques</w:t>
            </w:r>
          </w:p>
          <w:p w14:paraId="1B6F7555" w14:textId="51F5D89C" w:rsidR="00E51D70" w:rsidRPr="001E2697"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Gene cloning, PCR, and recombinant DNA technology</w:t>
            </w:r>
          </w:p>
        </w:tc>
        <w:tc>
          <w:tcPr>
            <w:tcW w:w="997" w:type="dxa"/>
            <w:vAlign w:val="center"/>
          </w:tcPr>
          <w:p w14:paraId="1DF506DD"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2C6FF5" w:rsidRPr="001E2697">
              <w:rPr>
                <w:rFonts w:ascii="Times New Roman" w:hAnsi="Times New Roman" w:cs="Times New Roman"/>
                <w:b/>
                <w:color w:val="000000" w:themeColor="text1"/>
                <w:sz w:val="24"/>
                <w:szCs w:val="24"/>
              </w:rPr>
              <w:t>2</w:t>
            </w:r>
          </w:p>
        </w:tc>
      </w:tr>
      <w:tr w:rsidR="00E51D70" w:rsidRPr="001E2697" w14:paraId="4BDD3C66" w14:textId="77777777" w:rsidTr="000F28F7">
        <w:trPr>
          <w:trHeight w:val="1250"/>
        </w:trPr>
        <w:tc>
          <w:tcPr>
            <w:tcW w:w="1255" w:type="dxa"/>
            <w:vAlign w:val="center"/>
          </w:tcPr>
          <w:p w14:paraId="2C2BF2F2"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361" w:type="dxa"/>
            <w:vAlign w:val="center"/>
          </w:tcPr>
          <w:p w14:paraId="6E6BC543" w14:textId="646D5F24" w:rsidR="007E1BDC" w:rsidRPr="007E1BDC" w:rsidRDefault="007E1BDC" w:rsidP="007E1BDC">
            <w:pPr>
              <w:autoSpaceDE w:val="0"/>
              <w:autoSpaceDN w:val="0"/>
              <w:adjustRightInd w:val="0"/>
              <w:jc w:val="both"/>
              <w:rPr>
                <w:rFonts w:ascii="Times New Roman" w:hAnsi="Times New Roman" w:cs="Times New Roman"/>
                <w:b/>
                <w:color w:val="000000" w:themeColor="text1"/>
                <w:sz w:val="24"/>
                <w:szCs w:val="24"/>
              </w:rPr>
            </w:pPr>
            <w:r w:rsidRPr="007E1BDC">
              <w:rPr>
                <w:rFonts w:ascii="Times New Roman" w:hAnsi="Times New Roman" w:cs="Times New Roman"/>
                <w:b/>
                <w:color w:val="000000" w:themeColor="text1"/>
                <w:sz w:val="24"/>
                <w:szCs w:val="24"/>
              </w:rPr>
              <w:t>Gene Expression and Regulation in Microbes</w:t>
            </w:r>
          </w:p>
          <w:p w14:paraId="5DB69770" w14:textId="7A140E0B"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Gene Expression Mechanisms</w:t>
            </w:r>
          </w:p>
          <w:p w14:paraId="68241A8E" w14:textId="533A2E6E"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Transcription</w:t>
            </w:r>
            <w:r>
              <w:rPr>
                <w:rFonts w:ascii="Times New Roman" w:hAnsi="Times New Roman" w:cs="Times New Roman"/>
                <w:color w:val="000000" w:themeColor="text1"/>
                <w:sz w:val="24"/>
                <w:szCs w:val="24"/>
              </w:rPr>
              <w:t xml:space="preserve"> and translation in prokaryotes</w:t>
            </w:r>
          </w:p>
          <w:p w14:paraId="5B6BF1D1" w14:textId="60557E8F"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Mechanisms of gene regula</w:t>
            </w:r>
            <w:r>
              <w:rPr>
                <w:rFonts w:ascii="Times New Roman" w:hAnsi="Times New Roman" w:cs="Times New Roman"/>
                <w:color w:val="000000" w:themeColor="text1"/>
                <w:sz w:val="24"/>
                <w:szCs w:val="24"/>
              </w:rPr>
              <w:t>tion (induction and repression)</w:t>
            </w:r>
          </w:p>
          <w:p w14:paraId="52503156" w14:textId="6252E9EB"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Operons and </w:t>
            </w:r>
            <w:proofErr w:type="spellStart"/>
            <w:r>
              <w:rPr>
                <w:rFonts w:ascii="Times New Roman" w:hAnsi="Times New Roman" w:cs="Times New Roman"/>
                <w:color w:val="000000" w:themeColor="text1"/>
                <w:sz w:val="24"/>
                <w:szCs w:val="24"/>
              </w:rPr>
              <w:t>Regulons</w:t>
            </w:r>
            <w:proofErr w:type="spellEnd"/>
          </w:p>
          <w:p w14:paraId="2C1EFC55" w14:textId="163DF7AA"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 xml:space="preserve">The lac operon, </w:t>
            </w:r>
            <w:proofErr w:type="spellStart"/>
            <w:r w:rsidRPr="007E1BDC">
              <w:rPr>
                <w:rFonts w:ascii="Times New Roman" w:hAnsi="Times New Roman" w:cs="Times New Roman"/>
                <w:color w:val="000000" w:themeColor="text1"/>
                <w:sz w:val="24"/>
                <w:szCs w:val="24"/>
              </w:rPr>
              <w:t>trp</w:t>
            </w:r>
            <w:proofErr w:type="spellEnd"/>
            <w:r w:rsidRPr="007E1BDC">
              <w:rPr>
                <w:rFonts w:ascii="Times New Roman" w:hAnsi="Times New Roman" w:cs="Times New Roman"/>
                <w:color w:val="000000" w:themeColor="text1"/>
                <w:sz w:val="24"/>
                <w:szCs w:val="24"/>
              </w:rPr>
              <w:t xml:space="preserve"> operon, and other examples of bacterial gene regulat</w:t>
            </w:r>
            <w:r>
              <w:rPr>
                <w:rFonts w:ascii="Times New Roman" w:hAnsi="Times New Roman" w:cs="Times New Roman"/>
                <w:color w:val="000000" w:themeColor="text1"/>
                <w:sz w:val="24"/>
                <w:szCs w:val="24"/>
              </w:rPr>
              <w:t>ion</w:t>
            </w:r>
          </w:p>
          <w:p w14:paraId="47AA836E" w14:textId="01040818"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Global gene reg</w:t>
            </w:r>
            <w:r>
              <w:rPr>
                <w:rFonts w:ascii="Times New Roman" w:hAnsi="Times New Roman" w:cs="Times New Roman"/>
                <w:color w:val="000000" w:themeColor="text1"/>
                <w:sz w:val="24"/>
                <w:szCs w:val="24"/>
              </w:rPr>
              <w:t>ulation and regulatory networks</w:t>
            </w:r>
          </w:p>
          <w:p w14:paraId="3470C17D" w14:textId="542C86A6"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Two-compon</w:t>
            </w:r>
            <w:r>
              <w:rPr>
                <w:rFonts w:ascii="Times New Roman" w:hAnsi="Times New Roman" w:cs="Times New Roman"/>
                <w:color w:val="000000" w:themeColor="text1"/>
                <w:sz w:val="24"/>
                <w:szCs w:val="24"/>
              </w:rPr>
              <w:t>ent signal transduction systems</w:t>
            </w:r>
          </w:p>
          <w:p w14:paraId="106A0AA6" w14:textId="2D48878D"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Regulatory RNAs</w:t>
            </w:r>
          </w:p>
          <w:p w14:paraId="2EEDC3D4" w14:textId="636B7A87" w:rsidR="007E1BDC" w:rsidRPr="007E1BDC" w:rsidRDefault="007E1BDC" w:rsidP="007E1BDC">
            <w:pPr>
              <w:autoSpaceDE w:val="0"/>
              <w:autoSpaceDN w:val="0"/>
              <w:adjustRightInd w:val="0"/>
              <w:jc w:val="both"/>
              <w:rPr>
                <w:rFonts w:ascii="Times New Roman" w:hAnsi="Times New Roman" w:cs="Times New Roman"/>
                <w:color w:val="000000" w:themeColor="text1"/>
                <w:sz w:val="24"/>
                <w:szCs w:val="24"/>
              </w:rPr>
            </w:pPr>
            <w:r w:rsidRPr="007E1BDC">
              <w:rPr>
                <w:rFonts w:ascii="Times New Roman" w:hAnsi="Times New Roman" w:cs="Times New Roman"/>
                <w:color w:val="000000" w:themeColor="text1"/>
                <w:sz w:val="24"/>
                <w:szCs w:val="24"/>
              </w:rPr>
              <w:t>Small RNAs (</w:t>
            </w:r>
            <w:proofErr w:type="spellStart"/>
            <w:r w:rsidRPr="007E1BDC">
              <w:rPr>
                <w:rFonts w:ascii="Times New Roman" w:hAnsi="Times New Roman" w:cs="Times New Roman"/>
                <w:color w:val="000000" w:themeColor="text1"/>
                <w:sz w:val="24"/>
                <w:szCs w:val="24"/>
              </w:rPr>
              <w:t>sRNAs</w:t>
            </w:r>
            <w:proofErr w:type="spellEnd"/>
            <w:r w:rsidRPr="007E1BDC">
              <w:rPr>
                <w:rFonts w:ascii="Times New Roman" w:hAnsi="Times New Roman" w:cs="Times New Roman"/>
                <w:color w:val="000000" w:themeColor="text1"/>
                <w:sz w:val="24"/>
                <w:szCs w:val="24"/>
              </w:rPr>
              <w:t>) an</w:t>
            </w:r>
            <w:r>
              <w:rPr>
                <w:rFonts w:ascii="Times New Roman" w:hAnsi="Times New Roman" w:cs="Times New Roman"/>
                <w:color w:val="000000" w:themeColor="text1"/>
                <w:sz w:val="24"/>
                <w:szCs w:val="24"/>
              </w:rPr>
              <w:t>d their role in gene regulation</w:t>
            </w:r>
          </w:p>
          <w:p w14:paraId="2D13F493" w14:textId="727E6C90" w:rsidR="00E51D70" w:rsidRPr="001E2697" w:rsidRDefault="007E1BDC" w:rsidP="007E1BDC">
            <w:pPr>
              <w:autoSpaceDE w:val="0"/>
              <w:autoSpaceDN w:val="0"/>
              <w:adjustRightInd w:val="0"/>
              <w:jc w:val="both"/>
              <w:rPr>
                <w:rFonts w:ascii="Times New Roman" w:hAnsi="Times New Roman" w:cs="Times New Roman"/>
                <w:color w:val="000000" w:themeColor="text1"/>
                <w:sz w:val="24"/>
                <w:szCs w:val="24"/>
              </w:rPr>
            </w:pPr>
            <w:proofErr w:type="spellStart"/>
            <w:r w:rsidRPr="007E1BDC">
              <w:rPr>
                <w:rFonts w:ascii="Times New Roman" w:hAnsi="Times New Roman" w:cs="Times New Roman"/>
                <w:color w:val="000000" w:themeColor="text1"/>
                <w:sz w:val="24"/>
                <w:szCs w:val="24"/>
              </w:rPr>
              <w:t>Riboswitches</w:t>
            </w:r>
            <w:proofErr w:type="spellEnd"/>
            <w:r w:rsidRPr="007E1BDC">
              <w:rPr>
                <w:rFonts w:ascii="Times New Roman" w:hAnsi="Times New Roman" w:cs="Times New Roman"/>
                <w:color w:val="000000" w:themeColor="text1"/>
                <w:sz w:val="24"/>
                <w:szCs w:val="24"/>
              </w:rPr>
              <w:t xml:space="preserve"> and attenuation</w:t>
            </w:r>
          </w:p>
        </w:tc>
        <w:tc>
          <w:tcPr>
            <w:tcW w:w="997" w:type="dxa"/>
            <w:vAlign w:val="center"/>
          </w:tcPr>
          <w:p w14:paraId="719A69E4"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2C6FF5" w:rsidRPr="001E2697">
              <w:rPr>
                <w:rFonts w:ascii="Times New Roman" w:hAnsi="Times New Roman" w:cs="Times New Roman"/>
                <w:b/>
                <w:color w:val="000000" w:themeColor="text1"/>
                <w:sz w:val="24"/>
                <w:szCs w:val="24"/>
              </w:rPr>
              <w:t>2</w:t>
            </w:r>
          </w:p>
        </w:tc>
      </w:tr>
      <w:tr w:rsidR="00E51D70" w:rsidRPr="001E2697" w14:paraId="12DD3CBD" w14:textId="77777777" w:rsidTr="000F28F7">
        <w:trPr>
          <w:trHeight w:val="1619"/>
        </w:trPr>
        <w:tc>
          <w:tcPr>
            <w:tcW w:w="1255" w:type="dxa"/>
            <w:vAlign w:val="center"/>
          </w:tcPr>
          <w:p w14:paraId="0162F68A"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361" w:type="dxa"/>
            <w:vAlign w:val="center"/>
          </w:tcPr>
          <w:p w14:paraId="5412FD87" w14:textId="77777777" w:rsidR="00E51D70" w:rsidRDefault="005D2D08" w:rsidP="00E720C4">
            <w:pPr>
              <w:autoSpaceDE w:val="0"/>
              <w:autoSpaceDN w:val="0"/>
              <w:adjustRightInd w:val="0"/>
              <w:jc w:val="both"/>
              <w:rPr>
                <w:rFonts w:ascii="Times New Roman" w:hAnsi="Times New Roman" w:cs="Times New Roman"/>
                <w:b/>
                <w:color w:val="000000" w:themeColor="text1"/>
                <w:sz w:val="24"/>
                <w:szCs w:val="24"/>
              </w:rPr>
            </w:pPr>
            <w:r w:rsidRPr="005D2D08">
              <w:rPr>
                <w:rFonts w:ascii="Times New Roman" w:hAnsi="Times New Roman" w:cs="Times New Roman"/>
                <w:b/>
                <w:color w:val="000000" w:themeColor="text1"/>
                <w:sz w:val="24"/>
                <w:szCs w:val="24"/>
              </w:rPr>
              <w:t>Genetic Variation, Mutation, and Repair Mechanisms</w:t>
            </w:r>
          </w:p>
          <w:p w14:paraId="7B5726D5" w14:textId="1725CFF2"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Mutation and Genetic Variation</w:t>
            </w:r>
          </w:p>
          <w:p w14:paraId="2AD4BD47" w14:textId="212481CD"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sidRPr="005D2D08">
              <w:rPr>
                <w:rFonts w:ascii="Times New Roman" w:hAnsi="Times New Roman" w:cs="Times New Roman"/>
                <w:color w:val="000000" w:themeColor="text1"/>
                <w:sz w:val="24"/>
                <w:szCs w:val="24"/>
              </w:rPr>
              <w:t>Types of mutations (point mu</w:t>
            </w:r>
            <w:r>
              <w:rPr>
                <w:rFonts w:ascii="Times New Roman" w:hAnsi="Times New Roman" w:cs="Times New Roman"/>
                <w:color w:val="000000" w:themeColor="text1"/>
                <w:sz w:val="24"/>
                <w:szCs w:val="24"/>
              </w:rPr>
              <w:t>tations, insertions, deletions)</w:t>
            </w:r>
          </w:p>
          <w:p w14:paraId="21545778" w14:textId="20A73256"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Pr="005D2D08">
              <w:rPr>
                <w:rFonts w:ascii="Times New Roman" w:hAnsi="Times New Roman" w:cs="Times New Roman"/>
                <w:color w:val="000000" w:themeColor="text1"/>
                <w:sz w:val="24"/>
                <w:szCs w:val="24"/>
              </w:rPr>
              <w:t xml:space="preserve">auses of mutations (spontaneous, </w:t>
            </w:r>
            <w:r>
              <w:rPr>
                <w:rFonts w:ascii="Times New Roman" w:hAnsi="Times New Roman" w:cs="Times New Roman"/>
                <w:color w:val="000000" w:themeColor="text1"/>
                <w:sz w:val="24"/>
                <w:szCs w:val="24"/>
              </w:rPr>
              <w:t>induced, environmental factors)</w:t>
            </w:r>
          </w:p>
          <w:p w14:paraId="5BFB8233" w14:textId="355D1AF8"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sidRPr="005D2D08">
              <w:rPr>
                <w:rFonts w:ascii="Times New Roman" w:hAnsi="Times New Roman" w:cs="Times New Roman"/>
                <w:color w:val="000000" w:themeColor="text1"/>
                <w:sz w:val="24"/>
                <w:szCs w:val="24"/>
              </w:rPr>
              <w:t xml:space="preserve">DNA </w:t>
            </w:r>
            <w:r>
              <w:rPr>
                <w:rFonts w:ascii="Times New Roman" w:hAnsi="Times New Roman" w:cs="Times New Roman"/>
                <w:color w:val="000000" w:themeColor="text1"/>
                <w:sz w:val="24"/>
                <w:szCs w:val="24"/>
              </w:rPr>
              <w:t>Repair Mechanisms</w:t>
            </w:r>
          </w:p>
          <w:p w14:paraId="657C743C" w14:textId="10789E44"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sidRPr="005D2D08">
              <w:rPr>
                <w:rFonts w:ascii="Times New Roman" w:hAnsi="Times New Roman" w:cs="Times New Roman"/>
                <w:color w:val="000000" w:themeColor="text1"/>
                <w:sz w:val="24"/>
                <w:szCs w:val="24"/>
              </w:rPr>
              <w:t>Repair pathways: Mismatch repair, nucleotide excisi</w:t>
            </w:r>
            <w:r>
              <w:rPr>
                <w:rFonts w:ascii="Times New Roman" w:hAnsi="Times New Roman" w:cs="Times New Roman"/>
                <w:color w:val="000000" w:themeColor="text1"/>
                <w:sz w:val="24"/>
                <w:szCs w:val="24"/>
              </w:rPr>
              <w:t>on repair, base excision repair</w:t>
            </w:r>
          </w:p>
          <w:p w14:paraId="50DFD9C5" w14:textId="0D211526"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sidRPr="005D2D08">
              <w:rPr>
                <w:rFonts w:ascii="Times New Roman" w:hAnsi="Times New Roman" w:cs="Times New Roman"/>
                <w:color w:val="000000" w:themeColor="text1"/>
                <w:sz w:val="24"/>
                <w:szCs w:val="24"/>
              </w:rPr>
              <w:t xml:space="preserve">Mechanisms of recombination: Homologous </w:t>
            </w:r>
            <w:r>
              <w:rPr>
                <w:rFonts w:ascii="Times New Roman" w:hAnsi="Times New Roman" w:cs="Times New Roman"/>
                <w:color w:val="000000" w:themeColor="text1"/>
                <w:sz w:val="24"/>
                <w:szCs w:val="24"/>
              </w:rPr>
              <w:t>and site-specific recombination</w:t>
            </w:r>
          </w:p>
          <w:p w14:paraId="6BD69F5E" w14:textId="61A35C3A"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Horizontal Gene Transfer</w:t>
            </w:r>
          </w:p>
          <w:p w14:paraId="3669427B" w14:textId="26067AD7"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sidRPr="005D2D08">
              <w:rPr>
                <w:rFonts w:ascii="Times New Roman" w:hAnsi="Times New Roman" w:cs="Times New Roman"/>
                <w:color w:val="000000" w:themeColor="text1"/>
                <w:sz w:val="24"/>
                <w:szCs w:val="24"/>
              </w:rPr>
              <w:t>Transformation, conjugation, and transduction in bacte</w:t>
            </w:r>
            <w:r>
              <w:rPr>
                <w:rFonts w:ascii="Times New Roman" w:hAnsi="Times New Roman" w:cs="Times New Roman"/>
                <w:color w:val="000000" w:themeColor="text1"/>
                <w:sz w:val="24"/>
                <w:szCs w:val="24"/>
              </w:rPr>
              <w:t>ria</w:t>
            </w:r>
          </w:p>
          <w:p w14:paraId="46450396" w14:textId="0F47E9C4"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sidRPr="005D2D08">
              <w:rPr>
                <w:rFonts w:ascii="Times New Roman" w:hAnsi="Times New Roman" w:cs="Times New Roman"/>
                <w:color w:val="000000" w:themeColor="text1"/>
                <w:sz w:val="24"/>
                <w:szCs w:val="24"/>
              </w:rPr>
              <w:t>Antibiotic resistance and</w:t>
            </w:r>
            <w:r>
              <w:rPr>
                <w:rFonts w:ascii="Times New Roman" w:hAnsi="Times New Roman" w:cs="Times New Roman"/>
                <w:color w:val="000000" w:themeColor="text1"/>
                <w:sz w:val="24"/>
                <w:szCs w:val="24"/>
              </w:rPr>
              <w:t xml:space="preserve"> the spread of resistance genes</w:t>
            </w:r>
          </w:p>
          <w:p w14:paraId="1AE5CE39" w14:textId="60A75EE4" w:rsidR="005D2D08" w:rsidRPr="005D2D08" w:rsidRDefault="005D2D08" w:rsidP="005D2D08">
            <w:pPr>
              <w:autoSpaceDE w:val="0"/>
              <w:autoSpaceDN w:val="0"/>
              <w:adjustRightInd w:val="0"/>
              <w:jc w:val="both"/>
              <w:rPr>
                <w:rFonts w:ascii="Times New Roman" w:hAnsi="Times New Roman" w:cs="Times New Roman"/>
                <w:color w:val="000000" w:themeColor="text1"/>
                <w:sz w:val="24"/>
                <w:szCs w:val="24"/>
              </w:rPr>
            </w:pPr>
            <w:r w:rsidRPr="005D2D08">
              <w:rPr>
                <w:rFonts w:ascii="Times New Roman" w:hAnsi="Times New Roman" w:cs="Times New Roman"/>
                <w:color w:val="000000" w:themeColor="text1"/>
                <w:sz w:val="24"/>
                <w:szCs w:val="24"/>
              </w:rPr>
              <w:t>Role of mobile genetic elements (plasmids, transposons)</w:t>
            </w:r>
          </w:p>
        </w:tc>
        <w:tc>
          <w:tcPr>
            <w:tcW w:w="997" w:type="dxa"/>
            <w:vAlign w:val="center"/>
          </w:tcPr>
          <w:p w14:paraId="7D251681"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2C6FF5" w:rsidRPr="001E2697">
              <w:rPr>
                <w:rFonts w:ascii="Times New Roman" w:hAnsi="Times New Roman" w:cs="Times New Roman"/>
                <w:b/>
                <w:color w:val="000000" w:themeColor="text1"/>
                <w:sz w:val="24"/>
                <w:szCs w:val="24"/>
              </w:rPr>
              <w:t>2</w:t>
            </w:r>
          </w:p>
        </w:tc>
      </w:tr>
      <w:tr w:rsidR="00E51D70" w:rsidRPr="001E2697" w14:paraId="7B4AD38B" w14:textId="77777777" w:rsidTr="000F28F7">
        <w:trPr>
          <w:trHeight w:val="791"/>
        </w:trPr>
        <w:tc>
          <w:tcPr>
            <w:tcW w:w="1255" w:type="dxa"/>
            <w:vAlign w:val="center"/>
          </w:tcPr>
          <w:p w14:paraId="4C6FEB76"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361" w:type="dxa"/>
            <w:vAlign w:val="center"/>
          </w:tcPr>
          <w:p w14:paraId="5A7E6F12" w14:textId="77777777" w:rsidR="00E51D70" w:rsidRDefault="008E0C85" w:rsidP="00E720C4">
            <w:pPr>
              <w:autoSpaceDE w:val="0"/>
              <w:autoSpaceDN w:val="0"/>
              <w:adjustRightInd w:val="0"/>
              <w:jc w:val="both"/>
              <w:rPr>
                <w:rFonts w:ascii="Times New Roman" w:hAnsi="Times New Roman" w:cs="Times New Roman"/>
                <w:b/>
                <w:color w:val="000000" w:themeColor="text1"/>
                <w:sz w:val="24"/>
                <w:szCs w:val="24"/>
              </w:rPr>
            </w:pPr>
            <w:r w:rsidRPr="008E0C85">
              <w:rPr>
                <w:rFonts w:ascii="Times New Roman" w:hAnsi="Times New Roman" w:cs="Times New Roman"/>
                <w:b/>
                <w:color w:val="000000" w:themeColor="text1"/>
                <w:sz w:val="24"/>
                <w:szCs w:val="24"/>
              </w:rPr>
              <w:t>Advanced Topics in Microbial Genetics and Applications</w:t>
            </w:r>
          </w:p>
          <w:p w14:paraId="560F1D20" w14:textId="26A97FC8"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Microb</w:t>
            </w:r>
            <w:r>
              <w:rPr>
                <w:rFonts w:ascii="Times New Roman" w:hAnsi="Times New Roman" w:cs="Times New Roman"/>
                <w:color w:val="000000" w:themeColor="text1"/>
                <w:sz w:val="24"/>
                <w:szCs w:val="24"/>
              </w:rPr>
              <w:t xml:space="preserve">ial Evolution and </w:t>
            </w:r>
            <w:proofErr w:type="spellStart"/>
            <w:r>
              <w:rPr>
                <w:rFonts w:ascii="Times New Roman" w:hAnsi="Times New Roman" w:cs="Times New Roman"/>
                <w:color w:val="000000" w:themeColor="text1"/>
                <w:sz w:val="24"/>
                <w:szCs w:val="24"/>
              </w:rPr>
              <w:t>Phylogenetics</w:t>
            </w:r>
            <w:proofErr w:type="spellEnd"/>
          </w:p>
          <w:p w14:paraId="6C355DEF" w14:textId="4F97F38C"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Microbial genome evolution</w:t>
            </w:r>
          </w:p>
          <w:p w14:paraId="787E9A60" w14:textId="75FD4F6E"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 xml:space="preserve">Horizontal gene transfer and </w:t>
            </w:r>
            <w:r>
              <w:rPr>
                <w:rFonts w:ascii="Times New Roman" w:hAnsi="Times New Roman" w:cs="Times New Roman"/>
                <w:color w:val="000000" w:themeColor="text1"/>
                <w:sz w:val="24"/>
                <w:szCs w:val="24"/>
              </w:rPr>
              <w:t>its role in microbial diversity</w:t>
            </w:r>
          </w:p>
          <w:p w14:paraId="7B35AFCF" w14:textId="6A33F4EF"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Phylogenetic tree constr</w:t>
            </w:r>
            <w:r>
              <w:rPr>
                <w:rFonts w:ascii="Times New Roman" w:hAnsi="Times New Roman" w:cs="Times New Roman"/>
                <w:color w:val="000000" w:themeColor="text1"/>
                <w:sz w:val="24"/>
                <w:szCs w:val="24"/>
              </w:rPr>
              <w:t>uction and interpretation</w:t>
            </w:r>
          </w:p>
          <w:p w14:paraId="720F264D" w14:textId="048D816B"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Genom</w:t>
            </w:r>
            <w:r>
              <w:rPr>
                <w:rFonts w:ascii="Times New Roman" w:hAnsi="Times New Roman" w:cs="Times New Roman"/>
                <w:color w:val="000000" w:themeColor="text1"/>
                <w:sz w:val="24"/>
                <w:szCs w:val="24"/>
              </w:rPr>
              <w:t>e Editing and Synthetic Biology</w:t>
            </w:r>
          </w:p>
          <w:p w14:paraId="29D4DD11" w14:textId="01B8A94B"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CRISPR-</w:t>
            </w:r>
            <w:proofErr w:type="spellStart"/>
            <w:r w:rsidRPr="008E0C85">
              <w:rPr>
                <w:rFonts w:ascii="Times New Roman" w:hAnsi="Times New Roman" w:cs="Times New Roman"/>
                <w:color w:val="000000" w:themeColor="text1"/>
                <w:sz w:val="24"/>
                <w:szCs w:val="24"/>
              </w:rPr>
              <w:t>Cas</w:t>
            </w:r>
            <w:proofErr w:type="spellEnd"/>
            <w:r w:rsidRPr="008E0C85">
              <w:rPr>
                <w:rFonts w:ascii="Times New Roman" w:hAnsi="Times New Roman" w:cs="Times New Roman"/>
                <w:color w:val="000000" w:themeColor="text1"/>
                <w:sz w:val="24"/>
                <w:szCs w:val="24"/>
              </w:rPr>
              <w:t xml:space="preserve"> systems in </w:t>
            </w:r>
            <w:r>
              <w:rPr>
                <w:rFonts w:ascii="Times New Roman" w:hAnsi="Times New Roman" w:cs="Times New Roman"/>
                <w:color w:val="000000" w:themeColor="text1"/>
                <w:sz w:val="24"/>
                <w:szCs w:val="24"/>
              </w:rPr>
              <w:t>bacteria and their applications</w:t>
            </w:r>
          </w:p>
          <w:p w14:paraId="16FACD55" w14:textId="4758FF14"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Synthetic bi</w:t>
            </w:r>
            <w:r>
              <w:rPr>
                <w:rFonts w:ascii="Times New Roman" w:hAnsi="Times New Roman" w:cs="Times New Roman"/>
                <w:color w:val="000000" w:themeColor="text1"/>
                <w:sz w:val="24"/>
                <w:szCs w:val="24"/>
              </w:rPr>
              <w:t>ology and microbial engineering</w:t>
            </w:r>
          </w:p>
          <w:p w14:paraId="625E6CAB" w14:textId="43E6EC96"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Applications of genetic engineerin</w:t>
            </w:r>
            <w:r>
              <w:rPr>
                <w:rFonts w:ascii="Times New Roman" w:hAnsi="Times New Roman" w:cs="Times New Roman"/>
                <w:color w:val="000000" w:themeColor="text1"/>
                <w:sz w:val="24"/>
                <w:szCs w:val="24"/>
              </w:rPr>
              <w:t>g in biotechnology and medicine</w:t>
            </w:r>
          </w:p>
          <w:p w14:paraId="34CC86DC" w14:textId="13743B44"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Applications of Microbial Genet</w:t>
            </w:r>
            <w:r>
              <w:rPr>
                <w:rFonts w:ascii="Times New Roman" w:hAnsi="Times New Roman" w:cs="Times New Roman"/>
                <w:color w:val="000000" w:themeColor="text1"/>
                <w:sz w:val="24"/>
                <w:szCs w:val="24"/>
              </w:rPr>
              <w:t>ics in Medicine and Environment</w:t>
            </w:r>
          </w:p>
          <w:p w14:paraId="31AC37CD" w14:textId="721C683E"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Genetic factors influenc</w:t>
            </w:r>
            <w:r>
              <w:rPr>
                <w:rFonts w:ascii="Times New Roman" w:hAnsi="Times New Roman" w:cs="Times New Roman"/>
                <w:color w:val="000000" w:themeColor="text1"/>
                <w:sz w:val="24"/>
                <w:szCs w:val="24"/>
              </w:rPr>
              <w:t>ing pathogenicity and virulence</w:t>
            </w:r>
          </w:p>
          <w:p w14:paraId="2014A01B" w14:textId="6A6A3A48" w:rsidR="008E0C85" w:rsidRPr="008E0C85" w:rsidRDefault="008E0C85" w:rsidP="008E0C85">
            <w:pPr>
              <w:autoSpaceDE w:val="0"/>
              <w:autoSpaceDN w:val="0"/>
              <w:adjustRightInd w:val="0"/>
              <w:jc w:val="both"/>
              <w:rPr>
                <w:rFonts w:ascii="Times New Roman" w:hAnsi="Times New Roman" w:cs="Times New Roman"/>
                <w:color w:val="000000" w:themeColor="text1"/>
                <w:sz w:val="24"/>
                <w:szCs w:val="24"/>
              </w:rPr>
            </w:pPr>
            <w:r w:rsidRPr="008E0C85">
              <w:rPr>
                <w:rFonts w:ascii="Times New Roman" w:hAnsi="Times New Roman" w:cs="Times New Roman"/>
                <w:color w:val="000000" w:themeColor="text1"/>
                <w:sz w:val="24"/>
                <w:szCs w:val="24"/>
              </w:rPr>
              <w:t xml:space="preserve">Microbial </w:t>
            </w:r>
            <w:r>
              <w:rPr>
                <w:rFonts w:ascii="Times New Roman" w:hAnsi="Times New Roman" w:cs="Times New Roman"/>
                <w:color w:val="000000" w:themeColor="text1"/>
                <w:sz w:val="24"/>
                <w:szCs w:val="24"/>
              </w:rPr>
              <w:t>genetics in vaccine development</w:t>
            </w:r>
          </w:p>
          <w:p w14:paraId="622292E4" w14:textId="524EF83C" w:rsidR="008E0C85" w:rsidRPr="008E0C85" w:rsidRDefault="008E0C85" w:rsidP="008E0C85">
            <w:pPr>
              <w:autoSpaceDE w:val="0"/>
              <w:autoSpaceDN w:val="0"/>
              <w:adjustRightInd w:val="0"/>
              <w:jc w:val="both"/>
              <w:rPr>
                <w:rFonts w:ascii="Times New Roman" w:hAnsi="Times New Roman" w:cs="Times New Roman"/>
                <w:b/>
                <w:color w:val="000000" w:themeColor="text1"/>
                <w:sz w:val="24"/>
                <w:szCs w:val="24"/>
              </w:rPr>
            </w:pPr>
            <w:r w:rsidRPr="008E0C85">
              <w:rPr>
                <w:rFonts w:ascii="Times New Roman" w:hAnsi="Times New Roman" w:cs="Times New Roman"/>
                <w:color w:val="000000" w:themeColor="text1"/>
                <w:sz w:val="24"/>
                <w:szCs w:val="24"/>
              </w:rPr>
              <w:t xml:space="preserve">Microbial biotechnology in agriculture, waste management, and environmental </w:t>
            </w:r>
            <w:proofErr w:type="spellStart"/>
            <w:r w:rsidRPr="008E0C85">
              <w:rPr>
                <w:rFonts w:ascii="Times New Roman" w:hAnsi="Times New Roman" w:cs="Times New Roman"/>
                <w:color w:val="000000" w:themeColor="text1"/>
                <w:sz w:val="24"/>
                <w:szCs w:val="24"/>
              </w:rPr>
              <w:t>cleanup</w:t>
            </w:r>
            <w:proofErr w:type="spellEnd"/>
          </w:p>
        </w:tc>
        <w:tc>
          <w:tcPr>
            <w:tcW w:w="997" w:type="dxa"/>
            <w:vAlign w:val="center"/>
          </w:tcPr>
          <w:p w14:paraId="636A2CF0"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2C6FF5" w:rsidRPr="001E2697">
              <w:rPr>
                <w:rFonts w:ascii="Times New Roman" w:hAnsi="Times New Roman" w:cs="Times New Roman"/>
                <w:b/>
                <w:color w:val="000000" w:themeColor="text1"/>
                <w:sz w:val="24"/>
                <w:szCs w:val="24"/>
              </w:rPr>
              <w:t>2</w:t>
            </w:r>
          </w:p>
        </w:tc>
      </w:tr>
      <w:tr w:rsidR="00E51D70" w:rsidRPr="001E2697" w14:paraId="1E87D640" w14:textId="77777777" w:rsidTr="000F28F7">
        <w:trPr>
          <w:trHeight w:val="431"/>
        </w:trPr>
        <w:tc>
          <w:tcPr>
            <w:tcW w:w="8616" w:type="dxa"/>
            <w:gridSpan w:val="2"/>
          </w:tcPr>
          <w:p w14:paraId="00A26BF8" w14:textId="77777777" w:rsidR="00E51D70" w:rsidRPr="001E2697" w:rsidRDefault="00E51D70"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Total</w:t>
            </w:r>
          </w:p>
        </w:tc>
        <w:tc>
          <w:tcPr>
            <w:tcW w:w="997" w:type="dxa"/>
            <w:vAlign w:val="center"/>
          </w:tcPr>
          <w:p w14:paraId="7214AEEE" w14:textId="77777777" w:rsidR="00E51D70" w:rsidRPr="001E2697" w:rsidRDefault="002C6FF5" w:rsidP="000F28F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757A6E6B" w14:textId="77777777" w:rsidR="00E51D70" w:rsidRPr="001E2697" w:rsidRDefault="00E51D70" w:rsidP="006E755F">
      <w:pPr>
        <w:autoSpaceDE w:val="0"/>
        <w:autoSpaceDN w:val="0"/>
        <w:adjustRightInd w:val="0"/>
        <w:jc w:val="both"/>
        <w:rPr>
          <w:rFonts w:ascii="Times New Roman" w:hAnsi="Times New Roman" w:cs="Times New Roman"/>
          <w:color w:val="000000" w:themeColor="text1"/>
          <w:sz w:val="24"/>
          <w:szCs w:val="24"/>
        </w:rPr>
      </w:pPr>
    </w:p>
    <w:p w14:paraId="74EB0537" w14:textId="77777777" w:rsidR="00E51D70" w:rsidRPr="001E2697" w:rsidRDefault="00E51D70" w:rsidP="006E755F">
      <w:pPr>
        <w:pStyle w:val="ListParagraph1"/>
        <w:tabs>
          <w:tab w:val="left" w:pos="0"/>
        </w:tabs>
        <w:suppressAutoHyphens/>
        <w:spacing w:after="0"/>
        <w:ind w:right="330"/>
        <w:jc w:val="both"/>
        <w:rPr>
          <w:rFonts w:ascii="Times New Roman" w:hAnsi="Times New Roman" w:cs="Times New Roman"/>
          <w:b/>
          <w:color w:val="000000" w:themeColor="text1"/>
          <w:sz w:val="24"/>
          <w:szCs w:val="24"/>
          <w:u w:val="single"/>
        </w:rPr>
      </w:pPr>
    </w:p>
    <w:p w14:paraId="7734030B" w14:textId="77777777" w:rsidR="00E51D70" w:rsidRPr="001E2697" w:rsidRDefault="00E51D70" w:rsidP="00E51D70">
      <w:pPr>
        <w:autoSpaceDE w:val="0"/>
        <w:autoSpaceDN w:val="0"/>
        <w:adjustRightInd w:val="0"/>
        <w:jc w:val="both"/>
        <w:rPr>
          <w:rFonts w:ascii="Times New Roman" w:hAnsi="Times New Roman" w:cs="Times New Roman"/>
          <w:b/>
          <w:bCs/>
          <w:iCs/>
          <w:color w:val="000000" w:themeColor="text1"/>
          <w:sz w:val="24"/>
          <w:szCs w:val="24"/>
          <w:u w:val="single"/>
        </w:rPr>
      </w:pPr>
      <w:r w:rsidRPr="001E2697">
        <w:rPr>
          <w:rFonts w:ascii="Times New Roman" w:hAnsi="Times New Roman" w:cs="Times New Roman"/>
          <w:b/>
          <w:bCs/>
          <w:iCs/>
          <w:color w:val="000000" w:themeColor="text1"/>
          <w:sz w:val="24"/>
          <w:szCs w:val="24"/>
          <w:u w:val="single"/>
        </w:rPr>
        <w:t>Text Books:</w:t>
      </w:r>
    </w:p>
    <w:p w14:paraId="2165A4C6" w14:textId="77777777" w:rsidR="00E51D70" w:rsidRPr="001E2697" w:rsidRDefault="00E51D70" w:rsidP="00E51D70">
      <w:pPr>
        <w:pStyle w:val="ListParagraph"/>
        <w:numPr>
          <w:ilvl w:val="0"/>
          <w:numId w:val="2"/>
        </w:num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James D Watson </w:t>
      </w:r>
      <w:r w:rsidRPr="001E2697">
        <w:rPr>
          <w:rFonts w:ascii="Times New Roman" w:hAnsi="Times New Roman" w:cs="Times New Roman"/>
          <w:i/>
          <w:color w:val="000000" w:themeColor="text1"/>
          <w:sz w:val="24"/>
          <w:szCs w:val="24"/>
        </w:rPr>
        <w:t>et al</w:t>
      </w:r>
      <w:r w:rsidRPr="001E2697">
        <w:rPr>
          <w:rFonts w:ascii="Times New Roman" w:hAnsi="Times New Roman" w:cs="Times New Roman"/>
          <w:color w:val="000000" w:themeColor="text1"/>
          <w:sz w:val="24"/>
          <w:szCs w:val="24"/>
        </w:rPr>
        <w:t>. (2009). Molecular biology of the gene. 5</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 Pearson.</w:t>
      </w:r>
    </w:p>
    <w:p w14:paraId="536F096F" w14:textId="77777777" w:rsidR="00E51D70" w:rsidRPr="001E2697" w:rsidRDefault="00E51D70" w:rsidP="00E51D70">
      <w:pPr>
        <w:pStyle w:val="ListParagraph"/>
        <w:numPr>
          <w:ilvl w:val="0"/>
          <w:numId w:val="2"/>
        </w:num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Karp, G. (2010);</w:t>
      </w:r>
      <w:r w:rsidRPr="001E2697">
        <w:rPr>
          <w:rFonts w:ascii="Times New Roman" w:hAnsi="Times New Roman" w:cs="Times New Roman"/>
          <w:i/>
          <w:color w:val="000000" w:themeColor="text1"/>
          <w:sz w:val="24"/>
          <w:szCs w:val="24"/>
        </w:rPr>
        <w:t>Cell and Molecular Biology: Concepts and Experiments</w:t>
      </w:r>
      <w:r w:rsidRPr="001E2697">
        <w:rPr>
          <w:rFonts w:ascii="Times New Roman" w:hAnsi="Times New Roman" w:cs="Times New Roman"/>
          <w:color w:val="000000" w:themeColor="text1"/>
          <w:sz w:val="24"/>
          <w:szCs w:val="24"/>
        </w:rPr>
        <w:t xml:space="preserve">, 6th edition, </w:t>
      </w:r>
    </w:p>
    <w:p w14:paraId="65C9C86E" w14:textId="77777777" w:rsidR="00E51D70" w:rsidRPr="001E2697" w:rsidRDefault="00E51D70" w:rsidP="00E51D70">
      <w:pPr>
        <w:pStyle w:val="ListParagraph"/>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 </w:t>
      </w:r>
      <w:proofErr w:type="gramStart"/>
      <w:r w:rsidRPr="001E2697">
        <w:rPr>
          <w:rFonts w:ascii="Times New Roman" w:hAnsi="Times New Roman" w:cs="Times New Roman"/>
          <w:color w:val="000000" w:themeColor="text1"/>
          <w:sz w:val="24"/>
          <w:szCs w:val="24"/>
        </w:rPr>
        <w:t>John Wiley &amp;</w:t>
      </w:r>
      <w:proofErr w:type="spellStart"/>
      <w:r w:rsidRPr="001E2697">
        <w:rPr>
          <w:rFonts w:ascii="Times New Roman" w:hAnsi="Times New Roman" w:cs="Times New Roman"/>
          <w:color w:val="000000" w:themeColor="text1"/>
          <w:sz w:val="24"/>
          <w:szCs w:val="24"/>
        </w:rPr>
        <w:t>Sons.Inc</w:t>
      </w:r>
      <w:proofErr w:type="spellEnd"/>
      <w:r w:rsidRPr="001E2697">
        <w:rPr>
          <w:rFonts w:ascii="Times New Roman" w:hAnsi="Times New Roman" w:cs="Times New Roman"/>
          <w:color w:val="000000" w:themeColor="text1"/>
          <w:sz w:val="24"/>
          <w:szCs w:val="24"/>
        </w:rPr>
        <w:t>.</w:t>
      </w:r>
      <w:proofErr w:type="gramEnd"/>
    </w:p>
    <w:p w14:paraId="091B0D64" w14:textId="77777777" w:rsidR="00E51D70" w:rsidRPr="001E2697" w:rsidRDefault="00E51D70" w:rsidP="00E51D70">
      <w:pPr>
        <w:pStyle w:val="ListParagraph"/>
        <w:numPr>
          <w:ilvl w:val="0"/>
          <w:numId w:val="2"/>
        </w:num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Stanley R </w:t>
      </w:r>
      <w:proofErr w:type="spellStart"/>
      <w:r w:rsidRPr="001E2697">
        <w:rPr>
          <w:rFonts w:ascii="Times New Roman" w:hAnsi="Times New Roman" w:cs="Times New Roman"/>
          <w:color w:val="000000" w:themeColor="text1"/>
          <w:sz w:val="24"/>
          <w:szCs w:val="24"/>
        </w:rPr>
        <w:t>Maloy</w:t>
      </w:r>
      <w:proofErr w:type="spellEnd"/>
      <w:r w:rsidRPr="001E2697">
        <w:rPr>
          <w:rFonts w:ascii="Times New Roman" w:hAnsi="Times New Roman" w:cs="Times New Roman"/>
          <w:color w:val="000000" w:themeColor="text1"/>
          <w:sz w:val="24"/>
          <w:szCs w:val="24"/>
        </w:rPr>
        <w:t>. Microbial Genetics. 5</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 </w:t>
      </w:r>
      <w:proofErr w:type="spellStart"/>
      <w:r w:rsidRPr="001E2697">
        <w:rPr>
          <w:rFonts w:ascii="Times New Roman" w:hAnsi="Times New Roman" w:cs="Times New Roman"/>
          <w:color w:val="000000" w:themeColor="text1"/>
          <w:sz w:val="24"/>
          <w:szCs w:val="24"/>
        </w:rPr>
        <w:t>Narosa</w:t>
      </w:r>
      <w:proofErr w:type="spellEnd"/>
      <w:r w:rsidRPr="001E2697">
        <w:rPr>
          <w:rFonts w:ascii="Times New Roman" w:hAnsi="Times New Roman" w:cs="Times New Roman"/>
          <w:color w:val="000000" w:themeColor="text1"/>
          <w:sz w:val="24"/>
          <w:szCs w:val="24"/>
        </w:rPr>
        <w:t xml:space="preserve"> publishing house.</w:t>
      </w:r>
    </w:p>
    <w:p w14:paraId="6DDD583E" w14:textId="77777777" w:rsidR="00E51D70" w:rsidRPr="001E2697" w:rsidRDefault="00E51D70" w:rsidP="00E51D70">
      <w:pPr>
        <w:pStyle w:val="ListParagraph"/>
        <w:numPr>
          <w:ilvl w:val="0"/>
          <w:numId w:val="2"/>
        </w:num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Daniel J Fairbanks. Genetics: The Continuity of Life, Wadsworth Publishing, ISBN-10: 0534252796</w:t>
      </w:r>
    </w:p>
    <w:p w14:paraId="5F8F3516" w14:textId="77777777" w:rsidR="00E51D70" w:rsidRPr="001E2697" w:rsidRDefault="00E51D70" w:rsidP="00E51D70">
      <w:pPr>
        <w:pStyle w:val="ListParagraph"/>
        <w:autoSpaceDE w:val="0"/>
        <w:autoSpaceDN w:val="0"/>
        <w:adjustRightInd w:val="0"/>
        <w:jc w:val="both"/>
        <w:rPr>
          <w:rFonts w:ascii="Times New Roman" w:hAnsi="Times New Roman" w:cs="Times New Roman"/>
          <w:color w:val="000000" w:themeColor="text1"/>
          <w:sz w:val="24"/>
          <w:szCs w:val="24"/>
        </w:rPr>
      </w:pPr>
    </w:p>
    <w:p w14:paraId="13F482DB" w14:textId="77777777" w:rsidR="00E51D70" w:rsidRPr="001E2697" w:rsidRDefault="00E51D70" w:rsidP="00E51D70">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p>
    <w:p w14:paraId="264CDAAF" w14:textId="77777777" w:rsidR="00E51D70" w:rsidRPr="001E2697" w:rsidRDefault="00E51D70" w:rsidP="00E51D70">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6D6E3E38" w14:textId="77777777" w:rsidR="00E51D70" w:rsidRPr="001E2697" w:rsidRDefault="00E51D70" w:rsidP="00E51D70">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p>
    <w:p w14:paraId="3955D198" w14:textId="77777777" w:rsidR="00E51D70" w:rsidRPr="001E2697" w:rsidRDefault="00E51D70" w:rsidP="00E51D70">
      <w:pPr>
        <w:pStyle w:val="ListParagraph"/>
        <w:numPr>
          <w:ilvl w:val="0"/>
          <w:numId w:val="6"/>
        </w:num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Peter J </w:t>
      </w:r>
      <w:proofErr w:type="spellStart"/>
      <w:r w:rsidRPr="001E2697">
        <w:rPr>
          <w:rFonts w:ascii="Times New Roman" w:hAnsi="Times New Roman" w:cs="Times New Roman"/>
          <w:color w:val="000000" w:themeColor="text1"/>
          <w:sz w:val="24"/>
          <w:szCs w:val="24"/>
        </w:rPr>
        <w:t>Russel</w:t>
      </w:r>
      <w:proofErr w:type="spellEnd"/>
      <w:r w:rsidRPr="001E2697">
        <w:rPr>
          <w:rFonts w:ascii="Times New Roman" w:hAnsi="Times New Roman" w:cs="Times New Roman"/>
          <w:color w:val="000000" w:themeColor="text1"/>
          <w:sz w:val="24"/>
          <w:szCs w:val="24"/>
        </w:rPr>
        <w:t xml:space="preserve">. Genetics. </w:t>
      </w:r>
      <w:proofErr w:type="spellStart"/>
      <w:r w:rsidRPr="001E2697">
        <w:rPr>
          <w:rFonts w:ascii="Times New Roman" w:hAnsi="Times New Roman" w:cs="Times New Roman"/>
          <w:color w:val="000000" w:themeColor="text1"/>
          <w:sz w:val="24"/>
          <w:szCs w:val="24"/>
        </w:rPr>
        <w:t>Pearsons</w:t>
      </w:r>
      <w:proofErr w:type="spellEnd"/>
      <w:r w:rsidRPr="001E2697">
        <w:rPr>
          <w:rFonts w:ascii="Times New Roman" w:hAnsi="Times New Roman" w:cs="Times New Roman"/>
          <w:color w:val="000000" w:themeColor="text1"/>
          <w:sz w:val="24"/>
          <w:szCs w:val="24"/>
        </w:rPr>
        <w:t xml:space="preserve"> Education India, ISBN-10: 9332571627.</w:t>
      </w:r>
    </w:p>
    <w:p w14:paraId="139BBCF2" w14:textId="231672B6" w:rsidR="001E2697" w:rsidRPr="00892CFE" w:rsidRDefault="00E51D70" w:rsidP="00892CFE">
      <w:pPr>
        <w:pStyle w:val="ListParagraph"/>
        <w:numPr>
          <w:ilvl w:val="0"/>
          <w:numId w:val="6"/>
        </w:num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William Klug, Michael Cummings, Charlotte A Spencer, Michael A </w:t>
      </w:r>
      <w:proofErr w:type="spellStart"/>
      <w:r w:rsidRPr="001E2697">
        <w:rPr>
          <w:rFonts w:ascii="Times New Roman" w:hAnsi="Times New Roman" w:cs="Times New Roman"/>
          <w:color w:val="000000" w:themeColor="text1"/>
          <w:sz w:val="24"/>
          <w:szCs w:val="24"/>
        </w:rPr>
        <w:t>Palladino</w:t>
      </w:r>
      <w:proofErr w:type="spellEnd"/>
      <w:r w:rsidRPr="001E2697">
        <w:rPr>
          <w:rFonts w:ascii="Times New Roman" w:hAnsi="Times New Roman" w:cs="Times New Roman"/>
          <w:color w:val="000000" w:themeColor="text1"/>
          <w:sz w:val="24"/>
          <w:szCs w:val="24"/>
        </w:rPr>
        <w:t>. Concept of Genetics, 10</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 </w:t>
      </w:r>
      <w:proofErr w:type="spellStart"/>
      <w:r w:rsidRPr="001E2697">
        <w:rPr>
          <w:rFonts w:ascii="Times New Roman" w:hAnsi="Times New Roman" w:cs="Times New Roman"/>
          <w:color w:val="000000" w:themeColor="text1"/>
          <w:sz w:val="24"/>
          <w:szCs w:val="24"/>
        </w:rPr>
        <w:t>Pearsons</w:t>
      </w:r>
      <w:proofErr w:type="spellEnd"/>
      <w:r w:rsidRPr="001E2697">
        <w:rPr>
          <w:rFonts w:ascii="Times New Roman" w:hAnsi="Times New Roman" w:cs="Times New Roman"/>
          <w:color w:val="000000" w:themeColor="text1"/>
          <w:sz w:val="24"/>
          <w:szCs w:val="24"/>
        </w:rPr>
        <w:t>.</w:t>
      </w:r>
    </w:p>
    <w:p w14:paraId="6576AFEB" w14:textId="77777777" w:rsidR="001E2697" w:rsidRPr="001E2697" w:rsidRDefault="001E2697" w:rsidP="006E755F">
      <w:pPr>
        <w:pStyle w:val="ListParagraph1"/>
        <w:tabs>
          <w:tab w:val="left" w:pos="0"/>
        </w:tabs>
        <w:suppressAutoHyphens/>
        <w:spacing w:after="0"/>
        <w:ind w:right="330"/>
        <w:jc w:val="both"/>
        <w:rPr>
          <w:rFonts w:ascii="Times New Roman" w:hAnsi="Times New Roman" w:cs="Times New Roman"/>
          <w:b/>
          <w:color w:val="000000" w:themeColor="text1"/>
          <w:sz w:val="24"/>
          <w:szCs w:val="24"/>
          <w:u w:val="single"/>
        </w:rPr>
      </w:pPr>
    </w:p>
    <w:p w14:paraId="7B33BD9A" w14:textId="5D7AD88F" w:rsidR="001E2697" w:rsidRPr="001E2697" w:rsidRDefault="007E1BDC" w:rsidP="006E755F">
      <w:pPr>
        <w:pStyle w:val="ListParagraph1"/>
        <w:tabs>
          <w:tab w:val="left" w:pos="0"/>
        </w:tabs>
        <w:suppressAutoHyphens/>
        <w:spacing w:after="0"/>
        <w:ind w:right="330"/>
        <w:jc w:val="both"/>
        <w:rPr>
          <w:rFonts w:ascii="Times New Roman" w:hAnsi="Times New Roman" w:cs="Times New Roman"/>
          <w:b/>
          <w:color w:val="000000" w:themeColor="text1"/>
          <w:sz w:val="24"/>
          <w:szCs w:val="24"/>
          <w:u w:val="single"/>
        </w:rPr>
      </w:pPr>
      <w:r>
        <w:rPr>
          <w:rFonts w:ascii="Times New Roman" w:hAnsi="Times New Roman" w:cs="Times New Roman"/>
          <w:b/>
          <w:noProof/>
          <w:color w:val="000000" w:themeColor="text1"/>
          <w:sz w:val="24"/>
          <w:szCs w:val="24"/>
          <w:u w:val="single"/>
        </w:rPr>
        <w:pict w14:anchorId="366C5002">
          <v:rect id="_x0000_s1047" style="position:absolute;left:0;text-align:left;margin-left:-11pt;margin-top:6.5pt;width:501.75pt;height:60.95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" filled="f" fillcolor="black [3213]"/>
        </w:pict>
      </w:r>
    </w:p>
    <w:p w14:paraId="26657EDC" w14:textId="08AABE33" w:rsidR="001E2697" w:rsidRPr="001E2697" w:rsidRDefault="001E2697" w:rsidP="001E2697">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Paper</w:t>
      </w:r>
      <w:r w:rsidR="000F28F7">
        <w:rPr>
          <w:rFonts w:ascii="Times New Roman" w:hAnsi="Times New Roman" w:cs="Times New Roman"/>
          <w:b/>
          <w:color w:val="000000" w:themeColor="text1"/>
          <w:sz w:val="24"/>
          <w:szCs w:val="24"/>
        </w:rPr>
        <w:t xml:space="preserve"> IV</w:t>
      </w:r>
      <w:r w:rsidRPr="001E2697">
        <w:rPr>
          <w:rFonts w:ascii="Times New Roman" w:hAnsi="Times New Roman" w:cs="Times New Roman"/>
          <w:b/>
          <w:color w:val="000000" w:themeColor="text1"/>
          <w:sz w:val="24"/>
          <w:szCs w:val="24"/>
        </w:rPr>
        <w:t>: Microbial biochemistry</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 xml:space="preserve">      Subject code: MIB154D101</w:t>
      </w:r>
    </w:p>
    <w:p w14:paraId="1EC077C5" w14:textId="77777777" w:rsidR="001E2697" w:rsidRPr="001E2697" w:rsidRDefault="001E2697" w:rsidP="001E2697">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 xml:space="preserve">L-T-P-C-4-0-0-4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(T)</w:t>
      </w:r>
    </w:p>
    <w:p w14:paraId="58BF7CBC" w14:textId="77777777" w:rsidR="001E2697" w:rsidRPr="001E2697" w:rsidRDefault="001E2697" w:rsidP="001E2697">
      <w:pPr>
        <w:rPr>
          <w:rFonts w:ascii="Times New Roman" w:hAnsi="Times New Roman" w:cs="Times New Roman"/>
          <w:b/>
          <w:color w:val="000000" w:themeColor="text1"/>
          <w:sz w:val="24"/>
          <w:szCs w:val="24"/>
        </w:rPr>
      </w:pPr>
    </w:p>
    <w:p w14:paraId="45210CAB" w14:textId="77777777" w:rsidR="001E2697" w:rsidRPr="001E2697" w:rsidRDefault="001E2697" w:rsidP="001E2697">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 xml:space="preserve">Course Objective: </w:t>
      </w:r>
    </w:p>
    <w:p w14:paraId="1FEFC3D4" w14:textId="77777777" w:rsidR="001E2697" w:rsidRPr="001E2697" w:rsidRDefault="001E2697" w:rsidP="001E2697">
      <w:pPr>
        <w:contextualSpacing/>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This course focuses on the concepts of biochemistry and important microbial macromolecules and their role in metabolism. On completion of the course a student will be well versed with the knowledge of different metabolic pathways in bacteria and eukaryotes.</w:t>
      </w:r>
      <w:r w:rsidRPr="001E2697">
        <w:rPr>
          <w:rFonts w:ascii="Times New Roman" w:hAnsi="Times New Roman" w:cs="Times New Roman"/>
          <w:color w:val="000000" w:themeColor="text1"/>
          <w:sz w:val="24"/>
          <w:szCs w:val="24"/>
        </w:rPr>
        <w:cr/>
      </w:r>
    </w:p>
    <w:p w14:paraId="4C386F56" w14:textId="7AA31573" w:rsidR="001E2697" w:rsidRPr="001E2697" w:rsidRDefault="001E2697" w:rsidP="001E2697">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Course outcome:</w:t>
      </w:r>
    </w:p>
    <w:p w14:paraId="2C140F7C" w14:textId="22B56D20" w:rsidR="001E2697" w:rsidRPr="001E2697" w:rsidRDefault="001E2697" w:rsidP="001E2697">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1: Remember</w:t>
      </w:r>
      <w:r w:rsidRPr="001E2697">
        <w:rPr>
          <w:rFonts w:ascii="Times New Roman" w:hAnsi="Times New Roman" w:cs="Times New Roman"/>
          <w:color w:val="000000" w:themeColor="text1"/>
          <w:sz w:val="24"/>
          <w:szCs w:val="24"/>
        </w:rPr>
        <w:t xml:space="preserve"> the basic information about the Chemistry of Life and biomolecules.</w:t>
      </w:r>
    </w:p>
    <w:p w14:paraId="18A2C857" w14:textId="00F61BD0" w:rsidR="001E2697" w:rsidRPr="001E2697" w:rsidRDefault="001E2697" w:rsidP="001E2697">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2: Understanding</w:t>
      </w:r>
      <w:r w:rsidR="000F28F7">
        <w:rPr>
          <w:rFonts w:ascii="Times New Roman" w:hAnsi="Times New Roman" w:cs="Times New Roman"/>
          <w:color w:val="000000" w:themeColor="text1"/>
          <w:sz w:val="24"/>
          <w:szCs w:val="24"/>
        </w:rPr>
        <w:t xml:space="preserve"> </w:t>
      </w:r>
      <w:r w:rsidR="000F28F7" w:rsidRPr="001E2697">
        <w:rPr>
          <w:rFonts w:ascii="Times New Roman" w:hAnsi="Times New Roman" w:cs="Times New Roman"/>
          <w:color w:val="000000" w:themeColor="text1"/>
          <w:sz w:val="24"/>
          <w:szCs w:val="24"/>
        </w:rPr>
        <w:t>the</w:t>
      </w:r>
      <w:r w:rsidRPr="001E2697">
        <w:rPr>
          <w:rFonts w:ascii="Times New Roman" w:hAnsi="Times New Roman" w:cs="Times New Roman"/>
          <w:color w:val="000000" w:themeColor="text1"/>
          <w:sz w:val="24"/>
          <w:szCs w:val="24"/>
        </w:rPr>
        <w:t xml:space="preserve"> structure of biomolecules such as proteins, enzymes, lipids etc.</w:t>
      </w:r>
    </w:p>
    <w:p w14:paraId="37EC5F3D" w14:textId="77777777" w:rsidR="001E2697" w:rsidRPr="001E2697" w:rsidRDefault="001E2697" w:rsidP="001E2697">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 xml:space="preserve">CO-3: apply the knowledge for the synthesis and application of biomolecules in industries and the </w:t>
      </w:r>
      <w:proofErr w:type="spellStart"/>
      <w:r w:rsidRPr="001E2697">
        <w:rPr>
          <w:rFonts w:ascii="Times New Roman" w:hAnsi="Times New Roman" w:cs="Times New Roman"/>
          <w:sz w:val="24"/>
          <w:szCs w:val="24"/>
        </w:rPr>
        <w:t>agri</w:t>
      </w:r>
      <w:proofErr w:type="spellEnd"/>
      <w:r w:rsidRPr="001E2697">
        <w:rPr>
          <w:rFonts w:ascii="Times New Roman" w:eastAsiaTheme="minorHAnsi" w:hAnsi="Times New Roman" w:cs="Times New Roman"/>
          <w:color w:val="000000" w:themeColor="text1"/>
          <w:sz w:val="24"/>
          <w:szCs w:val="24"/>
          <w:lang w:val="en-US" w:eastAsia="en-US"/>
        </w:rPr>
        <w:t>culture sector</w:t>
      </w:r>
    </w:p>
    <w:p w14:paraId="020E7264" w14:textId="78ABA459" w:rsidR="001E2697" w:rsidRPr="001E2697" w:rsidRDefault="001E2697" w:rsidP="001E2697">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0F28F7" w:rsidRPr="001E2697">
        <w:rPr>
          <w:rFonts w:ascii="Times New Roman" w:hAnsi="Times New Roman" w:cs="Times New Roman"/>
          <w:sz w:val="24"/>
          <w:szCs w:val="24"/>
        </w:rPr>
        <w:t>4: Analysis</w:t>
      </w:r>
      <w:r w:rsidRPr="001E2697">
        <w:rPr>
          <w:rFonts w:ascii="Times New Roman" w:hAnsi="Times New Roman" w:cs="Times New Roman"/>
          <w:sz w:val="24"/>
          <w:szCs w:val="24"/>
        </w:rPr>
        <w:t xml:space="preserve"> of the </w:t>
      </w:r>
      <w:r w:rsidRPr="001E2697">
        <w:rPr>
          <w:rFonts w:ascii="Times New Roman" w:eastAsiaTheme="minorHAnsi" w:hAnsi="Times New Roman" w:cs="Times New Roman"/>
          <w:color w:val="000000" w:themeColor="text1"/>
          <w:sz w:val="24"/>
          <w:szCs w:val="24"/>
          <w:lang w:val="en-US" w:eastAsia="en-US"/>
        </w:rPr>
        <w:t>role of the different biomolecules to maintain crucial life functions.</w:t>
      </w:r>
    </w:p>
    <w:p w14:paraId="7F4727E3" w14:textId="403A0B54" w:rsidR="001E2697" w:rsidRPr="001E2697" w:rsidRDefault="001E2697" w:rsidP="001E2697">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0F28F7" w:rsidRPr="001E2697">
        <w:rPr>
          <w:rFonts w:ascii="Times New Roman" w:hAnsi="Times New Roman" w:cs="Times New Roman"/>
          <w:sz w:val="24"/>
          <w:szCs w:val="24"/>
        </w:rPr>
        <w:t>5: Determine</w:t>
      </w:r>
      <w:r w:rsidRPr="001E2697">
        <w:rPr>
          <w:rFonts w:ascii="Times New Roman" w:hAnsi="Times New Roman" w:cs="Times New Roman"/>
          <w:sz w:val="24"/>
          <w:szCs w:val="24"/>
        </w:rPr>
        <w:t xml:space="preserve"> the future prospect of synthesis of biomolecules at the commercial level</w:t>
      </w:r>
      <w:r w:rsidRPr="001E2697">
        <w:rPr>
          <w:rFonts w:ascii="Times New Roman" w:eastAsiaTheme="minorHAnsi" w:hAnsi="Times New Roman" w:cs="Times New Roman"/>
          <w:color w:val="000000" w:themeColor="text1"/>
          <w:sz w:val="24"/>
          <w:szCs w:val="24"/>
          <w:lang w:val="en-US" w:eastAsia="en-US"/>
        </w:rPr>
        <w:t>.</w:t>
      </w:r>
    </w:p>
    <w:p w14:paraId="67D22D32" w14:textId="77777777" w:rsidR="001E2697" w:rsidRPr="001E2697" w:rsidRDefault="001E2697" w:rsidP="001E2697">
      <w:pPr>
        <w:contextualSpacing/>
        <w:jc w:val="both"/>
        <w:rPr>
          <w:rFonts w:ascii="Times New Roman" w:hAnsi="Times New Roman" w:cs="Times New Roman"/>
          <w:color w:val="000000" w:themeColor="text1"/>
          <w:sz w:val="24"/>
          <w:szCs w:val="24"/>
        </w:rPr>
      </w:pPr>
    </w:p>
    <w:p w14:paraId="051CC024" w14:textId="77777777" w:rsidR="001E2697" w:rsidRPr="001E2697" w:rsidRDefault="001E2697" w:rsidP="001E2697">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tbl>
      <w:tblPr>
        <w:tblStyle w:val="TableGrid"/>
        <w:tblW w:w="0" w:type="auto"/>
        <w:jc w:val="center"/>
        <w:tblLook w:val="04A0" w:firstRow="1" w:lastRow="0" w:firstColumn="1" w:lastColumn="0" w:noHBand="0" w:noVBand="1"/>
      </w:tblPr>
      <w:tblGrid>
        <w:gridCol w:w="1518"/>
        <w:gridCol w:w="7036"/>
        <w:gridCol w:w="990"/>
      </w:tblGrid>
      <w:tr w:rsidR="001E2697" w:rsidRPr="001E2697" w14:paraId="4B82280D" w14:textId="77777777" w:rsidTr="007E1BDC">
        <w:trPr>
          <w:trHeight w:val="472"/>
          <w:jc w:val="center"/>
        </w:trPr>
        <w:tc>
          <w:tcPr>
            <w:tcW w:w="1518" w:type="dxa"/>
            <w:vAlign w:val="center"/>
          </w:tcPr>
          <w:p w14:paraId="3B03EAE9" w14:textId="77777777" w:rsidR="001E2697" w:rsidRPr="001E2697" w:rsidRDefault="001E2697"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036" w:type="dxa"/>
            <w:vAlign w:val="center"/>
          </w:tcPr>
          <w:p w14:paraId="2057D193" w14:textId="77777777" w:rsidR="001E2697" w:rsidRPr="001E2697" w:rsidRDefault="001E2697"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8" w:type="dxa"/>
            <w:vAlign w:val="center"/>
          </w:tcPr>
          <w:p w14:paraId="640FC194" w14:textId="77777777" w:rsidR="001E2697" w:rsidRPr="001E2697" w:rsidRDefault="001E2697"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1E2697" w:rsidRPr="001E2697" w14:paraId="3C154137" w14:textId="77777777" w:rsidTr="007E1BDC">
        <w:trPr>
          <w:trHeight w:val="2047"/>
          <w:jc w:val="center"/>
        </w:trPr>
        <w:tc>
          <w:tcPr>
            <w:tcW w:w="1518" w:type="dxa"/>
            <w:vAlign w:val="center"/>
          </w:tcPr>
          <w:p w14:paraId="5B475A08" w14:textId="77777777" w:rsidR="001E2697" w:rsidRPr="001E2697" w:rsidRDefault="001E2697"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036" w:type="dxa"/>
            <w:vAlign w:val="center"/>
          </w:tcPr>
          <w:p w14:paraId="25E2CEDD" w14:textId="77777777" w:rsidR="00A8648A" w:rsidRPr="00A8648A" w:rsidRDefault="00A8648A" w:rsidP="007E1BDC">
            <w:pPr>
              <w:autoSpaceDE w:val="0"/>
              <w:autoSpaceDN w:val="0"/>
              <w:adjustRightInd w:val="0"/>
              <w:jc w:val="both"/>
              <w:rPr>
                <w:rFonts w:ascii="Times New Roman" w:hAnsi="Times New Roman" w:cs="Times New Roman"/>
                <w:b/>
                <w:color w:val="000000" w:themeColor="text1"/>
                <w:sz w:val="24"/>
                <w:szCs w:val="24"/>
              </w:rPr>
            </w:pPr>
            <w:r w:rsidRPr="00A8648A">
              <w:rPr>
                <w:rFonts w:ascii="Times New Roman" w:hAnsi="Times New Roman" w:cs="Times New Roman"/>
                <w:b/>
                <w:color w:val="000000" w:themeColor="text1"/>
                <w:sz w:val="24"/>
                <w:szCs w:val="24"/>
              </w:rPr>
              <w:t>Introduction to Biochemistry</w:t>
            </w:r>
          </w:p>
          <w:p w14:paraId="5B55C08B" w14:textId="51758E59" w:rsidR="001E2697" w:rsidRPr="001E2697" w:rsidRDefault="00581EDE" w:rsidP="007E1BDC">
            <w:pPr>
              <w:autoSpaceDE w:val="0"/>
              <w:autoSpaceDN w:val="0"/>
              <w:adjustRightInd w:val="0"/>
              <w:jc w:val="both"/>
              <w:rPr>
                <w:rFonts w:ascii="Times New Roman" w:hAnsi="Times New Roman" w:cs="Times New Roman"/>
                <w:color w:val="000000" w:themeColor="text1"/>
                <w:sz w:val="24"/>
                <w:szCs w:val="24"/>
              </w:rPr>
            </w:pPr>
            <w:r w:rsidRPr="00581EDE">
              <w:rPr>
                <w:rFonts w:ascii="Times New Roman" w:hAnsi="Times New Roman" w:cs="Times New Roman"/>
                <w:color w:val="000000" w:themeColor="text1"/>
                <w:sz w:val="24"/>
                <w:szCs w:val="24"/>
              </w:rPr>
              <w:t>Structure of atoms, molecules, and chemical bonds; Stabilizing interactions (Van der Waals, electrostatic, hydrogen bonding, hydrophobic interaction, etc.); Principle of biophysical chemistry (pH, buffer, reaction kinetics, thermodynamics, colligative properties).</w:t>
            </w:r>
          </w:p>
        </w:tc>
        <w:tc>
          <w:tcPr>
            <w:tcW w:w="928" w:type="dxa"/>
            <w:vAlign w:val="center"/>
          </w:tcPr>
          <w:p w14:paraId="03C873F5" w14:textId="68F9D458" w:rsidR="001E2697" w:rsidRPr="001E2697" w:rsidRDefault="00581EDE" w:rsidP="007E1BDC">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w:t>
            </w:r>
          </w:p>
        </w:tc>
      </w:tr>
      <w:tr w:rsidR="001E2697" w:rsidRPr="001E2697" w14:paraId="4E924179" w14:textId="77777777" w:rsidTr="007E1BDC">
        <w:trPr>
          <w:trHeight w:val="558"/>
          <w:jc w:val="center"/>
        </w:trPr>
        <w:tc>
          <w:tcPr>
            <w:tcW w:w="1518" w:type="dxa"/>
            <w:vAlign w:val="center"/>
          </w:tcPr>
          <w:p w14:paraId="1673B233" w14:textId="0926C8A8" w:rsidR="001E2697" w:rsidRPr="001E2697" w:rsidRDefault="001E2697"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II</w:t>
            </w:r>
          </w:p>
        </w:tc>
        <w:tc>
          <w:tcPr>
            <w:tcW w:w="7036" w:type="dxa"/>
            <w:vAlign w:val="center"/>
          </w:tcPr>
          <w:p w14:paraId="6BD2CFAE" w14:textId="77777777" w:rsidR="001E2697" w:rsidRPr="004E2C9B" w:rsidRDefault="004E2C9B" w:rsidP="007E1BDC">
            <w:pPr>
              <w:autoSpaceDE w:val="0"/>
              <w:autoSpaceDN w:val="0"/>
              <w:adjustRightInd w:val="0"/>
              <w:jc w:val="both"/>
              <w:rPr>
                <w:rFonts w:ascii="Times New Roman" w:hAnsi="Times New Roman" w:cs="Times New Roman"/>
                <w:b/>
                <w:color w:val="000000" w:themeColor="text1"/>
                <w:sz w:val="24"/>
                <w:szCs w:val="24"/>
              </w:rPr>
            </w:pPr>
            <w:r w:rsidRPr="004E2C9B">
              <w:rPr>
                <w:rFonts w:ascii="Times New Roman" w:hAnsi="Times New Roman" w:cs="Times New Roman"/>
                <w:b/>
                <w:color w:val="000000" w:themeColor="text1"/>
                <w:sz w:val="24"/>
                <w:szCs w:val="24"/>
              </w:rPr>
              <w:t xml:space="preserve">Structure and Function of Biomolecules </w:t>
            </w:r>
          </w:p>
          <w:p w14:paraId="759AAEE5" w14:textId="4392130C" w:rsidR="004E2C9B" w:rsidRPr="004E2C9B" w:rsidRDefault="004E2C9B" w:rsidP="004E2C9B">
            <w:pPr>
              <w:autoSpaceDE w:val="0"/>
              <w:autoSpaceDN w:val="0"/>
              <w:adjustRightInd w:val="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Proteins:</w:t>
            </w:r>
          </w:p>
          <w:p w14:paraId="5CF8B6E7" w14:textId="2FBFA3D2"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 xml:space="preserve">Amino acids: Structure, </w:t>
            </w:r>
            <w:r>
              <w:rPr>
                <w:rFonts w:ascii="Times New Roman" w:hAnsi="Times New Roman" w:cs="Times New Roman"/>
                <w:color w:val="000000" w:themeColor="text1"/>
                <w:sz w:val="24"/>
                <w:szCs w:val="24"/>
              </w:rPr>
              <w:t>classification, and properties.</w:t>
            </w:r>
          </w:p>
          <w:p w14:paraId="6F2CDFD8" w14:textId="21796771"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Protein structure: Primary, secondary, terti</w:t>
            </w:r>
            <w:r>
              <w:rPr>
                <w:rFonts w:ascii="Times New Roman" w:hAnsi="Times New Roman" w:cs="Times New Roman"/>
                <w:color w:val="000000" w:themeColor="text1"/>
                <w:sz w:val="24"/>
                <w:szCs w:val="24"/>
              </w:rPr>
              <w:t>ary, and quaternary structures.</w:t>
            </w:r>
          </w:p>
          <w:p w14:paraId="000F90DB" w14:textId="207E20FD"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Pr</w:t>
            </w:r>
            <w:r>
              <w:rPr>
                <w:rFonts w:ascii="Times New Roman" w:hAnsi="Times New Roman" w:cs="Times New Roman"/>
                <w:color w:val="000000" w:themeColor="text1"/>
                <w:sz w:val="24"/>
                <w:szCs w:val="24"/>
              </w:rPr>
              <w:t>otein folding and denaturation.</w:t>
            </w:r>
          </w:p>
          <w:p w14:paraId="37339C8E" w14:textId="0336F0D4"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Techniques for protein analysis: Electrophoresis, chr</w:t>
            </w:r>
            <w:r>
              <w:rPr>
                <w:rFonts w:ascii="Times New Roman" w:hAnsi="Times New Roman" w:cs="Times New Roman"/>
                <w:color w:val="000000" w:themeColor="text1"/>
                <w:sz w:val="24"/>
                <w:szCs w:val="24"/>
              </w:rPr>
              <w:t>omatography, mass spectrometry.</w:t>
            </w:r>
          </w:p>
          <w:p w14:paraId="00D97B69" w14:textId="66C0848D" w:rsidR="004E2C9B" w:rsidRPr="004E2C9B" w:rsidRDefault="004E2C9B" w:rsidP="004E2C9B">
            <w:pPr>
              <w:autoSpaceDE w:val="0"/>
              <w:autoSpaceDN w:val="0"/>
              <w:adjustRightInd w:val="0"/>
              <w:jc w:val="both"/>
              <w:rPr>
                <w:rFonts w:ascii="Times New Roman" w:hAnsi="Times New Roman" w:cs="Times New Roman"/>
                <w:b/>
                <w:color w:val="000000" w:themeColor="text1"/>
                <w:sz w:val="24"/>
                <w:szCs w:val="24"/>
              </w:rPr>
            </w:pPr>
            <w:r w:rsidRPr="004E2C9B">
              <w:rPr>
                <w:rFonts w:ascii="Times New Roman" w:hAnsi="Times New Roman" w:cs="Times New Roman"/>
                <w:b/>
                <w:color w:val="000000" w:themeColor="text1"/>
                <w:sz w:val="24"/>
                <w:szCs w:val="24"/>
              </w:rPr>
              <w:t>Carbohydrates and Lipids:</w:t>
            </w:r>
          </w:p>
          <w:p w14:paraId="2B5B78C2" w14:textId="4FF99FCE"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Carbohydrates: Structure, classification, and function (</w:t>
            </w:r>
            <w:proofErr w:type="spellStart"/>
            <w:r w:rsidRPr="004E2C9B">
              <w:rPr>
                <w:rFonts w:ascii="Times New Roman" w:hAnsi="Times New Roman" w:cs="Times New Roman"/>
                <w:color w:val="000000" w:themeColor="text1"/>
                <w:sz w:val="24"/>
                <w:szCs w:val="24"/>
              </w:rPr>
              <w:t>monosaccharides</w:t>
            </w:r>
            <w:proofErr w:type="spellEnd"/>
            <w:r w:rsidRPr="004E2C9B">
              <w:rPr>
                <w:rFonts w:ascii="Times New Roman" w:hAnsi="Times New Roman" w:cs="Times New Roman"/>
                <w:color w:val="000000" w:themeColor="text1"/>
                <w:sz w:val="24"/>
                <w:szCs w:val="24"/>
              </w:rPr>
              <w:t>, olig</w:t>
            </w:r>
            <w:r>
              <w:rPr>
                <w:rFonts w:ascii="Times New Roman" w:hAnsi="Times New Roman" w:cs="Times New Roman"/>
                <w:color w:val="000000" w:themeColor="text1"/>
                <w:sz w:val="24"/>
                <w:szCs w:val="24"/>
              </w:rPr>
              <w:t>osaccharides, polysaccharides).</w:t>
            </w:r>
          </w:p>
          <w:p w14:paraId="490C03F8" w14:textId="6633A7FD"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Lipids: Types, structure, and functions (phosph</w:t>
            </w:r>
            <w:r>
              <w:rPr>
                <w:rFonts w:ascii="Times New Roman" w:hAnsi="Times New Roman" w:cs="Times New Roman"/>
                <w:color w:val="000000" w:themeColor="text1"/>
                <w:sz w:val="24"/>
                <w:szCs w:val="24"/>
              </w:rPr>
              <w:t>olipids, glycolipids, sterols).</w:t>
            </w:r>
          </w:p>
          <w:p w14:paraId="195ADCC2" w14:textId="6D011ED4" w:rsidR="004E2C9B" w:rsidRPr="001E2697"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 xml:space="preserve">Role of glycoproteins and glycolipids in cell recognition and </w:t>
            </w:r>
            <w:proofErr w:type="spellStart"/>
            <w:r w:rsidRPr="004E2C9B">
              <w:rPr>
                <w:rFonts w:ascii="Times New Roman" w:hAnsi="Times New Roman" w:cs="Times New Roman"/>
                <w:color w:val="000000" w:themeColor="text1"/>
                <w:sz w:val="24"/>
                <w:szCs w:val="24"/>
              </w:rPr>
              <w:t>signaling</w:t>
            </w:r>
            <w:proofErr w:type="spellEnd"/>
            <w:r w:rsidRPr="004E2C9B">
              <w:rPr>
                <w:rFonts w:ascii="Times New Roman" w:hAnsi="Times New Roman" w:cs="Times New Roman"/>
                <w:color w:val="000000" w:themeColor="text1"/>
                <w:sz w:val="24"/>
                <w:szCs w:val="24"/>
              </w:rPr>
              <w:t>.</w:t>
            </w:r>
          </w:p>
        </w:tc>
        <w:tc>
          <w:tcPr>
            <w:tcW w:w="928" w:type="dxa"/>
            <w:vAlign w:val="center"/>
          </w:tcPr>
          <w:p w14:paraId="4DD3B9F8" w14:textId="5354160D" w:rsidR="001E2697" w:rsidRPr="001E2697" w:rsidRDefault="00581EDE" w:rsidP="007E1BDC">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w:t>
            </w:r>
          </w:p>
        </w:tc>
      </w:tr>
      <w:tr w:rsidR="001E2697" w:rsidRPr="001E2697" w14:paraId="7DC55931" w14:textId="77777777" w:rsidTr="007E1BDC">
        <w:trPr>
          <w:trHeight w:val="791"/>
          <w:jc w:val="center"/>
        </w:trPr>
        <w:tc>
          <w:tcPr>
            <w:tcW w:w="1518" w:type="dxa"/>
            <w:vAlign w:val="center"/>
          </w:tcPr>
          <w:p w14:paraId="5BE6ABC0" w14:textId="77777777" w:rsidR="001E2697" w:rsidRPr="001E2697" w:rsidRDefault="001E2697"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036" w:type="dxa"/>
            <w:vAlign w:val="center"/>
          </w:tcPr>
          <w:p w14:paraId="385B532C" w14:textId="326F3441" w:rsidR="004E2C9B" w:rsidRPr="004E2C9B" w:rsidRDefault="004E2C9B" w:rsidP="004E2C9B">
            <w:pPr>
              <w:autoSpaceDE w:val="0"/>
              <w:autoSpaceDN w:val="0"/>
              <w:adjustRightInd w:val="0"/>
              <w:jc w:val="both"/>
              <w:rPr>
                <w:rFonts w:ascii="Times New Roman" w:hAnsi="Times New Roman" w:cs="Times New Roman"/>
                <w:b/>
                <w:color w:val="000000" w:themeColor="text1"/>
                <w:sz w:val="24"/>
                <w:szCs w:val="24"/>
              </w:rPr>
            </w:pPr>
            <w:r w:rsidRPr="004E2C9B">
              <w:rPr>
                <w:rFonts w:ascii="Times New Roman" w:hAnsi="Times New Roman" w:cs="Times New Roman"/>
                <w:b/>
                <w:color w:val="000000" w:themeColor="text1"/>
                <w:sz w:val="24"/>
                <w:szCs w:val="24"/>
              </w:rPr>
              <w:t xml:space="preserve">Enzyme Biochemistry and Kinetics </w:t>
            </w:r>
          </w:p>
          <w:p w14:paraId="6C540FF4" w14:textId="6F3466D8"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Enzyme Structure and Function:</w:t>
            </w:r>
          </w:p>
          <w:p w14:paraId="21C193E9" w14:textId="4F165F18"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Enzyme c</w:t>
            </w:r>
            <w:r>
              <w:rPr>
                <w:rFonts w:ascii="Times New Roman" w:hAnsi="Times New Roman" w:cs="Times New Roman"/>
                <w:color w:val="000000" w:themeColor="text1"/>
                <w:sz w:val="24"/>
                <w:szCs w:val="24"/>
              </w:rPr>
              <w:t>lassification and nomenclature.</w:t>
            </w:r>
          </w:p>
          <w:p w14:paraId="26B6AC85" w14:textId="5FD7D3D1"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Active site, enzyme specifici</w:t>
            </w:r>
            <w:r>
              <w:rPr>
                <w:rFonts w:ascii="Times New Roman" w:hAnsi="Times New Roman" w:cs="Times New Roman"/>
                <w:color w:val="000000" w:themeColor="text1"/>
                <w:sz w:val="24"/>
                <w:szCs w:val="24"/>
              </w:rPr>
              <w:t>ty, and mechanism of catalysis.</w:t>
            </w:r>
          </w:p>
          <w:p w14:paraId="6590F831" w14:textId="0EDBC378"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Enzyme cofactors: Coenzymes, pro</w:t>
            </w:r>
            <w:r>
              <w:rPr>
                <w:rFonts w:ascii="Times New Roman" w:hAnsi="Times New Roman" w:cs="Times New Roman"/>
                <w:color w:val="000000" w:themeColor="text1"/>
                <w:sz w:val="24"/>
                <w:szCs w:val="24"/>
              </w:rPr>
              <w:t>sthetic groups, and metal ions.</w:t>
            </w:r>
          </w:p>
          <w:p w14:paraId="3FA8DEDF" w14:textId="1FE69B0D" w:rsidR="004E2C9B" w:rsidRPr="004E2C9B" w:rsidRDefault="004E2C9B" w:rsidP="004E2C9B">
            <w:pPr>
              <w:autoSpaceDE w:val="0"/>
              <w:autoSpaceDN w:val="0"/>
              <w:adjustRightInd w:val="0"/>
              <w:jc w:val="both"/>
              <w:rPr>
                <w:rFonts w:ascii="Times New Roman" w:hAnsi="Times New Roman" w:cs="Times New Roman"/>
                <w:b/>
                <w:color w:val="000000" w:themeColor="text1"/>
                <w:sz w:val="24"/>
                <w:szCs w:val="24"/>
              </w:rPr>
            </w:pPr>
            <w:r w:rsidRPr="004E2C9B">
              <w:rPr>
                <w:rFonts w:ascii="Times New Roman" w:hAnsi="Times New Roman" w:cs="Times New Roman"/>
                <w:b/>
                <w:color w:val="000000" w:themeColor="text1"/>
                <w:sz w:val="24"/>
                <w:szCs w:val="24"/>
              </w:rPr>
              <w:t>Enzyme Kinetics:</w:t>
            </w:r>
          </w:p>
          <w:p w14:paraId="1FE45DA6" w14:textId="1140EC65"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proofErr w:type="spellStart"/>
            <w:r w:rsidRPr="004E2C9B">
              <w:rPr>
                <w:rFonts w:ascii="Times New Roman" w:hAnsi="Times New Roman" w:cs="Times New Roman"/>
                <w:color w:val="000000" w:themeColor="text1"/>
                <w:sz w:val="24"/>
                <w:szCs w:val="24"/>
              </w:rPr>
              <w:t>Michaelis-Menten</w:t>
            </w:r>
            <w:proofErr w:type="spellEnd"/>
            <w:r w:rsidRPr="004E2C9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equation, </w:t>
            </w:r>
            <w:proofErr w:type="spellStart"/>
            <w:r>
              <w:rPr>
                <w:rFonts w:ascii="Times New Roman" w:hAnsi="Times New Roman" w:cs="Times New Roman"/>
                <w:color w:val="000000" w:themeColor="text1"/>
                <w:sz w:val="24"/>
                <w:szCs w:val="24"/>
              </w:rPr>
              <w:t>Lineweaver</w:t>
            </w:r>
            <w:proofErr w:type="spellEnd"/>
            <w:r>
              <w:rPr>
                <w:rFonts w:ascii="Times New Roman" w:hAnsi="Times New Roman" w:cs="Times New Roman"/>
                <w:color w:val="000000" w:themeColor="text1"/>
                <w:sz w:val="24"/>
                <w:szCs w:val="24"/>
              </w:rPr>
              <w:t>-Burk plot.</w:t>
            </w:r>
          </w:p>
          <w:p w14:paraId="14C9919A" w14:textId="26A77096"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b/>
                <w:color w:val="000000" w:themeColor="text1"/>
                <w:sz w:val="24"/>
                <w:szCs w:val="24"/>
              </w:rPr>
              <w:t>Enzyme inhibition:</w:t>
            </w:r>
            <w:r w:rsidRPr="004E2C9B">
              <w:rPr>
                <w:rFonts w:ascii="Times New Roman" w:hAnsi="Times New Roman" w:cs="Times New Roman"/>
                <w:color w:val="000000" w:themeColor="text1"/>
                <w:sz w:val="24"/>
                <w:szCs w:val="24"/>
              </w:rPr>
              <w:t xml:space="preserve"> Competitive, non-competitive, and uncompet</w:t>
            </w:r>
            <w:r>
              <w:rPr>
                <w:rFonts w:ascii="Times New Roman" w:hAnsi="Times New Roman" w:cs="Times New Roman"/>
                <w:color w:val="000000" w:themeColor="text1"/>
                <w:sz w:val="24"/>
                <w:szCs w:val="24"/>
              </w:rPr>
              <w:t>itive inhibitors.</w:t>
            </w:r>
          </w:p>
          <w:p w14:paraId="1AB94518" w14:textId="379D5275"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All</w:t>
            </w:r>
            <w:r>
              <w:rPr>
                <w:rFonts w:ascii="Times New Roman" w:hAnsi="Times New Roman" w:cs="Times New Roman"/>
                <w:color w:val="000000" w:themeColor="text1"/>
                <w:sz w:val="24"/>
                <w:szCs w:val="24"/>
              </w:rPr>
              <w:t>osteric enzymes and regulation.</w:t>
            </w:r>
          </w:p>
          <w:p w14:paraId="1CEBF398" w14:textId="75D8E7F0"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Enzyme re</w:t>
            </w:r>
            <w:r>
              <w:rPr>
                <w:rFonts w:ascii="Times New Roman" w:hAnsi="Times New Roman" w:cs="Times New Roman"/>
                <w:color w:val="000000" w:themeColor="text1"/>
                <w:sz w:val="24"/>
                <w:szCs w:val="24"/>
              </w:rPr>
              <w:t>gulation in metabolic pathways.</w:t>
            </w:r>
          </w:p>
          <w:p w14:paraId="701A57F9" w14:textId="1D46DB33"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Metabolism of Biomolecules:</w:t>
            </w:r>
          </w:p>
          <w:p w14:paraId="4F96396C" w14:textId="29D74BC2"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Overvi</w:t>
            </w:r>
            <w:r>
              <w:rPr>
                <w:rFonts w:ascii="Times New Roman" w:hAnsi="Times New Roman" w:cs="Times New Roman"/>
                <w:color w:val="000000" w:themeColor="text1"/>
                <w:sz w:val="24"/>
                <w:szCs w:val="24"/>
              </w:rPr>
              <w:t>ew of catabolism and anabolism.</w:t>
            </w:r>
          </w:p>
          <w:p w14:paraId="0B9CDAE3" w14:textId="5125CE7B" w:rsidR="001E2697" w:rsidRPr="001E2697"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Role of ATP in energy transfer and metabolism.</w:t>
            </w:r>
          </w:p>
        </w:tc>
        <w:tc>
          <w:tcPr>
            <w:tcW w:w="928" w:type="dxa"/>
            <w:vAlign w:val="center"/>
          </w:tcPr>
          <w:p w14:paraId="1B85F99A" w14:textId="5BDEC1A5" w:rsidR="001E2697" w:rsidRPr="001E2697" w:rsidRDefault="00581EDE" w:rsidP="007E1BDC">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w:t>
            </w:r>
          </w:p>
        </w:tc>
      </w:tr>
      <w:tr w:rsidR="001E2697" w:rsidRPr="001E2697" w14:paraId="42B93178" w14:textId="77777777" w:rsidTr="007E1BDC">
        <w:trPr>
          <w:trHeight w:val="556"/>
          <w:jc w:val="center"/>
        </w:trPr>
        <w:tc>
          <w:tcPr>
            <w:tcW w:w="1518" w:type="dxa"/>
            <w:vAlign w:val="center"/>
          </w:tcPr>
          <w:p w14:paraId="16FB9B3F" w14:textId="77777777" w:rsidR="001E2697" w:rsidRPr="001E2697" w:rsidRDefault="001E2697"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036" w:type="dxa"/>
            <w:vAlign w:val="center"/>
          </w:tcPr>
          <w:p w14:paraId="371C65E6" w14:textId="22194F1B" w:rsidR="004E2C9B" w:rsidRPr="004E2C9B" w:rsidRDefault="004E2C9B" w:rsidP="004E2C9B">
            <w:pPr>
              <w:autoSpaceDE w:val="0"/>
              <w:autoSpaceDN w:val="0"/>
              <w:adjustRightInd w:val="0"/>
              <w:jc w:val="both"/>
              <w:rPr>
                <w:rFonts w:ascii="Times New Roman" w:hAnsi="Times New Roman" w:cs="Times New Roman"/>
                <w:b/>
                <w:color w:val="000000" w:themeColor="text1"/>
                <w:sz w:val="24"/>
                <w:szCs w:val="24"/>
              </w:rPr>
            </w:pPr>
            <w:r w:rsidRPr="004E2C9B">
              <w:rPr>
                <w:rFonts w:ascii="Times New Roman" w:hAnsi="Times New Roman" w:cs="Times New Roman"/>
                <w:b/>
                <w:color w:val="000000" w:themeColor="text1"/>
                <w:sz w:val="24"/>
                <w:szCs w:val="24"/>
              </w:rPr>
              <w:t>Metabolic Pathways and Bioenergetics</w:t>
            </w:r>
          </w:p>
          <w:p w14:paraId="14B39675" w14:textId="02824820" w:rsidR="004E2C9B" w:rsidRPr="004E2C9B" w:rsidRDefault="004E2C9B" w:rsidP="004E2C9B">
            <w:pPr>
              <w:autoSpaceDE w:val="0"/>
              <w:autoSpaceDN w:val="0"/>
              <w:adjustRightInd w:val="0"/>
              <w:jc w:val="both"/>
              <w:rPr>
                <w:rFonts w:ascii="Times New Roman" w:hAnsi="Times New Roman" w:cs="Times New Roman"/>
                <w:b/>
                <w:color w:val="000000" w:themeColor="text1"/>
                <w:sz w:val="24"/>
                <w:szCs w:val="24"/>
              </w:rPr>
            </w:pPr>
            <w:r w:rsidRPr="004E2C9B">
              <w:rPr>
                <w:rFonts w:ascii="Times New Roman" w:hAnsi="Times New Roman" w:cs="Times New Roman"/>
                <w:b/>
                <w:color w:val="000000" w:themeColor="text1"/>
                <w:sz w:val="24"/>
                <w:szCs w:val="24"/>
              </w:rPr>
              <w:t>Carbohydrate Metabolism:</w:t>
            </w:r>
          </w:p>
          <w:p w14:paraId="345810B7" w14:textId="61011B54"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Glycolysis: Path</w:t>
            </w:r>
            <w:r>
              <w:rPr>
                <w:rFonts w:ascii="Times New Roman" w:hAnsi="Times New Roman" w:cs="Times New Roman"/>
                <w:color w:val="000000" w:themeColor="text1"/>
                <w:sz w:val="24"/>
                <w:szCs w:val="24"/>
              </w:rPr>
              <w:t>way, regulation, and ATP yield.</w:t>
            </w:r>
          </w:p>
          <w:p w14:paraId="00975384" w14:textId="1CBECBBA"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TCA cycle (Krebs cycle): Reactions, ene</w:t>
            </w:r>
            <w:r>
              <w:rPr>
                <w:rFonts w:ascii="Times New Roman" w:hAnsi="Times New Roman" w:cs="Times New Roman"/>
                <w:color w:val="000000" w:themeColor="text1"/>
                <w:sz w:val="24"/>
                <w:szCs w:val="24"/>
              </w:rPr>
              <w:t>rgy production, and regulation.</w:t>
            </w:r>
          </w:p>
          <w:p w14:paraId="64882487" w14:textId="0867D896"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Glyc</w:t>
            </w:r>
            <w:r>
              <w:rPr>
                <w:rFonts w:ascii="Times New Roman" w:hAnsi="Times New Roman" w:cs="Times New Roman"/>
                <w:color w:val="000000" w:themeColor="text1"/>
                <w:sz w:val="24"/>
                <w:szCs w:val="24"/>
              </w:rPr>
              <w:t>ogen metabolism and regulation.</w:t>
            </w:r>
          </w:p>
          <w:p w14:paraId="30B6A8D4" w14:textId="73A0F401"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Gluconeogenesis</w:t>
            </w:r>
            <w:r>
              <w:rPr>
                <w:rFonts w:ascii="Times New Roman" w:hAnsi="Times New Roman" w:cs="Times New Roman"/>
                <w:color w:val="000000" w:themeColor="text1"/>
                <w:sz w:val="24"/>
                <w:szCs w:val="24"/>
              </w:rPr>
              <w:t xml:space="preserve"> and pentose phosphate pathway.</w:t>
            </w:r>
          </w:p>
          <w:p w14:paraId="0B40519F" w14:textId="21A49918" w:rsidR="004E2C9B" w:rsidRPr="004E2C9B" w:rsidRDefault="004E2C9B" w:rsidP="004E2C9B">
            <w:pPr>
              <w:autoSpaceDE w:val="0"/>
              <w:autoSpaceDN w:val="0"/>
              <w:adjustRightInd w:val="0"/>
              <w:jc w:val="both"/>
              <w:rPr>
                <w:rFonts w:ascii="Times New Roman" w:hAnsi="Times New Roman" w:cs="Times New Roman"/>
                <w:b/>
                <w:color w:val="000000" w:themeColor="text1"/>
                <w:sz w:val="24"/>
                <w:szCs w:val="24"/>
              </w:rPr>
            </w:pPr>
            <w:r w:rsidRPr="004E2C9B">
              <w:rPr>
                <w:rFonts w:ascii="Times New Roman" w:hAnsi="Times New Roman" w:cs="Times New Roman"/>
                <w:b/>
                <w:color w:val="000000" w:themeColor="text1"/>
                <w:sz w:val="24"/>
                <w:szCs w:val="24"/>
              </w:rPr>
              <w:t>Lipid Metabolism:</w:t>
            </w:r>
          </w:p>
          <w:p w14:paraId="257AA545" w14:textId="7EE4913C"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Fatty acid oxidation: Bet</w:t>
            </w:r>
            <w:r>
              <w:rPr>
                <w:rFonts w:ascii="Times New Roman" w:hAnsi="Times New Roman" w:cs="Times New Roman"/>
                <w:color w:val="000000" w:themeColor="text1"/>
                <w:sz w:val="24"/>
                <w:szCs w:val="24"/>
              </w:rPr>
              <w:t>a-oxidation and ATP production.</w:t>
            </w:r>
          </w:p>
          <w:p w14:paraId="77517907" w14:textId="685F6128"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Biosynthesis of</w:t>
            </w:r>
            <w:r>
              <w:rPr>
                <w:rFonts w:ascii="Times New Roman" w:hAnsi="Times New Roman" w:cs="Times New Roman"/>
                <w:color w:val="000000" w:themeColor="text1"/>
                <w:sz w:val="24"/>
                <w:szCs w:val="24"/>
              </w:rPr>
              <w:t xml:space="preserve"> fatty acids and triglycerides.</w:t>
            </w:r>
          </w:p>
          <w:p w14:paraId="21924B8D" w14:textId="2D2D0CDA"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Cholesterol</w:t>
            </w:r>
            <w:r>
              <w:rPr>
                <w:rFonts w:ascii="Times New Roman" w:hAnsi="Times New Roman" w:cs="Times New Roman"/>
                <w:color w:val="000000" w:themeColor="text1"/>
                <w:sz w:val="24"/>
                <w:szCs w:val="24"/>
              </w:rPr>
              <w:t xml:space="preserve"> metabolism and its regulation.</w:t>
            </w:r>
          </w:p>
          <w:p w14:paraId="4E452A47" w14:textId="64A4DAB0"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Protein Metabolism:</w:t>
            </w:r>
          </w:p>
          <w:p w14:paraId="486EE854" w14:textId="36CCAA0F"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Amino acid catabolism: Deamination, urea cyc</w:t>
            </w:r>
            <w:r>
              <w:rPr>
                <w:rFonts w:ascii="Times New Roman" w:hAnsi="Times New Roman" w:cs="Times New Roman"/>
                <w:color w:val="000000" w:themeColor="text1"/>
                <w:sz w:val="24"/>
                <w:szCs w:val="24"/>
              </w:rPr>
              <w:t>le, and amino acid degradation.</w:t>
            </w:r>
          </w:p>
          <w:p w14:paraId="102985B2" w14:textId="3E0708E1"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 xml:space="preserve">Protein </w:t>
            </w:r>
            <w:r w:rsidR="00FF4E1C">
              <w:rPr>
                <w:rFonts w:ascii="Times New Roman" w:hAnsi="Times New Roman" w:cs="Times New Roman"/>
                <w:color w:val="000000" w:themeColor="text1"/>
                <w:sz w:val="24"/>
                <w:szCs w:val="24"/>
              </w:rPr>
              <w:t>synthesis and regulation.</w:t>
            </w:r>
          </w:p>
          <w:p w14:paraId="61CF763E" w14:textId="54DF3E2D" w:rsidR="004E2C9B" w:rsidRPr="004E2C9B" w:rsidRDefault="004E2C9B" w:rsidP="004E2C9B">
            <w:pPr>
              <w:autoSpaceDE w:val="0"/>
              <w:autoSpaceDN w:val="0"/>
              <w:adjustRightInd w:val="0"/>
              <w:jc w:val="both"/>
              <w:rPr>
                <w:rFonts w:ascii="Times New Roman" w:hAnsi="Times New Roman" w:cs="Times New Roman"/>
                <w:b/>
                <w:color w:val="000000" w:themeColor="text1"/>
                <w:sz w:val="24"/>
                <w:szCs w:val="24"/>
              </w:rPr>
            </w:pPr>
            <w:r w:rsidRPr="004E2C9B">
              <w:rPr>
                <w:rFonts w:ascii="Times New Roman" w:hAnsi="Times New Roman" w:cs="Times New Roman"/>
                <w:b/>
                <w:color w:val="000000" w:themeColor="text1"/>
                <w:sz w:val="24"/>
                <w:szCs w:val="24"/>
              </w:rPr>
              <w:t>Bioenergetics:</w:t>
            </w:r>
          </w:p>
          <w:p w14:paraId="3D82044F" w14:textId="111D5A1C"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Overview of th</w:t>
            </w:r>
            <w:r>
              <w:rPr>
                <w:rFonts w:ascii="Times New Roman" w:hAnsi="Times New Roman" w:cs="Times New Roman"/>
                <w:color w:val="000000" w:themeColor="text1"/>
                <w:sz w:val="24"/>
                <w:szCs w:val="24"/>
              </w:rPr>
              <w:t>e thermodynamics of metabolism.</w:t>
            </w:r>
          </w:p>
          <w:p w14:paraId="5FE3E395" w14:textId="706B0657" w:rsidR="004E2C9B" w:rsidRPr="004E2C9B"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ATP generation</w:t>
            </w:r>
            <w:r>
              <w:rPr>
                <w:rFonts w:ascii="Times New Roman" w:hAnsi="Times New Roman" w:cs="Times New Roman"/>
                <w:color w:val="000000" w:themeColor="text1"/>
                <w:sz w:val="24"/>
                <w:szCs w:val="24"/>
              </w:rPr>
              <w:t xml:space="preserve"> via oxidative phosphorylation.</w:t>
            </w:r>
          </w:p>
          <w:p w14:paraId="31BDD750" w14:textId="449EA891" w:rsidR="001E2697" w:rsidRPr="001E2697" w:rsidRDefault="004E2C9B" w:rsidP="004E2C9B">
            <w:pPr>
              <w:autoSpaceDE w:val="0"/>
              <w:autoSpaceDN w:val="0"/>
              <w:adjustRightInd w:val="0"/>
              <w:jc w:val="both"/>
              <w:rPr>
                <w:rFonts w:ascii="Times New Roman" w:hAnsi="Times New Roman" w:cs="Times New Roman"/>
                <w:color w:val="000000" w:themeColor="text1"/>
                <w:sz w:val="24"/>
                <w:szCs w:val="24"/>
              </w:rPr>
            </w:pPr>
            <w:r w:rsidRPr="004E2C9B">
              <w:rPr>
                <w:rFonts w:ascii="Times New Roman" w:hAnsi="Times New Roman" w:cs="Times New Roman"/>
                <w:color w:val="000000" w:themeColor="text1"/>
                <w:sz w:val="24"/>
                <w:szCs w:val="24"/>
              </w:rPr>
              <w:t>Electron transport chain and oxidative phosphorylation.</w:t>
            </w:r>
          </w:p>
        </w:tc>
        <w:tc>
          <w:tcPr>
            <w:tcW w:w="928" w:type="dxa"/>
            <w:vAlign w:val="center"/>
          </w:tcPr>
          <w:p w14:paraId="5AF9F858" w14:textId="0BB7B761" w:rsidR="001E2697" w:rsidRPr="001E2697" w:rsidRDefault="00581EDE" w:rsidP="007E1BDC">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w:t>
            </w:r>
          </w:p>
        </w:tc>
      </w:tr>
      <w:tr w:rsidR="001E2697" w:rsidRPr="001E2697" w14:paraId="091F1706" w14:textId="77777777" w:rsidTr="007E1BDC">
        <w:trPr>
          <w:trHeight w:val="289"/>
          <w:jc w:val="center"/>
        </w:trPr>
        <w:tc>
          <w:tcPr>
            <w:tcW w:w="8554" w:type="dxa"/>
            <w:gridSpan w:val="2"/>
          </w:tcPr>
          <w:p w14:paraId="55AB98D7" w14:textId="77777777" w:rsidR="001E2697" w:rsidRPr="001E2697" w:rsidRDefault="001E2697"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8" w:type="dxa"/>
            <w:vAlign w:val="center"/>
          </w:tcPr>
          <w:p w14:paraId="33135E8D" w14:textId="77777777" w:rsidR="001E2697" w:rsidRPr="001E2697" w:rsidRDefault="001E2697"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08C305D1" w14:textId="77777777" w:rsidR="001E2697" w:rsidRPr="001E2697" w:rsidRDefault="001E2697" w:rsidP="001E2697">
      <w:pPr>
        <w:rPr>
          <w:rFonts w:ascii="Times New Roman" w:hAnsi="Times New Roman" w:cs="Times New Roman"/>
          <w:color w:val="000000" w:themeColor="text1"/>
          <w:sz w:val="24"/>
          <w:szCs w:val="24"/>
        </w:rPr>
      </w:pPr>
    </w:p>
    <w:p w14:paraId="3CC2E517" w14:textId="77777777" w:rsidR="001E2697" w:rsidRPr="001E2697" w:rsidRDefault="001E2697" w:rsidP="001E2697">
      <w:pPr>
        <w:autoSpaceDE w:val="0"/>
        <w:autoSpaceDN w:val="0"/>
        <w:adjustRightInd w:val="0"/>
        <w:rPr>
          <w:rFonts w:ascii="Times New Roman" w:hAnsi="Times New Roman" w:cs="Times New Roman"/>
          <w:b/>
          <w:bCs/>
          <w:color w:val="000000" w:themeColor="text1"/>
          <w:sz w:val="24"/>
          <w:szCs w:val="24"/>
          <w:u w:val="single"/>
        </w:rPr>
      </w:pPr>
      <w:r w:rsidRPr="001E2697">
        <w:rPr>
          <w:rFonts w:ascii="Times New Roman" w:hAnsi="Times New Roman" w:cs="Times New Roman"/>
          <w:b/>
          <w:bCs/>
          <w:color w:val="000000" w:themeColor="text1"/>
          <w:sz w:val="24"/>
          <w:szCs w:val="24"/>
          <w:u w:val="single"/>
        </w:rPr>
        <w:t>Text Books:</w:t>
      </w:r>
    </w:p>
    <w:p w14:paraId="1BDB65BF" w14:textId="77777777" w:rsidR="001E2697" w:rsidRPr="001E2697" w:rsidRDefault="001E2697" w:rsidP="001E2697">
      <w:pPr>
        <w:pStyle w:val="ListParagraph1"/>
        <w:numPr>
          <w:ilvl w:val="0"/>
          <w:numId w:val="1"/>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lastRenderedPageBreak/>
        <w:t xml:space="preserve">Willey JM, Sherwood LM, and </w:t>
      </w:r>
      <w:proofErr w:type="spellStart"/>
      <w:r w:rsidRPr="001E2697">
        <w:rPr>
          <w:rFonts w:ascii="Times New Roman" w:hAnsi="Times New Roman" w:cs="Times New Roman"/>
          <w:color w:val="000000" w:themeColor="text1"/>
          <w:sz w:val="24"/>
          <w:szCs w:val="24"/>
        </w:rPr>
        <w:t>Woolverton</w:t>
      </w:r>
      <w:proofErr w:type="spellEnd"/>
      <w:r w:rsidRPr="001E2697">
        <w:rPr>
          <w:rFonts w:ascii="Times New Roman" w:hAnsi="Times New Roman" w:cs="Times New Roman"/>
          <w:color w:val="000000" w:themeColor="text1"/>
          <w:sz w:val="24"/>
          <w:szCs w:val="24"/>
        </w:rPr>
        <w:t xml:space="preserve"> CJ. (2008). </w:t>
      </w:r>
      <w:r w:rsidRPr="001E2697">
        <w:rPr>
          <w:rFonts w:ascii="Times New Roman" w:hAnsi="Times New Roman" w:cs="Times New Roman"/>
          <w:i/>
          <w:iCs/>
          <w:color w:val="000000" w:themeColor="text1"/>
          <w:sz w:val="24"/>
          <w:szCs w:val="24"/>
        </w:rPr>
        <w:t>Prescott, Harley and Klein’s Microbiology</w:t>
      </w:r>
      <w:r w:rsidRPr="001E2697">
        <w:rPr>
          <w:rFonts w:ascii="Times New Roman" w:hAnsi="Times New Roman" w:cs="Times New Roman"/>
          <w:color w:val="000000" w:themeColor="text1"/>
          <w:sz w:val="24"/>
          <w:szCs w:val="24"/>
        </w:rPr>
        <w:t>. 8th edition. McGraw Hill Higher Education.</w:t>
      </w:r>
    </w:p>
    <w:p w14:paraId="4ADB0151" w14:textId="77777777" w:rsidR="001E2697" w:rsidRPr="001E2697" w:rsidRDefault="001E2697" w:rsidP="001E2697">
      <w:pPr>
        <w:pStyle w:val="ListParagraph"/>
        <w:numPr>
          <w:ilvl w:val="0"/>
          <w:numId w:val="1"/>
        </w:numPr>
        <w:autoSpaceDE w:val="0"/>
        <w:autoSpaceDN w:val="0"/>
        <w:adjustRightInd w:val="0"/>
        <w:jc w:val="both"/>
        <w:rPr>
          <w:rFonts w:ascii="Times New Roman" w:hAnsi="Times New Roman" w:cs="Times New Roman"/>
          <w:bCs/>
          <w:color w:val="000000" w:themeColor="text1"/>
          <w:sz w:val="24"/>
          <w:szCs w:val="24"/>
        </w:rPr>
      </w:pPr>
      <w:r w:rsidRPr="001E2697">
        <w:rPr>
          <w:rFonts w:ascii="Times New Roman" w:hAnsi="Times New Roman" w:cs="Times New Roman"/>
          <w:bCs/>
          <w:color w:val="000000" w:themeColor="text1"/>
          <w:sz w:val="24"/>
          <w:szCs w:val="24"/>
        </w:rPr>
        <w:t xml:space="preserve">Nelson D L, Cox M. M. </w:t>
      </w:r>
      <w:proofErr w:type="spellStart"/>
      <w:r w:rsidRPr="001E2697">
        <w:rPr>
          <w:rFonts w:ascii="Times New Roman" w:hAnsi="Times New Roman" w:cs="Times New Roman"/>
          <w:bCs/>
          <w:color w:val="000000" w:themeColor="text1"/>
          <w:sz w:val="24"/>
          <w:szCs w:val="24"/>
        </w:rPr>
        <w:t>Lehningers</w:t>
      </w:r>
      <w:proofErr w:type="spellEnd"/>
      <w:r w:rsidRPr="001E2697">
        <w:rPr>
          <w:rFonts w:ascii="Times New Roman" w:hAnsi="Times New Roman" w:cs="Times New Roman"/>
          <w:bCs/>
          <w:color w:val="000000" w:themeColor="text1"/>
          <w:sz w:val="24"/>
          <w:szCs w:val="24"/>
        </w:rPr>
        <w:t>. (2004). Principle of Biochemistry. 4th ed. Freeman and company, New York, USA.</w:t>
      </w:r>
    </w:p>
    <w:p w14:paraId="4ECE4B5A" w14:textId="77777777" w:rsidR="001E2697" w:rsidRPr="001E2697" w:rsidRDefault="001E2697" w:rsidP="001E2697">
      <w:pPr>
        <w:pStyle w:val="ListParagraph"/>
        <w:autoSpaceDE w:val="0"/>
        <w:autoSpaceDN w:val="0"/>
        <w:adjustRightInd w:val="0"/>
        <w:jc w:val="both"/>
        <w:rPr>
          <w:rFonts w:ascii="Times New Roman" w:hAnsi="Times New Roman" w:cs="Times New Roman"/>
          <w:b/>
          <w:bCs/>
          <w:color w:val="000000" w:themeColor="text1"/>
          <w:sz w:val="24"/>
          <w:szCs w:val="24"/>
        </w:rPr>
      </w:pPr>
    </w:p>
    <w:p w14:paraId="5B2DAE1C" w14:textId="77777777" w:rsidR="001E2697" w:rsidRPr="001E2697" w:rsidRDefault="001E2697" w:rsidP="001E2697">
      <w:pPr>
        <w:pStyle w:val="ListParagraph"/>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Berg, J. M., </w:t>
      </w:r>
      <w:proofErr w:type="spellStart"/>
      <w:r w:rsidRPr="001E2697">
        <w:rPr>
          <w:rFonts w:ascii="Times New Roman" w:hAnsi="Times New Roman" w:cs="Times New Roman"/>
          <w:color w:val="000000" w:themeColor="text1"/>
          <w:sz w:val="24"/>
          <w:szCs w:val="24"/>
        </w:rPr>
        <w:t>Tymoczko</w:t>
      </w:r>
      <w:proofErr w:type="spellEnd"/>
      <w:r w:rsidRPr="001E2697">
        <w:rPr>
          <w:rFonts w:ascii="Times New Roman" w:hAnsi="Times New Roman" w:cs="Times New Roman"/>
          <w:color w:val="000000" w:themeColor="text1"/>
          <w:sz w:val="24"/>
          <w:szCs w:val="24"/>
        </w:rPr>
        <w:t xml:space="preserve">, J. L. and </w:t>
      </w:r>
      <w:proofErr w:type="spellStart"/>
      <w:r w:rsidRPr="001E2697">
        <w:rPr>
          <w:rFonts w:ascii="Times New Roman" w:hAnsi="Times New Roman" w:cs="Times New Roman"/>
          <w:color w:val="000000" w:themeColor="text1"/>
          <w:sz w:val="24"/>
          <w:szCs w:val="24"/>
        </w:rPr>
        <w:t>Stryer</w:t>
      </w:r>
      <w:proofErr w:type="spellEnd"/>
      <w:proofErr w:type="gramStart"/>
      <w:r w:rsidRPr="001E2697">
        <w:rPr>
          <w:rFonts w:ascii="Times New Roman" w:hAnsi="Times New Roman" w:cs="Times New Roman"/>
          <w:color w:val="000000" w:themeColor="text1"/>
          <w:sz w:val="24"/>
          <w:szCs w:val="24"/>
        </w:rPr>
        <w:t>.(</w:t>
      </w:r>
      <w:proofErr w:type="gramEnd"/>
      <w:r w:rsidRPr="001E2697">
        <w:rPr>
          <w:rFonts w:ascii="Times New Roman" w:hAnsi="Times New Roman" w:cs="Times New Roman"/>
          <w:color w:val="000000" w:themeColor="text1"/>
          <w:sz w:val="24"/>
          <w:szCs w:val="24"/>
        </w:rPr>
        <w:t xml:space="preserve"> 2006).  </w:t>
      </w:r>
      <w:r w:rsidRPr="001E2697">
        <w:rPr>
          <w:rFonts w:ascii="Times New Roman" w:hAnsi="Times New Roman" w:cs="Times New Roman"/>
          <w:i/>
          <w:color w:val="000000" w:themeColor="text1"/>
          <w:sz w:val="24"/>
          <w:szCs w:val="24"/>
        </w:rPr>
        <w:t>Biochemistry</w:t>
      </w:r>
      <w:r w:rsidRPr="001E2697">
        <w:rPr>
          <w:rFonts w:ascii="Times New Roman" w:hAnsi="Times New Roman" w:cs="Times New Roman"/>
          <w:color w:val="000000" w:themeColor="text1"/>
          <w:sz w:val="24"/>
          <w:szCs w:val="24"/>
        </w:rPr>
        <w:t xml:space="preserve">, </w:t>
      </w:r>
      <w:proofErr w:type="gramStart"/>
      <w:r w:rsidRPr="001E2697">
        <w:rPr>
          <w:rFonts w:ascii="Times New Roman" w:hAnsi="Times New Roman" w:cs="Times New Roman"/>
          <w:color w:val="000000" w:themeColor="text1"/>
          <w:sz w:val="24"/>
          <w:szCs w:val="24"/>
        </w:rPr>
        <w:t>6</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w:t>
      </w:r>
      <w:proofErr w:type="gramEnd"/>
      <w:r w:rsidRPr="001E2697">
        <w:rPr>
          <w:rFonts w:ascii="Times New Roman" w:hAnsi="Times New Roman" w:cs="Times New Roman"/>
          <w:color w:val="000000" w:themeColor="text1"/>
          <w:sz w:val="24"/>
          <w:szCs w:val="24"/>
        </w:rPr>
        <w:t>, W.H Freeman and Co.</w:t>
      </w:r>
    </w:p>
    <w:p w14:paraId="027D5007" w14:textId="77777777" w:rsidR="001E2697" w:rsidRPr="001E2697" w:rsidRDefault="001E2697" w:rsidP="001E2697">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 Books:</w:t>
      </w:r>
    </w:p>
    <w:p w14:paraId="1C73C695" w14:textId="77777777" w:rsidR="001E2697" w:rsidRPr="001E2697" w:rsidRDefault="001E2697" w:rsidP="001E2697">
      <w:pPr>
        <w:autoSpaceDE w:val="0"/>
        <w:autoSpaceDN w:val="0"/>
        <w:adjustRightInd w:val="0"/>
        <w:jc w:val="both"/>
        <w:rPr>
          <w:rFonts w:ascii="Times New Roman" w:hAnsi="Times New Roman" w:cs="Times New Roman"/>
          <w:color w:val="000000" w:themeColor="text1"/>
          <w:sz w:val="24"/>
          <w:szCs w:val="24"/>
        </w:rPr>
      </w:pPr>
    </w:p>
    <w:p w14:paraId="5EEDD5B7" w14:textId="0DF6D057" w:rsidR="006E755F" w:rsidRPr="00892CFE" w:rsidRDefault="001E2697" w:rsidP="006F1DC4">
      <w:pPr>
        <w:pStyle w:val="ListParagraph"/>
        <w:numPr>
          <w:ilvl w:val="0"/>
          <w:numId w:val="27"/>
        </w:num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White David (2000). Physiology and Biochemistry of Prokaryotes. 2nd ed. Oxford University Press, New   York.</w:t>
      </w:r>
    </w:p>
    <w:p w14:paraId="652CAC30" w14:textId="77777777" w:rsidR="006E755F" w:rsidRPr="001E2697" w:rsidRDefault="007E1BDC" w:rsidP="006E755F">
      <w:pPr>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b/>
          <w:noProof/>
          <w:color w:val="000000" w:themeColor="text1"/>
          <w:sz w:val="24"/>
          <w:szCs w:val="24"/>
        </w:rPr>
        <w:pict w14:anchorId="74463969">
          <v:rect id="Rectangle 13" o:spid="_x0000_s1041" style="position:absolute;margin-left:-13.4pt;margin-top:16.75pt;width:516.75pt;height:76.85pt;z-index:-251653120;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" filled="f" fillcolor="black [3213]">
            <w10:wrap anchorx="margin"/>
          </v:rect>
        </w:pict>
      </w:r>
    </w:p>
    <w:p w14:paraId="53CC608A" w14:textId="77777777" w:rsidR="0067691E"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 xml:space="preserve">Practical </w:t>
      </w:r>
      <w:r w:rsidR="0067691E">
        <w:rPr>
          <w:rFonts w:ascii="Times New Roman" w:hAnsi="Times New Roman" w:cs="Times New Roman"/>
          <w:b/>
          <w:color w:val="000000" w:themeColor="text1"/>
          <w:sz w:val="24"/>
          <w:szCs w:val="24"/>
        </w:rPr>
        <w:t xml:space="preserve">on General Microbiology, Mycology, Phycology &amp; Virology </w:t>
      </w:r>
      <w:r w:rsidRPr="001E2697">
        <w:rPr>
          <w:rFonts w:ascii="Times New Roman" w:hAnsi="Times New Roman" w:cs="Times New Roman"/>
          <w:b/>
          <w:color w:val="000000" w:themeColor="text1"/>
          <w:sz w:val="24"/>
          <w:szCs w:val="24"/>
        </w:rPr>
        <w:t xml:space="preserve"> </w:t>
      </w:r>
    </w:p>
    <w:p w14:paraId="7DD69E0D" w14:textId="590C9C13" w:rsidR="006E755F" w:rsidRPr="001E2697" w:rsidRDefault="006E755F" w:rsidP="0067691E">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Subject code: MIB154C115</w:t>
      </w:r>
    </w:p>
    <w:p w14:paraId="2D7A5927"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L-T-P-C-0-0-8-4</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 xml:space="preserve">Credit units:  4                  </w:t>
      </w:r>
      <w:r w:rsidRPr="001E2697">
        <w:rPr>
          <w:rFonts w:ascii="Times New Roman" w:hAnsi="Times New Roman" w:cs="Times New Roman"/>
          <w:b/>
          <w:color w:val="000000" w:themeColor="text1"/>
          <w:sz w:val="24"/>
          <w:szCs w:val="24"/>
        </w:rPr>
        <w:tab/>
        <w:t xml:space="preserve">    Scheme of evaluation: (P)</w:t>
      </w:r>
    </w:p>
    <w:p w14:paraId="49BAED88" w14:textId="77777777" w:rsidR="006E755F" w:rsidRPr="001E2697" w:rsidRDefault="006E755F" w:rsidP="006E755F">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 xml:space="preserve">Course Objective: </w:t>
      </w:r>
    </w:p>
    <w:p w14:paraId="2337555F" w14:textId="77777777" w:rsidR="006E755F" w:rsidRPr="001E2697" w:rsidRDefault="006E755F" w:rsidP="006E755F">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The objective of the course is to familiarize the student with basic practical knowledge in microbiology and biochemistry</w:t>
      </w:r>
    </w:p>
    <w:p w14:paraId="1CD2E49F" w14:textId="77777777" w:rsidR="006E755F" w:rsidRPr="001E2697" w:rsidRDefault="006E755F" w:rsidP="006E755F">
      <w:pPr>
        <w:pStyle w:val="ListParagraph"/>
        <w:rPr>
          <w:rFonts w:ascii="Times New Roman" w:hAnsi="Times New Roman" w:cs="Times New Roman"/>
          <w:color w:val="000000" w:themeColor="text1"/>
          <w:sz w:val="24"/>
          <w:szCs w:val="24"/>
        </w:rPr>
      </w:pPr>
    </w:p>
    <w:p w14:paraId="619969B2"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tbl>
      <w:tblPr>
        <w:tblStyle w:val="TableGrid"/>
        <w:tblW w:w="0" w:type="auto"/>
        <w:jc w:val="center"/>
        <w:tblLook w:val="04A0" w:firstRow="1" w:lastRow="0" w:firstColumn="1" w:lastColumn="0" w:noHBand="0" w:noVBand="1"/>
      </w:tblPr>
      <w:tblGrid>
        <w:gridCol w:w="1165"/>
        <w:gridCol w:w="7086"/>
        <w:gridCol w:w="990"/>
      </w:tblGrid>
      <w:tr w:rsidR="007E2E81" w:rsidRPr="001E2697" w14:paraId="3F9FB4B7" w14:textId="77777777" w:rsidTr="008C0B69">
        <w:trPr>
          <w:trHeight w:val="472"/>
          <w:jc w:val="center"/>
        </w:trPr>
        <w:tc>
          <w:tcPr>
            <w:tcW w:w="1165" w:type="dxa"/>
            <w:vAlign w:val="center"/>
          </w:tcPr>
          <w:p w14:paraId="5578CBD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086" w:type="dxa"/>
            <w:vAlign w:val="center"/>
          </w:tcPr>
          <w:p w14:paraId="16320DA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vAlign w:val="center"/>
          </w:tcPr>
          <w:p w14:paraId="194322EE"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356CF724" w14:textId="77777777" w:rsidTr="008C0B69">
        <w:trPr>
          <w:trHeight w:val="1349"/>
          <w:jc w:val="center"/>
        </w:trPr>
        <w:tc>
          <w:tcPr>
            <w:tcW w:w="1165" w:type="dxa"/>
            <w:vAlign w:val="center"/>
          </w:tcPr>
          <w:p w14:paraId="6CE4A96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086" w:type="dxa"/>
            <w:vAlign w:val="center"/>
          </w:tcPr>
          <w:p w14:paraId="1B445F04" w14:textId="2ECB159F" w:rsidR="00303F31" w:rsidRPr="001E2697" w:rsidRDefault="000F28F7" w:rsidP="008C0B69">
            <w:pPr>
              <w:pStyle w:val="ListParagraph"/>
              <w:autoSpaceDE w:val="0"/>
              <w:autoSpaceDN w:val="0"/>
              <w:adjustRightInd w:val="0"/>
              <w:ind w:left="1"/>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1: Preparation</w:t>
            </w:r>
            <w:r w:rsidR="00004B39" w:rsidRPr="001E2697">
              <w:rPr>
                <w:rFonts w:ascii="Times New Roman" w:hAnsi="Times New Roman" w:cs="Times New Roman"/>
                <w:color w:val="000000" w:themeColor="text1"/>
                <w:sz w:val="24"/>
                <w:szCs w:val="24"/>
              </w:rPr>
              <w:t xml:space="preserve"> of buffer,</w:t>
            </w:r>
            <w:r>
              <w:rPr>
                <w:rFonts w:ascii="Times New Roman" w:hAnsi="Times New Roman" w:cs="Times New Roman"/>
                <w:color w:val="000000" w:themeColor="text1"/>
                <w:sz w:val="24"/>
                <w:szCs w:val="24"/>
              </w:rPr>
              <w:t xml:space="preserve"> </w:t>
            </w:r>
            <w:r w:rsidR="00004B39" w:rsidRPr="001E2697">
              <w:rPr>
                <w:rFonts w:ascii="Times New Roman" w:hAnsi="Times New Roman" w:cs="Times New Roman"/>
                <w:color w:val="000000" w:themeColor="text1"/>
                <w:sz w:val="24"/>
                <w:szCs w:val="24"/>
              </w:rPr>
              <w:t xml:space="preserve">chemical </w:t>
            </w:r>
            <w:r w:rsidR="00303F31" w:rsidRPr="001E2697">
              <w:rPr>
                <w:rFonts w:ascii="Times New Roman" w:hAnsi="Times New Roman" w:cs="Times New Roman"/>
                <w:color w:val="000000" w:themeColor="text1"/>
                <w:sz w:val="24"/>
                <w:szCs w:val="24"/>
              </w:rPr>
              <w:t xml:space="preserve">solutions, </w:t>
            </w:r>
            <w:r w:rsidR="003624C0" w:rsidRPr="001E2697">
              <w:rPr>
                <w:rFonts w:ascii="Times New Roman" w:hAnsi="Times New Roman" w:cs="Times New Roman"/>
                <w:color w:val="000000" w:themeColor="text1"/>
                <w:sz w:val="24"/>
                <w:szCs w:val="24"/>
              </w:rPr>
              <w:t>stock solution</w:t>
            </w:r>
            <w:r w:rsidR="00004B39" w:rsidRPr="001E2697">
              <w:rPr>
                <w:rFonts w:ascii="Times New Roman" w:hAnsi="Times New Roman" w:cs="Times New Roman"/>
                <w:color w:val="000000" w:themeColor="text1"/>
                <w:sz w:val="24"/>
                <w:szCs w:val="24"/>
              </w:rPr>
              <w:t xml:space="preserve">. </w:t>
            </w:r>
          </w:p>
          <w:p w14:paraId="28FDDAB8" w14:textId="578F2B67" w:rsidR="00015E55" w:rsidRPr="001E2697" w:rsidRDefault="000F28F7" w:rsidP="00015E55">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2: Microscope</w:t>
            </w:r>
            <w:r w:rsidR="00015E55" w:rsidRPr="001E2697">
              <w:rPr>
                <w:rFonts w:ascii="Times New Roman" w:hAnsi="Times New Roman" w:cs="Times New Roman"/>
                <w:color w:val="000000" w:themeColor="text1"/>
                <w:sz w:val="24"/>
                <w:szCs w:val="24"/>
              </w:rPr>
              <w:t xml:space="preserve"> p</w:t>
            </w:r>
            <w:r w:rsidR="006E755F" w:rsidRPr="001E2697">
              <w:rPr>
                <w:rFonts w:ascii="Times New Roman" w:hAnsi="Times New Roman" w:cs="Times New Roman"/>
                <w:color w:val="000000" w:themeColor="text1"/>
                <w:sz w:val="24"/>
                <w:szCs w:val="24"/>
              </w:rPr>
              <w:t>rinciple, operation</w:t>
            </w:r>
            <w:r w:rsidR="00015E55" w:rsidRPr="001E2697">
              <w:rPr>
                <w:rFonts w:ascii="Times New Roman" w:hAnsi="Times New Roman" w:cs="Times New Roman"/>
                <w:color w:val="000000" w:themeColor="text1"/>
                <w:sz w:val="24"/>
                <w:szCs w:val="24"/>
              </w:rPr>
              <w:t>,</w:t>
            </w:r>
            <w:r w:rsidR="006E755F" w:rsidRPr="001E2697">
              <w:rPr>
                <w:rFonts w:ascii="Times New Roman" w:hAnsi="Times New Roman" w:cs="Times New Roman"/>
                <w:color w:val="000000" w:themeColor="text1"/>
                <w:sz w:val="24"/>
                <w:szCs w:val="24"/>
              </w:rPr>
              <w:t xml:space="preserve"> and study of various components of </w:t>
            </w:r>
            <w:r w:rsidR="00015E55" w:rsidRPr="001E2697">
              <w:rPr>
                <w:rFonts w:ascii="Times New Roman" w:hAnsi="Times New Roman" w:cs="Times New Roman"/>
                <w:color w:val="000000" w:themeColor="text1"/>
                <w:sz w:val="24"/>
                <w:szCs w:val="24"/>
              </w:rPr>
              <w:t xml:space="preserve">the </w:t>
            </w:r>
            <w:r w:rsidR="006E755F" w:rsidRPr="001E2697">
              <w:rPr>
                <w:rFonts w:ascii="Times New Roman" w:hAnsi="Times New Roman" w:cs="Times New Roman"/>
                <w:color w:val="000000" w:themeColor="text1"/>
                <w:sz w:val="24"/>
                <w:szCs w:val="24"/>
              </w:rPr>
              <w:t xml:space="preserve">microscope. </w:t>
            </w:r>
          </w:p>
          <w:p w14:paraId="2DBC9C83" w14:textId="3563EEAA" w:rsidR="00D84F9C" w:rsidRPr="001E2697" w:rsidRDefault="000F28F7"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3: Sterilization</w:t>
            </w:r>
            <w:r w:rsidR="006E755F" w:rsidRPr="001E2697">
              <w:rPr>
                <w:rFonts w:ascii="Times New Roman" w:hAnsi="Times New Roman" w:cs="Times New Roman"/>
                <w:color w:val="000000" w:themeColor="text1"/>
                <w:sz w:val="24"/>
                <w:szCs w:val="24"/>
              </w:rPr>
              <w:t xml:space="preserve"> </w:t>
            </w:r>
            <w:r w:rsidR="00015E55" w:rsidRPr="001E2697">
              <w:rPr>
                <w:rFonts w:ascii="Times New Roman" w:hAnsi="Times New Roman" w:cs="Times New Roman"/>
                <w:color w:val="000000" w:themeColor="text1"/>
                <w:sz w:val="24"/>
                <w:szCs w:val="24"/>
              </w:rPr>
              <w:t>process for</w:t>
            </w:r>
            <w:r w:rsidR="006E755F" w:rsidRPr="001E2697">
              <w:rPr>
                <w:rFonts w:ascii="Times New Roman" w:hAnsi="Times New Roman" w:cs="Times New Roman"/>
                <w:color w:val="000000" w:themeColor="text1"/>
                <w:sz w:val="24"/>
                <w:szCs w:val="24"/>
              </w:rPr>
              <w:t xml:space="preserve"> </w:t>
            </w:r>
            <w:proofErr w:type="spellStart"/>
            <w:r w:rsidR="006E755F" w:rsidRPr="001E2697">
              <w:rPr>
                <w:rFonts w:ascii="Times New Roman" w:hAnsi="Times New Roman" w:cs="Times New Roman"/>
                <w:color w:val="000000" w:themeColor="text1"/>
                <w:sz w:val="24"/>
                <w:szCs w:val="24"/>
              </w:rPr>
              <w:t>glassware</w:t>
            </w:r>
            <w:proofErr w:type="gramStart"/>
            <w:r w:rsidR="006E755F" w:rsidRPr="001E2697">
              <w:rPr>
                <w:rFonts w:ascii="Times New Roman" w:hAnsi="Times New Roman" w:cs="Times New Roman"/>
                <w:color w:val="000000" w:themeColor="text1"/>
                <w:sz w:val="24"/>
                <w:szCs w:val="24"/>
              </w:rPr>
              <w:t>,culture</w:t>
            </w:r>
            <w:proofErr w:type="spellEnd"/>
            <w:proofErr w:type="gramEnd"/>
            <w:r w:rsidR="006E755F" w:rsidRPr="001E2697">
              <w:rPr>
                <w:rFonts w:ascii="Times New Roman" w:hAnsi="Times New Roman" w:cs="Times New Roman"/>
                <w:color w:val="000000" w:themeColor="text1"/>
                <w:sz w:val="24"/>
                <w:szCs w:val="24"/>
              </w:rPr>
              <w:t xml:space="preserve"> media</w:t>
            </w:r>
            <w:r w:rsidR="00D84F9C" w:rsidRPr="001E2697">
              <w:rPr>
                <w:rFonts w:ascii="Times New Roman" w:hAnsi="Times New Roman" w:cs="Times New Roman"/>
                <w:color w:val="000000" w:themeColor="text1"/>
                <w:sz w:val="24"/>
                <w:szCs w:val="24"/>
              </w:rPr>
              <w:t>,</w:t>
            </w:r>
            <w:r w:rsidR="006E755F" w:rsidRPr="001E2697">
              <w:rPr>
                <w:rFonts w:ascii="Times New Roman" w:hAnsi="Times New Roman" w:cs="Times New Roman"/>
                <w:color w:val="000000" w:themeColor="text1"/>
                <w:sz w:val="24"/>
                <w:szCs w:val="24"/>
              </w:rPr>
              <w:t xml:space="preserve"> and preparation of culture plates</w:t>
            </w:r>
            <w:r w:rsidR="003624C0" w:rsidRPr="001E2697">
              <w:rPr>
                <w:rFonts w:ascii="Times New Roman" w:hAnsi="Times New Roman" w:cs="Times New Roman"/>
                <w:color w:val="000000" w:themeColor="text1"/>
                <w:sz w:val="24"/>
                <w:szCs w:val="24"/>
              </w:rPr>
              <w:t xml:space="preserve">. </w:t>
            </w:r>
            <w:proofErr w:type="gramStart"/>
            <w:r w:rsidR="006E755F" w:rsidRPr="001E2697">
              <w:rPr>
                <w:rFonts w:ascii="Times New Roman" w:hAnsi="Times New Roman" w:cs="Times New Roman"/>
                <w:color w:val="000000" w:themeColor="text1"/>
                <w:sz w:val="24"/>
                <w:szCs w:val="24"/>
              </w:rPr>
              <w:t>pure</w:t>
            </w:r>
            <w:proofErr w:type="gramEnd"/>
            <w:r w:rsidR="006E755F" w:rsidRPr="001E2697">
              <w:rPr>
                <w:rFonts w:ascii="Times New Roman" w:hAnsi="Times New Roman" w:cs="Times New Roman"/>
                <w:color w:val="000000" w:themeColor="text1"/>
                <w:sz w:val="24"/>
                <w:szCs w:val="24"/>
              </w:rPr>
              <w:t xml:space="preserve"> culture </w:t>
            </w:r>
            <w:r w:rsidR="00D84F9C" w:rsidRPr="001E2697">
              <w:rPr>
                <w:rFonts w:ascii="Times New Roman" w:hAnsi="Times New Roman" w:cs="Times New Roman"/>
                <w:color w:val="000000" w:themeColor="text1"/>
                <w:sz w:val="24"/>
                <w:szCs w:val="24"/>
              </w:rPr>
              <w:t>preparation</w:t>
            </w:r>
            <w:r w:rsidR="006E755F" w:rsidRPr="001E2697">
              <w:rPr>
                <w:rFonts w:ascii="Times New Roman" w:hAnsi="Times New Roman" w:cs="Times New Roman"/>
                <w:color w:val="000000" w:themeColor="text1"/>
                <w:sz w:val="24"/>
                <w:szCs w:val="24"/>
              </w:rPr>
              <w:t xml:space="preserve"> and </w:t>
            </w:r>
            <w:proofErr w:type="spellStart"/>
            <w:r w:rsidR="006E755F" w:rsidRPr="001E2697">
              <w:rPr>
                <w:rFonts w:ascii="Times New Roman" w:hAnsi="Times New Roman" w:cs="Times New Roman"/>
                <w:color w:val="000000" w:themeColor="text1"/>
                <w:sz w:val="24"/>
                <w:szCs w:val="24"/>
              </w:rPr>
              <w:t>subculturing</w:t>
            </w:r>
            <w:proofErr w:type="spellEnd"/>
            <w:r w:rsidR="006E755F" w:rsidRPr="001E2697">
              <w:rPr>
                <w:rFonts w:ascii="Times New Roman" w:hAnsi="Times New Roman" w:cs="Times New Roman"/>
                <w:color w:val="000000" w:themeColor="text1"/>
                <w:sz w:val="24"/>
                <w:szCs w:val="24"/>
              </w:rPr>
              <w:t xml:space="preserve"> technique. </w:t>
            </w:r>
          </w:p>
          <w:p w14:paraId="37CD14FF" w14:textId="77777777" w:rsidR="006E755F" w:rsidRPr="001E2697" w:rsidRDefault="006E755F" w:rsidP="008C0B69">
            <w:pPr>
              <w:autoSpaceDE w:val="0"/>
              <w:autoSpaceDN w:val="0"/>
              <w:adjustRightInd w:val="0"/>
              <w:spacing w:after="27"/>
              <w:jc w:val="both"/>
              <w:rPr>
                <w:rFonts w:ascii="Times New Roman" w:hAnsi="Times New Roman" w:cs="Times New Roman"/>
                <w:color w:val="000000" w:themeColor="text1"/>
                <w:sz w:val="24"/>
                <w:szCs w:val="24"/>
              </w:rPr>
            </w:pPr>
          </w:p>
        </w:tc>
        <w:tc>
          <w:tcPr>
            <w:tcW w:w="926" w:type="dxa"/>
            <w:vAlign w:val="center"/>
          </w:tcPr>
          <w:p w14:paraId="51AB5872"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D46511" w:rsidRPr="001E2697">
              <w:rPr>
                <w:rFonts w:ascii="Times New Roman" w:hAnsi="Times New Roman" w:cs="Times New Roman"/>
                <w:b/>
                <w:color w:val="000000" w:themeColor="text1"/>
                <w:sz w:val="24"/>
                <w:szCs w:val="24"/>
              </w:rPr>
              <w:t>4</w:t>
            </w:r>
          </w:p>
        </w:tc>
      </w:tr>
      <w:tr w:rsidR="007E2E81" w:rsidRPr="001E2697" w14:paraId="5C313950" w14:textId="77777777" w:rsidTr="008C0B69">
        <w:trPr>
          <w:trHeight w:val="1570"/>
          <w:jc w:val="center"/>
        </w:trPr>
        <w:tc>
          <w:tcPr>
            <w:tcW w:w="1165" w:type="dxa"/>
            <w:vAlign w:val="center"/>
          </w:tcPr>
          <w:p w14:paraId="3051DED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086" w:type="dxa"/>
            <w:vAlign w:val="center"/>
          </w:tcPr>
          <w:p w14:paraId="4FDFCCBB" w14:textId="6F0CBC85" w:rsidR="00F176C9" w:rsidRPr="001E2697" w:rsidRDefault="000F28F7"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4: Determining</w:t>
            </w:r>
            <w:r w:rsidR="00557841" w:rsidRPr="001E2697">
              <w:rPr>
                <w:rFonts w:ascii="Times New Roman" w:hAnsi="Times New Roman" w:cs="Times New Roman"/>
                <w:color w:val="000000" w:themeColor="text1"/>
                <w:sz w:val="24"/>
                <w:szCs w:val="24"/>
              </w:rPr>
              <w:t xml:space="preserve"> of bacterial growth curve and microbial growth measurement by direct cell count </w:t>
            </w:r>
            <w:proofErr w:type="spellStart"/>
            <w:r w:rsidR="00557841" w:rsidRPr="001E2697">
              <w:rPr>
                <w:rFonts w:ascii="Times New Roman" w:hAnsi="Times New Roman" w:cs="Times New Roman"/>
                <w:color w:val="000000" w:themeColor="text1"/>
                <w:sz w:val="24"/>
                <w:szCs w:val="24"/>
              </w:rPr>
              <w:t>method</w:t>
            </w:r>
            <w:proofErr w:type="gramStart"/>
            <w:r w:rsidR="00557841" w:rsidRPr="001E2697">
              <w:rPr>
                <w:rFonts w:ascii="Times New Roman" w:hAnsi="Times New Roman" w:cs="Times New Roman"/>
                <w:color w:val="000000" w:themeColor="text1"/>
                <w:sz w:val="24"/>
                <w:szCs w:val="24"/>
              </w:rPr>
              <w:t>,</w:t>
            </w:r>
            <w:r w:rsidR="003624C0" w:rsidRPr="001E2697">
              <w:rPr>
                <w:rFonts w:ascii="Times New Roman" w:hAnsi="Times New Roman" w:cs="Times New Roman"/>
                <w:color w:val="000000" w:themeColor="text1"/>
                <w:sz w:val="24"/>
                <w:szCs w:val="24"/>
              </w:rPr>
              <w:t>Effect</w:t>
            </w:r>
            <w:proofErr w:type="spellEnd"/>
            <w:proofErr w:type="gramEnd"/>
            <w:r w:rsidR="003624C0" w:rsidRPr="001E2697">
              <w:rPr>
                <w:rFonts w:ascii="Times New Roman" w:hAnsi="Times New Roman" w:cs="Times New Roman"/>
                <w:color w:val="000000" w:themeColor="text1"/>
                <w:sz w:val="24"/>
                <w:szCs w:val="24"/>
              </w:rPr>
              <w:t xml:space="preserve"> of pH, temperature, and chemicals on bacterial growth.</w:t>
            </w:r>
          </w:p>
          <w:p w14:paraId="57BDF2DB" w14:textId="77777777" w:rsidR="006E755F" w:rsidRPr="001E2697" w:rsidRDefault="00F176C9"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5: Serial dilution method and bacterial colony counting.</w:t>
            </w:r>
          </w:p>
          <w:p w14:paraId="2D1A9BFE" w14:textId="0175EA50" w:rsidR="00004B39" w:rsidRPr="001E2697" w:rsidRDefault="000F28F7"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6: Staining</w:t>
            </w:r>
            <w:r w:rsidR="006E755F" w:rsidRPr="001E2697">
              <w:rPr>
                <w:rFonts w:ascii="Times New Roman" w:hAnsi="Times New Roman" w:cs="Times New Roman"/>
                <w:color w:val="000000" w:themeColor="text1"/>
                <w:sz w:val="24"/>
                <w:szCs w:val="24"/>
              </w:rPr>
              <w:t xml:space="preserve"> technique-simple, Gram’s staining, </w:t>
            </w:r>
            <w:proofErr w:type="gramStart"/>
            <w:r w:rsidR="006E755F" w:rsidRPr="001E2697">
              <w:rPr>
                <w:rFonts w:ascii="Times New Roman" w:hAnsi="Times New Roman" w:cs="Times New Roman"/>
                <w:color w:val="000000" w:themeColor="text1"/>
                <w:sz w:val="24"/>
                <w:szCs w:val="24"/>
              </w:rPr>
              <w:t>spore</w:t>
            </w:r>
            <w:proofErr w:type="gramEnd"/>
            <w:r w:rsidR="006E755F" w:rsidRPr="001E2697">
              <w:rPr>
                <w:rFonts w:ascii="Times New Roman" w:hAnsi="Times New Roman" w:cs="Times New Roman"/>
                <w:color w:val="000000" w:themeColor="text1"/>
                <w:sz w:val="24"/>
                <w:szCs w:val="24"/>
              </w:rPr>
              <w:t xml:space="preserve"> staining, </w:t>
            </w:r>
            <w:r w:rsidR="002D43EA" w:rsidRPr="001E2697">
              <w:rPr>
                <w:rFonts w:ascii="Times New Roman" w:hAnsi="Times New Roman" w:cs="Times New Roman"/>
                <w:color w:val="000000" w:themeColor="text1"/>
                <w:sz w:val="24"/>
                <w:szCs w:val="24"/>
              </w:rPr>
              <w:t>Acid-fast</w:t>
            </w:r>
            <w:r w:rsidR="006E755F" w:rsidRPr="001E2697">
              <w:rPr>
                <w:rFonts w:ascii="Times New Roman" w:hAnsi="Times New Roman" w:cs="Times New Roman"/>
                <w:color w:val="000000" w:themeColor="text1"/>
                <w:sz w:val="24"/>
                <w:szCs w:val="24"/>
              </w:rPr>
              <w:t xml:space="preserve"> staining. Staining of Fungus. </w:t>
            </w:r>
          </w:p>
          <w:p w14:paraId="70DF3058" w14:textId="77777777" w:rsidR="00303F31" w:rsidRPr="001E2697" w:rsidRDefault="00F176C9"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7</w:t>
            </w:r>
            <w:r w:rsidR="00004B39" w:rsidRPr="001E2697">
              <w:rPr>
                <w:rFonts w:ascii="Times New Roman" w:hAnsi="Times New Roman" w:cs="Times New Roman"/>
                <w:color w:val="000000" w:themeColor="text1"/>
                <w:sz w:val="24"/>
                <w:szCs w:val="24"/>
              </w:rPr>
              <w:t xml:space="preserve">: </w:t>
            </w:r>
            <w:r w:rsidR="006E755F" w:rsidRPr="001E2697">
              <w:rPr>
                <w:rFonts w:ascii="Times New Roman" w:hAnsi="Times New Roman" w:cs="Times New Roman"/>
                <w:color w:val="000000" w:themeColor="text1"/>
                <w:sz w:val="24"/>
                <w:szCs w:val="24"/>
              </w:rPr>
              <w:t xml:space="preserve">Determination of bacterial motility (Bacterial twitching and swimming motility test, motility observation by hanging drop method). </w:t>
            </w:r>
          </w:p>
          <w:p w14:paraId="3D4E8E57" w14:textId="77777777" w:rsidR="006E755F" w:rsidRPr="001E2697" w:rsidRDefault="006E755F" w:rsidP="00557841">
            <w:pPr>
              <w:autoSpaceDE w:val="0"/>
              <w:autoSpaceDN w:val="0"/>
              <w:adjustRightInd w:val="0"/>
              <w:spacing w:after="27"/>
              <w:jc w:val="both"/>
              <w:rPr>
                <w:rFonts w:ascii="Times New Roman" w:hAnsi="Times New Roman" w:cs="Times New Roman"/>
                <w:color w:val="000000" w:themeColor="text1"/>
                <w:sz w:val="24"/>
                <w:szCs w:val="24"/>
              </w:rPr>
            </w:pPr>
          </w:p>
        </w:tc>
        <w:tc>
          <w:tcPr>
            <w:tcW w:w="926" w:type="dxa"/>
            <w:vAlign w:val="center"/>
          </w:tcPr>
          <w:p w14:paraId="09B76884"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D46511" w:rsidRPr="001E2697">
              <w:rPr>
                <w:rFonts w:ascii="Times New Roman" w:hAnsi="Times New Roman" w:cs="Times New Roman"/>
                <w:b/>
                <w:color w:val="000000" w:themeColor="text1"/>
                <w:sz w:val="24"/>
                <w:szCs w:val="24"/>
              </w:rPr>
              <w:t>4</w:t>
            </w:r>
          </w:p>
        </w:tc>
      </w:tr>
      <w:tr w:rsidR="007E2E81" w:rsidRPr="001E2697" w14:paraId="5D8576F5" w14:textId="77777777" w:rsidTr="008C0B69">
        <w:trPr>
          <w:trHeight w:val="1250"/>
          <w:jc w:val="center"/>
        </w:trPr>
        <w:tc>
          <w:tcPr>
            <w:tcW w:w="1165" w:type="dxa"/>
            <w:vAlign w:val="center"/>
          </w:tcPr>
          <w:p w14:paraId="67709617"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086" w:type="dxa"/>
            <w:vAlign w:val="center"/>
          </w:tcPr>
          <w:p w14:paraId="0DBA9CDC" w14:textId="3669E484" w:rsidR="00817065" w:rsidRPr="00817065" w:rsidRDefault="000F28F7" w:rsidP="00817065">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8: Isolation</w:t>
            </w:r>
            <w:r w:rsidR="00557841" w:rsidRPr="001E2697">
              <w:rPr>
                <w:rFonts w:ascii="Times New Roman" w:hAnsi="Times New Roman" w:cs="Times New Roman"/>
                <w:color w:val="000000" w:themeColor="text1"/>
                <w:sz w:val="24"/>
                <w:szCs w:val="24"/>
              </w:rPr>
              <w:t xml:space="preserve"> and identification of </w:t>
            </w:r>
            <w:r w:rsidR="00DC5F47">
              <w:rPr>
                <w:rFonts w:ascii="Times New Roman" w:hAnsi="Times New Roman" w:cs="Times New Roman"/>
                <w:color w:val="000000" w:themeColor="text1"/>
                <w:sz w:val="24"/>
                <w:szCs w:val="24"/>
              </w:rPr>
              <w:t>fungi (</w:t>
            </w:r>
            <w:proofErr w:type="spellStart"/>
            <w:r w:rsidR="00557841" w:rsidRPr="001E2697">
              <w:rPr>
                <w:rFonts w:ascii="Times New Roman" w:hAnsi="Times New Roman" w:cs="Times New Roman"/>
                <w:i/>
                <w:iCs/>
                <w:color w:val="000000" w:themeColor="text1"/>
                <w:sz w:val="24"/>
                <w:szCs w:val="24"/>
              </w:rPr>
              <w:t>Aspergillus</w:t>
            </w:r>
            <w:proofErr w:type="spellEnd"/>
            <w:r w:rsidR="00557841" w:rsidRPr="001E2697">
              <w:rPr>
                <w:rFonts w:ascii="Times New Roman" w:hAnsi="Times New Roman" w:cs="Times New Roman"/>
                <w:i/>
                <w:iCs/>
                <w:color w:val="000000" w:themeColor="text1"/>
                <w:sz w:val="24"/>
                <w:szCs w:val="24"/>
              </w:rPr>
              <w:t xml:space="preserve">, </w:t>
            </w:r>
            <w:proofErr w:type="spellStart"/>
            <w:r w:rsidR="00557841" w:rsidRPr="001E2697">
              <w:rPr>
                <w:rFonts w:ascii="Times New Roman" w:hAnsi="Times New Roman" w:cs="Times New Roman"/>
                <w:i/>
                <w:iCs/>
                <w:color w:val="000000" w:themeColor="text1"/>
                <w:sz w:val="24"/>
                <w:szCs w:val="24"/>
              </w:rPr>
              <w:t>Penicillium</w:t>
            </w:r>
            <w:proofErr w:type="spellEnd"/>
            <w:r w:rsidR="00557841" w:rsidRPr="001E2697">
              <w:rPr>
                <w:rFonts w:ascii="Times New Roman" w:hAnsi="Times New Roman" w:cs="Times New Roman"/>
                <w:i/>
                <w:iCs/>
                <w:color w:val="000000" w:themeColor="text1"/>
                <w:sz w:val="24"/>
                <w:szCs w:val="24"/>
              </w:rPr>
              <w:t xml:space="preserve">, </w:t>
            </w:r>
            <w:proofErr w:type="spellStart"/>
            <w:r w:rsidR="00557841" w:rsidRPr="001E2697">
              <w:rPr>
                <w:rFonts w:ascii="Times New Roman" w:hAnsi="Times New Roman" w:cs="Times New Roman"/>
                <w:i/>
                <w:iCs/>
                <w:color w:val="000000" w:themeColor="text1"/>
                <w:sz w:val="24"/>
                <w:szCs w:val="24"/>
              </w:rPr>
              <w:t>Fusarium</w:t>
            </w:r>
            <w:proofErr w:type="spellEnd"/>
            <w:r w:rsidR="00557841" w:rsidRPr="001E2697">
              <w:rPr>
                <w:rFonts w:ascii="Times New Roman" w:hAnsi="Times New Roman" w:cs="Times New Roman"/>
                <w:i/>
                <w:iCs/>
                <w:color w:val="000000" w:themeColor="text1"/>
                <w:sz w:val="24"/>
                <w:szCs w:val="24"/>
              </w:rPr>
              <w:t xml:space="preserve">, </w:t>
            </w:r>
            <w:proofErr w:type="spellStart"/>
            <w:r w:rsidR="00557841" w:rsidRPr="001E2697">
              <w:rPr>
                <w:rFonts w:ascii="Times New Roman" w:hAnsi="Times New Roman" w:cs="Times New Roman"/>
                <w:i/>
                <w:iCs/>
                <w:color w:val="000000" w:themeColor="text1"/>
                <w:sz w:val="24"/>
                <w:szCs w:val="24"/>
              </w:rPr>
              <w:t>Alternaria</w:t>
            </w:r>
            <w:proofErr w:type="spellEnd"/>
            <w:r w:rsidR="00557841" w:rsidRPr="001E2697">
              <w:rPr>
                <w:rFonts w:ascii="Times New Roman" w:hAnsi="Times New Roman" w:cs="Times New Roman"/>
                <w:i/>
                <w:iCs/>
                <w:color w:val="000000" w:themeColor="text1"/>
                <w:sz w:val="24"/>
                <w:szCs w:val="24"/>
              </w:rPr>
              <w:t xml:space="preserve">, </w:t>
            </w:r>
            <w:proofErr w:type="spellStart"/>
            <w:r w:rsidR="00557841" w:rsidRPr="00DC5F47">
              <w:rPr>
                <w:rFonts w:ascii="Times New Roman" w:hAnsi="Times New Roman" w:cs="Times New Roman"/>
                <w:color w:val="000000" w:themeColor="text1"/>
                <w:sz w:val="24"/>
                <w:szCs w:val="24"/>
              </w:rPr>
              <w:t>Nostoc</w:t>
            </w:r>
            <w:proofErr w:type="spellEnd"/>
            <w:r w:rsidR="00DC5F47">
              <w:rPr>
                <w:rFonts w:ascii="Times New Roman" w:hAnsi="Times New Roman" w:cs="Times New Roman"/>
                <w:color w:val="000000" w:themeColor="text1"/>
                <w:sz w:val="24"/>
                <w:szCs w:val="24"/>
              </w:rPr>
              <w:t xml:space="preserve"> etc.) </w:t>
            </w:r>
            <w:r w:rsidR="00817065" w:rsidRPr="00DC5F47">
              <w:rPr>
                <w:rFonts w:ascii="Times New Roman" w:hAnsi="Times New Roman" w:cs="Times New Roman"/>
                <w:color w:val="000000" w:themeColor="text1"/>
                <w:sz w:val="24"/>
                <w:szCs w:val="24"/>
              </w:rPr>
              <w:t>using</w:t>
            </w:r>
            <w:r w:rsidR="00817065">
              <w:rPr>
                <w:rFonts w:ascii="Times New Roman" w:hAnsi="Times New Roman" w:cs="Times New Roman"/>
                <w:color w:val="000000" w:themeColor="text1"/>
                <w:sz w:val="24"/>
                <w:szCs w:val="24"/>
              </w:rPr>
              <w:t xml:space="preserve"> selective media </w:t>
            </w:r>
            <w:r w:rsidR="00817065" w:rsidRPr="00817065">
              <w:rPr>
                <w:rFonts w:ascii="Times New Roman" w:hAnsi="Times New Roman" w:cs="Times New Roman"/>
                <w:color w:val="000000" w:themeColor="text1"/>
                <w:sz w:val="24"/>
                <w:szCs w:val="24"/>
              </w:rPr>
              <w:t xml:space="preserve">Potato Dextrose Agar (PDA), </w:t>
            </w:r>
            <w:proofErr w:type="spellStart"/>
            <w:r w:rsidR="00817065" w:rsidRPr="00817065">
              <w:rPr>
                <w:rFonts w:ascii="Times New Roman" w:hAnsi="Times New Roman" w:cs="Times New Roman"/>
                <w:color w:val="000000" w:themeColor="text1"/>
                <w:sz w:val="24"/>
                <w:szCs w:val="24"/>
              </w:rPr>
              <w:t>Sabouraud</w:t>
            </w:r>
            <w:proofErr w:type="spellEnd"/>
            <w:r w:rsidR="00817065" w:rsidRPr="00817065">
              <w:rPr>
                <w:rFonts w:ascii="Times New Roman" w:hAnsi="Times New Roman" w:cs="Times New Roman"/>
                <w:color w:val="000000" w:themeColor="text1"/>
                <w:sz w:val="24"/>
                <w:szCs w:val="24"/>
              </w:rPr>
              <w:t xml:space="preserve"> Dextrose Agar (SDA)</w:t>
            </w:r>
            <w:r w:rsidR="00817065">
              <w:rPr>
                <w:rFonts w:ascii="Times New Roman" w:hAnsi="Times New Roman" w:cs="Times New Roman"/>
                <w:color w:val="000000" w:themeColor="text1"/>
                <w:sz w:val="24"/>
                <w:szCs w:val="24"/>
              </w:rPr>
              <w:t xml:space="preserve"> etc.</w:t>
            </w:r>
          </w:p>
          <w:p w14:paraId="653ADD00" w14:textId="4B206E66" w:rsidR="00557841" w:rsidRPr="00817065" w:rsidRDefault="00557841" w:rsidP="00557841">
            <w:pPr>
              <w:autoSpaceDE w:val="0"/>
              <w:autoSpaceDN w:val="0"/>
              <w:adjustRightInd w:val="0"/>
              <w:spacing w:after="27"/>
              <w:jc w:val="both"/>
              <w:rPr>
                <w:rFonts w:ascii="Times New Roman" w:hAnsi="Times New Roman" w:cs="Times New Roman"/>
                <w:color w:val="000000" w:themeColor="text1"/>
                <w:sz w:val="24"/>
                <w:szCs w:val="24"/>
              </w:rPr>
            </w:pPr>
          </w:p>
          <w:p w14:paraId="2C9C0AB1" w14:textId="5130DBCF" w:rsidR="00557841" w:rsidRPr="001E2697" w:rsidRDefault="00C85E8C" w:rsidP="00C85E8C">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9: </w:t>
            </w:r>
            <w:proofErr w:type="spellStart"/>
            <w:r w:rsidR="00817065" w:rsidRPr="00817065">
              <w:rPr>
                <w:rFonts w:ascii="Times New Roman" w:hAnsi="Times New Roman" w:cs="Times New Roman"/>
                <w:color w:val="000000" w:themeColor="text1"/>
                <w:sz w:val="24"/>
                <w:szCs w:val="24"/>
              </w:rPr>
              <w:t>Lactophenol</w:t>
            </w:r>
            <w:proofErr w:type="spellEnd"/>
            <w:r w:rsidR="00817065" w:rsidRPr="00817065">
              <w:rPr>
                <w:rFonts w:ascii="Times New Roman" w:hAnsi="Times New Roman" w:cs="Times New Roman"/>
                <w:color w:val="000000" w:themeColor="text1"/>
                <w:sz w:val="24"/>
                <w:szCs w:val="24"/>
              </w:rPr>
              <w:t xml:space="preserve"> Cotton Blue Staining</w:t>
            </w:r>
            <w:r w:rsidR="00817065">
              <w:rPr>
                <w:rFonts w:ascii="Times New Roman" w:hAnsi="Times New Roman" w:cs="Times New Roman"/>
                <w:b/>
                <w:bCs/>
                <w:color w:val="000000" w:themeColor="text1"/>
                <w:sz w:val="24"/>
                <w:szCs w:val="24"/>
              </w:rPr>
              <w:t xml:space="preserve"> f</w:t>
            </w:r>
            <w:r w:rsidR="00817065" w:rsidRPr="00817065">
              <w:rPr>
                <w:rFonts w:ascii="Times New Roman" w:hAnsi="Times New Roman" w:cs="Times New Roman"/>
                <w:color w:val="000000" w:themeColor="text1"/>
                <w:sz w:val="24"/>
                <w:szCs w:val="24"/>
              </w:rPr>
              <w:t xml:space="preserve">or fungal identification (e.g., </w:t>
            </w:r>
            <w:proofErr w:type="spellStart"/>
            <w:r w:rsidR="00817065" w:rsidRPr="00817065">
              <w:rPr>
                <w:rFonts w:ascii="Times New Roman" w:hAnsi="Times New Roman" w:cs="Times New Roman"/>
                <w:i/>
                <w:iCs/>
                <w:color w:val="000000" w:themeColor="text1"/>
                <w:sz w:val="24"/>
                <w:szCs w:val="24"/>
              </w:rPr>
              <w:t>Aspergillus</w:t>
            </w:r>
            <w:proofErr w:type="spellEnd"/>
            <w:r w:rsidR="00817065" w:rsidRPr="00817065">
              <w:rPr>
                <w:rFonts w:ascii="Times New Roman" w:hAnsi="Times New Roman" w:cs="Times New Roman"/>
                <w:color w:val="000000" w:themeColor="text1"/>
                <w:sz w:val="24"/>
                <w:szCs w:val="24"/>
              </w:rPr>
              <w:t xml:space="preserve">, </w:t>
            </w:r>
            <w:proofErr w:type="spellStart"/>
            <w:r w:rsidR="00817065" w:rsidRPr="00817065">
              <w:rPr>
                <w:rFonts w:ascii="Times New Roman" w:hAnsi="Times New Roman" w:cs="Times New Roman"/>
                <w:i/>
                <w:iCs/>
                <w:color w:val="000000" w:themeColor="text1"/>
                <w:sz w:val="24"/>
                <w:szCs w:val="24"/>
              </w:rPr>
              <w:t>Penicillium</w:t>
            </w:r>
            <w:proofErr w:type="spellEnd"/>
            <w:r w:rsidR="00817065" w:rsidRPr="00817065">
              <w:rPr>
                <w:rFonts w:ascii="Times New Roman" w:hAnsi="Times New Roman" w:cs="Times New Roman"/>
                <w:color w:val="000000" w:themeColor="text1"/>
                <w:sz w:val="24"/>
                <w:szCs w:val="24"/>
              </w:rPr>
              <w:t xml:space="preserve">, </w:t>
            </w:r>
            <w:proofErr w:type="spellStart"/>
            <w:r w:rsidR="00817065" w:rsidRPr="00817065">
              <w:rPr>
                <w:rFonts w:ascii="Times New Roman" w:hAnsi="Times New Roman" w:cs="Times New Roman"/>
                <w:i/>
                <w:iCs/>
                <w:color w:val="000000" w:themeColor="text1"/>
                <w:sz w:val="24"/>
                <w:szCs w:val="24"/>
              </w:rPr>
              <w:t>Rhizopus</w:t>
            </w:r>
            <w:proofErr w:type="spellEnd"/>
            <w:r w:rsidR="00817065" w:rsidRPr="00817065">
              <w:rPr>
                <w:rFonts w:ascii="Times New Roman" w:hAnsi="Times New Roman" w:cs="Times New Roman"/>
                <w:color w:val="000000" w:themeColor="text1"/>
                <w:sz w:val="24"/>
                <w:szCs w:val="24"/>
              </w:rPr>
              <w:t>)</w:t>
            </w:r>
          </w:p>
          <w:p w14:paraId="7952E178" w14:textId="77777777" w:rsidR="006E755F" w:rsidRPr="001E2697" w:rsidRDefault="006E755F" w:rsidP="00557841">
            <w:pPr>
              <w:autoSpaceDE w:val="0"/>
              <w:autoSpaceDN w:val="0"/>
              <w:adjustRightInd w:val="0"/>
              <w:spacing w:after="27"/>
              <w:jc w:val="both"/>
              <w:rPr>
                <w:rFonts w:ascii="Times New Roman" w:hAnsi="Times New Roman" w:cs="Times New Roman"/>
                <w:color w:val="000000" w:themeColor="text1"/>
                <w:sz w:val="24"/>
                <w:szCs w:val="24"/>
              </w:rPr>
            </w:pPr>
          </w:p>
        </w:tc>
        <w:tc>
          <w:tcPr>
            <w:tcW w:w="926" w:type="dxa"/>
            <w:vAlign w:val="center"/>
          </w:tcPr>
          <w:p w14:paraId="7BA0A922"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D46511" w:rsidRPr="001E2697">
              <w:rPr>
                <w:rFonts w:ascii="Times New Roman" w:hAnsi="Times New Roman" w:cs="Times New Roman"/>
                <w:b/>
                <w:color w:val="000000" w:themeColor="text1"/>
                <w:sz w:val="24"/>
                <w:szCs w:val="24"/>
              </w:rPr>
              <w:t>4</w:t>
            </w:r>
          </w:p>
        </w:tc>
      </w:tr>
      <w:tr w:rsidR="007E2E81" w:rsidRPr="001E2697" w14:paraId="246D5073" w14:textId="77777777" w:rsidTr="008C0B69">
        <w:trPr>
          <w:trHeight w:val="1422"/>
          <w:jc w:val="center"/>
        </w:trPr>
        <w:tc>
          <w:tcPr>
            <w:tcW w:w="1165" w:type="dxa"/>
            <w:vAlign w:val="center"/>
          </w:tcPr>
          <w:p w14:paraId="64318DB6"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IV</w:t>
            </w:r>
          </w:p>
        </w:tc>
        <w:tc>
          <w:tcPr>
            <w:tcW w:w="7086" w:type="dxa"/>
            <w:vAlign w:val="center"/>
          </w:tcPr>
          <w:p w14:paraId="1EE3D965" w14:textId="250B2640" w:rsidR="00DC5F47" w:rsidRPr="00DC5F47" w:rsidRDefault="00557841" w:rsidP="00DC5F47">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10:</w:t>
            </w:r>
            <w:r w:rsidR="00DC5F47" w:rsidRPr="00DC5F47">
              <w:rPr>
                <w:rFonts w:ascii="Times New Roman" w:eastAsia="Times New Roman" w:hAnsi="Times New Roman" w:cs="Times New Roman"/>
                <w:b/>
                <w:bCs/>
                <w:sz w:val="24"/>
                <w:szCs w:val="24"/>
              </w:rPr>
              <w:t xml:space="preserve"> </w:t>
            </w:r>
            <w:r w:rsidR="00DC5F47" w:rsidRPr="00DC5F47">
              <w:rPr>
                <w:rFonts w:ascii="Times New Roman" w:hAnsi="Times New Roman" w:cs="Times New Roman"/>
                <w:color w:val="000000" w:themeColor="text1"/>
                <w:sz w:val="24"/>
                <w:szCs w:val="24"/>
              </w:rPr>
              <w:t>Identification of Major Algal Groups</w:t>
            </w:r>
            <w:r w:rsidR="00DC5F47">
              <w:rPr>
                <w:rFonts w:ascii="Times New Roman" w:hAnsi="Times New Roman" w:cs="Times New Roman"/>
                <w:b/>
                <w:bCs/>
                <w:color w:val="000000" w:themeColor="text1"/>
                <w:sz w:val="24"/>
                <w:szCs w:val="24"/>
              </w:rPr>
              <w:t xml:space="preserve"> </w:t>
            </w:r>
            <w:proofErr w:type="spellStart"/>
            <w:r w:rsidR="00DC5F47" w:rsidRPr="00DC5F47">
              <w:rPr>
                <w:rFonts w:ascii="Times New Roman" w:hAnsi="Times New Roman" w:cs="Times New Roman"/>
                <w:color w:val="000000" w:themeColor="text1"/>
                <w:sz w:val="24"/>
                <w:szCs w:val="24"/>
              </w:rPr>
              <w:t>Chlorophyta</w:t>
            </w:r>
            <w:proofErr w:type="spellEnd"/>
            <w:r w:rsidR="00DC5F47" w:rsidRPr="00DC5F47">
              <w:rPr>
                <w:rFonts w:ascii="Times New Roman" w:hAnsi="Times New Roman" w:cs="Times New Roman"/>
                <w:color w:val="000000" w:themeColor="text1"/>
                <w:sz w:val="24"/>
                <w:szCs w:val="24"/>
              </w:rPr>
              <w:t xml:space="preserve"> (e.g., </w:t>
            </w:r>
            <w:r w:rsidR="00DC5F47" w:rsidRPr="00DC5F47">
              <w:rPr>
                <w:rFonts w:ascii="Times New Roman" w:hAnsi="Times New Roman" w:cs="Times New Roman"/>
                <w:i/>
                <w:iCs/>
                <w:color w:val="000000" w:themeColor="text1"/>
                <w:sz w:val="24"/>
                <w:szCs w:val="24"/>
              </w:rPr>
              <w:t>Spirogyra</w:t>
            </w:r>
            <w:r w:rsidR="00DC5F47" w:rsidRPr="00DC5F47">
              <w:rPr>
                <w:rFonts w:ascii="Times New Roman" w:hAnsi="Times New Roman" w:cs="Times New Roman"/>
                <w:color w:val="000000" w:themeColor="text1"/>
                <w:sz w:val="24"/>
                <w:szCs w:val="24"/>
              </w:rPr>
              <w:t xml:space="preserve">, </w:t>
            </w:r>
            <w:proofErr w:type="spellStart"/>
            <w:r w:rsidR="00DC5F47" w:rsidRPr="00DC5F47">
              <w:rPr>
                <w:rFonts w:ascii="Times New Roman" w:hAnsi="Times New Roman" w:cs="Times New Roman"/>
                <w:i/>
                <w:iCs/>
                <w:color w:val="000000" w:themeColor="text1"/>
                <w:sz w:val="24"/>
                <w:szCs w:val="24"/>
              </w:rPr>
              <w:t>Chlamydomonas</w:t>
            </w:r>
            <w:proofErr w:type="spellEnd"/>
            <w:r w:rsidR="00DC5F47" w:rsidRPr="00DC5F47">
              <w:rPr>
                <w:rFonts w:ascii="Times New Roman" w:hAnsi="Times New Roman" w:cs="Times New Roman"/>
                <w:color w:val="000000" w:themeColor="text1"/>
                <w:sz w:val="24"/>
                <w:szCs w:val="24"/>
              </w:rPr>
              <w:t>)</w:t>
            </w:r>
            <w:r w:rsidR="00DC5F47">
              <w:rPr>
                <w:rFonts w:ascii="Times New Roman" w:hAnsi="Times New Roman" w:cs="Times New Roman"/>
                <w:color w:val="000000" w:themeColor="text1"/>
                <w:sz w:val="24"/>
                <w:szCs w:val="24"/>
              </w:rPr>
              <w:t xml:space="preserve">, </w:t>
            </w:r>
            <w:proofErr w:type="spellStart"/>
            <w:r w:rsidR="00DC5F47" w:rsidRPr="00DC5F47">
              <w:rPr>
                <w:rFonts w:ascii="Times New Roman" w:hAnsi="Times New Roman" w:cs="Times New Roman"/>
                <w:color w:val="000000" w:themeColor="text1"/>
                <w:sz w:val="24"/>
                <w:szCs w:val="24"/>
              </w:rPr>
              <w:t>Cyanophyta</w:t>
            </w:r>
            <w:proofErr w:type="spellEnd"/>
            <w:r w:rsidR="00DC5F47" w:rsidRPr="00DC5F47">
              <w:rPr>
                <w:rFonts w:ascii="Times New Roman" w:hAnsi="Times New Roman" w:cs="Times New Roman"/>
                <w:color w:val="000000" w:themeColor="text1"/>
                <w:sz w:val="24"/>
                <w:szCs w:val="24"/>
              </w:rPr>
              <w:t xml:space="preserve"> (e.g., </w:t>
            </w:r>
            <w:proofErr w:type="spellStart"/>
            <w:r w:rsidR="00DC5F47" w:rsidRPr="00DC5F47">
              <w:rPr>
                <w:rFonts w:ascii="Times New Roman" w:hAnsi="Times New Roman" w:cs="Times New Roman"/>
                <w:i/>
                <w:iCs/>
                <w:color w:val="000000" w:themeColor="text1"/>
                <w:sz w:val="24"/>
                <w:szCs w:val="24"/>
              </w:rPr>
              <w:t>Oscillatoria</w:t>
            </w:r>
            <w:proofErr w:type="spellEnd"/>
            <w:r w:rsidR="00DC5F47" w:rsidRPr="00DC5F47">
              <w:rPr>
                <w:rFonts w:ascii="Times New Roman" w:hAnsi="Times New Roman" w:cs="Times New Roman"/>
                <w:color w:val="000000" w:themeColor="text1"/>
                <w:sz w:val="24"/>
                <w:szCs w:val="24"/>
              </w:rPr>
              <w:t xml:space="preserve">, </w:t>
            </w:r>
            <w:proofErr w:type="spellStart"/>
            <w:r w:rsidR="00DC5F47" w:rsidRPr="00DC5F47">
              <w:rPr>
                <w:rFonts w:ascii="Times New Roman" w:hAnsi="Times New Roman" w:cs="Times New Roman"/>
                <w:i/>
                <w:iCs/>
                <w:color w:val="000000" w:themeColor="text1"/>
                <w:sz w:val="24"/>
                <w:szCs w:val="24"/>
              </w:rPr>
              <w:t>Nostoc</w:t>
            </w:r>
            <w:proofErr w:type="spellEnd"/>
            <w:r w:rsidR="00DC5F47" w:rsidRPr="00DC5F47">
              <w:rPr>
                <w:rFonts w:ascii="Times New Roman" w:hAnsi="Times New Roman" w:cs="Times New Roman"/>
                <w:color w:val="000000" w:themeColor="text1"/>
                <w:sz w:val="24"/>
                <w:szCs w:val="24"/>
              </w:rPr>
              <w:t>)</w:t>
            </w:r>
            <w:r w:rsidR="00DC5F47">
              <w:rPr>
                <w:rFonts w:ascii="Times New Roman" w:hAnsi="Times New Roman" w:cs="Times New Roman"/>
                <w:color w:val="000000" w:themeColor="text1"/>
                <w:sz w:val="24"/>
                <w:szCs w:val="24"/>
              </w:rPr>
              <w:t xml:space="preserve">, </w:t>
            </w:r>
            <w:proofErr w:type="spellStart"/>
            <w:r w:rsidR="00DC5F47" w:rsidRPr="00DC5F47">
              <w:rPr>
                <w:rFonts w:ascii="Times New Roman" w:hAnsi="Times New Roman" w:cs="Times New Roman"/>
                <w:color w:val="000000" w:themeColor="text1"/>
                <w:sz w:val="24"/>
                <w:szCs w:val="24"/>
              </w:rPr>
              <w:t>Bacillariophyta</w:t>
            </w:r>
            <w:proofErr w:type="spellEnd"/>
            <w:r w:rsidR="00DC5F47" w:rsidRPr="00DC5F47">
              <w:rPr>
                <w:rFonts w:ascii="Times New Roman" w:hAnsi="Times New Roman" w:cs="Times New Roman"/>
                <w:color w:val="000000" w:themeColor="text1"/>
                <w:sz w:val="24"/>
                <w:szCs w:val="24"/>
              </w:rPr>
              <w:t xml:space="preserve"> (e.g., diatoms)</w:t>
            </w:r>
          </w:p>
          <w:p w14:paraId="02235112" w14:textId="7B0C36C6" w:rsidR="00557841" w:rsidRPr="001E2697" w:rsidRDefault="00583BC1" w:rsidP="00557841">
            <w:pPr>
              <w:autoSpaceDE w:val="0"/>
              <w:autoSpaceDN w:val="0"/>
              <w:adjustRightInd w:val="0"/>
              <w:spacing w:after="2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11. </w:t>
            </w:r>
            <w:r w:rsidRPr="00583BC1">
              <w:rPr>
                <w:rFonts w:ascii="Times New Roman" w:hAnsi="Times New Roman" w:cs="Times New Roman"/>
                <w:color w:val="000000" w:themeColor="text1"/>
                <w:sz w:val="24"/>
                <w:szCs w:val="24"/>
              </w:rPr>
              <w:t xml:space="preserve">Demonstration: Bacteriophage Plaque Assay and Viral </w:t>
            </w:r>
            <w:proofErr w:type="spellStart"/>
            <w:r w:rsidRPr="00583BC1">
              <w:rPr>
                <w:rFonts w:ascii="Times New Roman" w:hAnsi="Times New Roman" w:cs="Times New Roman"/>
                <w:color w:val="000000" w:themeColor="text1"/>
                <w:sz w:val="24"/>
                <w:szCs w:val="24"/>
              </w:rPr>
              <w:t>Cytopathic</w:t>
            </w:r>
            <w:proofErr w:type="spellEnd"/>
            <w:r w:rsidRPr="00583BC1">
              <w:rPr>
                <w:rFonts w:ascii="Times New Roman" w:hAnsi="Times New Roman" w:cs="Times New Roman"/>
                <w:color w:val="000000" w:themeColor="text1"/>
                <w:sz w:val="24"/>
                <w:szCs w:val="24"/>
              </w:rPr>
              <w:t xml:space="preserve"> Effects (CPE) Using image slides </w:t>
            </w:r>
          </w:p>
          <w:p w14:paraId="1FE9E06E" w14:textId="77777777" w:rsidR="006E755F" w:rsidRPr="001E2697" w:rsidRDefault="006E755F" w:rsidP="00F176C9">
            <w:pPr>
              <w:autoSpaceDE w:val="0"/>
              <w:autoSpaceDN w:val="0"/>
              <w:adjustRightInd w:val="0"/>
              <w:spacing w:after="27"/>
              <w:jc w:val="both"/>
              <w:rPr>
                <w:rFonts w:ascii="Times New Roman" w:hAnsi="Times New Roman" w:cs="Times New Roman"/>
                <w:b/>
                <w:noProof/>
                <w:color w:val="000000" w:themeColor="text1"/>
                <w:sz w:val="24"/>
                <w:szCs w:val="24"/>
              </w:rPr>
            </w:pPr>
          </w:p>
        </w:tc>
        <w:tc>
          <w:tcPr>
            <w:tcW w:w="926" w:type="dxa"/>
            <w:vAlign w:val="center"/>
          </w:tcPr>
          <w:p w14:paraId="6A539AFA"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D46511" w:rsidRPr="001E2697">
              <w:rPr>
                <w:rFonts w:ascii="Times New Roman" w:hAnsi="Times New Roman" w:cs="Times New Roman"/>
                <w:b/>
                <w:color w:val="000000" w:themeColor="text1"/>
                <w:sz w:val="24"/>
                <w:szCs w:val="24"/>
              </w:rPr>
              <w:t>4</w:t>
            </w:r>
          </w:p>
        </w:tc>
      </w:tr>
      <w:tr w:rsidR="006E755F" w:rsidRPr="001E2697" w14:paraId="24883636" w14:textId="77777777" w:rsidTr="008C0B69">
        <w:trPr>
          <w:trHeight w:val="289"/>
          <w:jc w:val="center"/>
        </w:trPr>
        <w:tc>
          <w:tcPr>
            <w:tcW w:w="8251" w:type="dxa"/>
            <w:gridSpan w:val="2"/>
          </w:tcPr>
          <w:p w14:paraId="10B40746"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vAlign w:val="center"/>
          </w:tcPr>
          <w:p w14:paraId="6587C472" w14:textId="77777777" w:rsidR="006E755F" w:rsidRPr="001E2697" w:rsidRDefault="00D46511"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96</w:t>
            </w:r>
          </w:p>
        </w:tc>
      </w:tr>
    </w:tbl>
    <w:p w14:paraId="18948592" w14:textId="77777777" w:rsidR="006E755F" w:rsidRPr="001E2697" w:rsidRDefault="006E755F" w:rsidP="006E755F">
      <w:pPr>
        <w:rPr>
          <w:rFonts w:ascii="Times New Roman" w:hAnsi="Times New Roman" w:cs="Times New Roman"/>
          <w:b/>
          <w:noProof/>
          <w:color w:val="000000" w:themeColor="text1"/>
          <w:sz w:val="24"/>
          <w:szCs w:val="24"/>
        </w:rPr>
      </w:pPr>
    </w:p>
    <w:p w14:paraId="14D4DE40" w14:textId="77777777" w:rsidR="006E755F" w:rsidRPr="001E2697" w:rsidRDefault="006E755F" w:rsidP="006E755F">
      <w:pPr>
        <w:jc w:val="both"/>
        <w:rPr>
          <w:rFonts w:ascii="Times New Roman" w:hAnsi="Times New Roman" w:cs="Times New Roman"/>
          <w:color w:val="000000" w:themeColor="text1"/>
          <w:sz w:val="24"/>
          <w:szCs w:val="24"/>
        </w:rPr>
      </w:pPr>
    </w:p>
    <w:p w14:paraId="455EF72B" w14:textId="77777777" w:rsidR="006E755F" w:rsidRPr="001E2697" w:rsidRDefault="007E1BDC" w:rsidP="006E755F">
      <w:pPr>
        <w:ind w:left="2160" w:firstLine="720"/>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pict w14:anchorId="4515656F">
          <v:rect id="_x0000_s1040" style="position:absolute;left:0;text-align:left;margin-left:-6.65pt;margin-top:27.05pt;width:501.75pt;height:42.7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" filled="f" fillcolor="black [3213]"/>
        </w:pict>
      </w:r>
      <w:r w:rsidR="006E755F" w:rsidRPr="001E2697">
        <w:rPr>
          <w:rFonts w:ascii="Times New Roman" w:hAnsi="Times New Roman" w:cs="Times New Roman"/>
          <w:b/>
          <w:noProof/>
          <w:color w:val="000000" w:themeColor="text1"/>
          <w:sz w:val="24"/>
          <w:szCs w:val="24"/>
        </w:rPr>
        <w:t>SYLLABUS (2</w:t>
      </w:r>
      <w:r w:rsidR="006E755F" w:rsidRPr="001E2697">
        <w:rPr>
          <w:rFonts w:ascii="Times New Roman" w:hAnsi="Times New Roman" w:cs="Times New Roman"/>
          <w:b/>
          <w:noProof/>
          <w:color w:val="000000" w:themeColor="text1"/>
          <w:sz w:val="24"/>
          <w:szCs w:val="24"/>
          <w:vertAlign w:val="superscript"/>
        </w:rPr>
        <w:t xml:space="preserve">nd </w:t>
      </w:r>
      <w:r w:rsidR="006E755F" w:rsidRPr="001E2697">
        <w:rPr>
          <w:rFonts w:ascii="Times New Roman" w:hAnsi="Times New Roman" w:cs="Times New Roman"/>
          <w:b/>
          <w:noProof/>
          <w:color w:val="000000" w:themeColor="text1"/>
          <w:sz w:val="24"/>
          <w:szCs w:val="24"/>
        </w:rPr>
        <w:t>SEMESTER)</w:t>
      </w:r>
    </w:p>
    <w:p w14:paraId="673D161E" w14:textId="4CF1BD9C"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w:t>
      </w:r>
      <w:r w:rsidR="001D271F" w:rsidRPr="001E2697">
        <w:rPr>
          <w:rFonts w:ascii="Times New Roman" w:hAnsi="Times New Roman" w:cs="Times New Roman"/>
          <w:b/>
          <w:color w:val="000000" w:themeColor="text1"/>
          <w:sz w:val="24"/>
          <w:szCs w:val="24"/>
        </w:rPr>
        <w:t xml:space="preserve">aper I:  </w:t>
      </w:r>
      <w:r w:rsidRPr="001E2697">
        <w:rPr>
          <w:rFonts w:ascii="Times New Roman" w:hAnsi="Times New Roman" w:cs="Times New Roman"/>
          <w:b/>
          <w:color w:val="000000" w:themeColor="text1"/>
          <w:sz w:val="24"/>
          <w:szCs w:val="24"/>
        </w:rPr>
        <w:t>Immunology</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000F28F7">
        <w:rPr>
          <w:rFonts w:ascii="Times New Roman" w:hAnsi="Times New Roman" w:cs="Times New Roman"/>
          <w:b/>
          <w:color w:val="000000" w:themeColor="text1"/>
          <w:sz w:val="24"/>
          <w:szCs w:val="24"/>
        </w:rPr>
        <w:tab/>
      </w:r>
      <w:r w:rsidR="000F28F7">
        <w:rPr>
          <w:rFonts w:ascii="Times New Roman" w:hAnsi="Times New Roman" w:cs="Times New Roman"/>
          <w:b/>
          <w:color w:val="000000" w:themeColor="text1"/>
          <w:sz w:val="24"/>
          <w:szCs w:val="24"/>
        </w:rPr>
        <w:tab/>
      </w:r>
      <w:r w:rsidR="000F28F7">
        <w:rPr>
          <w:rFonts w:ascii="Times New Roman" w:hAnsi="Times New Roman" w:cs="Times New Roman"/>
          <w:b/>
          <w:color w:val="000000" w:themeColor="text1"/>
          <w:sz w:val="24"/>
          <w:szCs w:val="24"/>
        </w:rPr>
        <w:tab/>
      </w:r>
      <w:r w:rsidR="000F28F7">
        <w:rPr>
          <w:rFonts w:ascii="Times New Roman" w:hAnsi="Times New Roman" w:cs="Times New Roman"/>
          <w:b/>
          <w:color w:val="000000" w:themeColor="text1"/>
          <w:sz w:val="24"/>
          <w:szCs w:val="24"/>
        </w:rPr>
        <w:tab/>
        <w:t xml:space="preserve">    </w:t>
      </w:r>
      <w:r w:rsidRPr="001E2697">
        <w:rPr>
          <w:rFonts w:ascii="Times New Roman" w:hAnsi="Times New Roman" w:cs="Times New Roman"/>
          <w:b/>
          <w:color w:val="000000" w:themeColor="text1"/>
          <w:sz w:val="24"/>
          <w:szCs w:val="24"/>
        </w:rPr>
        <w:t>Subject code: MIB154</w:t>
      </w:r>
      <w:r w:rsidR="000F28F7">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201</w:t>
      </w:r>
    </w:p>
    <w:p w14:paraId="2D867383" w14:textId="77777777" w:rsidR="006E755F" w:rsidRPr="001E2697" w:rsidRDefault="006E755F" w:rsidP="006E755F">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 xml:space="preserve">L-T-P-C-4-0-0-4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(T)</w:t>
      </w:r>
    </w:p>
    <w:p w14:paraId="1A0A30AC" w14:textId="77777777" w:rsidR="006E755F" w:rsidRPr="001E2697" w:rsidRDefault="006E755F" w:rsidP="001D271F">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u w:val="single"/>
        </w:rPr>
        <w:t xml:space="preserve">Course Objective: </w:t>
      </w:r>
      <w:r w:rsidRPr="001E2697">
        <w:rPr>
          <w:rFonts w:ascii="Times New Roman" w:hAnsi="Times New Roman" w:cs="Times New Roman"/>
          <w:color w:val="000000" w:themeColor="text1"/>
          <w:sz w:val="24"/>
          <w:szCs w:val="24"/>
        </w:rPr>
        <w:cr/>
      </w:r>
    </w:p>
    <w:p w14:paraId="13FA0649" w14:textId="77777777" w:rsidR="006E755F" w:rsidRPr="001E2697" w:rsidRDefault="006E755F" w:rsidP="006E755F">
      <w:pPr>
        <w:pStyle w:val="ListParagraph"/>
        <w:numPr>
          <w:ilvl w:val="0"/>
          <w:numId w:val="11"/>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This course </w:t>
      </w:r>
      <w:r w:rsidR="00C3358C" w:rsidRPr="001E2697">
        <w:rPr>
          <w:rFonts w:ascii="Times New Roman" w:hAnsi="Times New Roman" w:cs="Times New Roman"/>
          <w:color w:val="000000" w:themeColor="text1"/>
          <w:sz w:val="24"/>
          <w:szCs w:val="24"/>
        </w:rPr>
        <w:t>is designed</w:t>
      </w:r>
      <w:r w:rsidRPr="001E2697">
        <w:rPr>
          <w:rFonts w:ascii="Times New Roman" w:hAnsi="Times New Roman" w:cs="Times New Roman"/>
          <w:color w:val="000000" w:themeColor="text1"/>
          <w:sz w:val="24"/>
          <w:szCs w:val="24"/>
        </w:rPr>
        <w:t xml:space="preserve"> to provide knowledge about the immune response in the body along with the basic structure of antigens and antibodies. Further</w:t>
      </w:r>
      <w:r w:rsidR="00C3358C" w:rsidRPr="001E2697">
        <w:rPr>
          <w:rFonts w:ascii="Times New Roman" w:hAnsi="Times New Roman" w:cs="Times New Roman"/>
          <w:color w:val="000000" w:themeColor="text1"/>
          <w:sz w:val="24"/>
          <w:szCs w:val="24"/>
        </w:rPr>
        <w:t>, t</w:t>
      </w:r>
      <w:r w:rsidRPr="001E2697">
        <w:rPr>
          <w:rFonts w:ascii="Times New Roman" w:hAnsi="Times New Roman" w:cs="Times New Roman"/>
          <w:color w:val="000000" w:themeColor="text1"/>
          <w:sz w:val="24"/>
          <w:szCs w:val="24"/>
        </w:rPr>
        <w:t xml:space="preserve">he syllabus also includes the application of antigens and antibodies in </w:t>
      </w:r>
      <w:r w:rsidR="00C3358C" w:rsidRPr="001E2697">
        <w:rPr>
          <w:rFonts w:ascii="Times New Roman" w:hAnsi="Times New Roman" w:cs="Times New Roman"/>
          <w:color w:val="000000" w:themeColor="text1"/>
          <w:sz w:val="24"/>
          <w:szCs w:val="24"/>
        </w:rPr>
        <w:t xml:space="preserve">the </w:t>
      </w:r>
      <w:r w:rsidRPr="001E2697">
        <w:rPr>
          <w:rFonts w:ascii="Times New Roman" w:hAnsi="Times New Roman" w:cs="Times New Roman"/>
          <w:color w:val="000000" w:themeColor="text1"/>
          <w:sz w:val="24"/>
          <w:szCs w:val="24"/>
        </w:rPr>
        <w:t>different serologi</w:t>
      </w:r>
      <w:r w:rsidR="00C3358C" w:rsidRPr="001E2697">
        <w:rPr>
          <w:rFonts w:ascii="Times New Roman" w:hAnsi="Times New Roman" w:cs="Times New Roman"/>
          <w:color w:val="000000" w:themeColor="text1"/>
          <w:sz w:val="24"/>
          <w:szCs w:val="24"/>
        </w:rPr>
        <w:t xml:space="preserve">cal </w:t>
      </w:r>
      <w:r w:rsidR="000B7C5A" w:rsidRPr="001E2697">
        <w:rPr>
          <w:rFonts w:ascii="Times New Roman" w:hAnsi="Times New Roman" w:cs="Times New Roman"/>
          <w:color w:val="000000" w:themeColor="text1"/>
          <w:sz w:val="24"/>
          <w:szCs w:val="24"/>
        </w:rPr>
        <w:t>tests</w:t>
      </w:r>
      <w:r w:rsidRPr="001E2697">
        <w:rPr>
          <w:rFonts w:ascii="Times New Roman" w:hAnsi="Times New Roman" w:cs="Times New Roman"/>
          <w:color w:val="000000" w:themeColor="text1"/>
          <w:sz w:val="24"/>
          <w:szCs w:val="24"/>
        </w:rPr>
        <w:t>.</w:t>
      </w:r>
    </w:p>
    <w:p w14:paraId="79CFE327" w14:textId="77777777" w:rsidR="00C3358C" w:rsidRPr="000F28F7" w:rsidRDefault="00C3358C" w:rsidP="00C3358C">
      <w:pPr>
        <w:jc w:val="both"/>
        <w:rPr>
          <w:rFonts w:ascii="Times New Roman" w:hAnsi="Times New Roman" w:cs="Times New Roman"/>
          <w:b/>
          <w:bCs/>
          <w:color w:val="000000" w:themeColor="text1"/>
          <w:sz w:val="24"/>
          <w:szCs w:val="24"/>
          <w:u w:val="single"/>
        </w:rPr>
      </w:pPr>
      <w:r w:rsidRPr="000F28F7">
        <w:rPr>
          <w:rFonts w:ascii="Times New Roman" w:hAnsi="Times New Roman" w:cs="Times New Roman"/>
          <w:b/>
          <w:bCs/>
          <w:color w:val="000000" w:themeColor="text1"/>
          <w:sz w:val="24"/>
          <w:szCs w:val="24"/>
          <w:u w:val="single"/>
        </w:rPr>
        <w:t>Course Outcome:</w:t>
      </w:r>
    </w:p>
    <w:p w14:paraId="374A37B2" w14:textId="6CB94F53" w:rsidR="002D50A0" w:rsidRPr="001E2697" w:rsidRDefault="00C3358C" w:rsidP="002D50A0">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1: Remember</w:t>
      </w:r>
      <w:r w:rsidR="000F28F7">
        <w:rPr>
          <w:rFonts w:ascii="Times New Roman" w:hAnsi="Times New Roman" w:cs="Times New Roman"/>
          <w:color w:val="000000" w:themeColor="text1"/>
          <w:sz w:val="24"/>
          <w:szCs w:val="24"/>
        </w:rPr>
        <w:t xml:space="preserve"> </w:t>
      </w:r>
      <w:r w:rsidR="000F28F7" w:rsidRPr="001E2697">
        <w:rPr>
          <w:rFonts w:ascii="Times New Roman" w:hAnsi="Times New Roman" w:cs="Times New Roman"/>
          <w:color w:val="000000" w:themeColor="text1"/>
          <w:sz w:val="24"/>
          <w:szCs w:val="24"/>
        </w:rPr>
        <w:t>the</w:t>
      </w:r>
      <w:r w:rsidR="002D50A0" w:rsidRPr="001E2697">
        <w:rPr>
          <w:rFonts w:ascii="Times New Roman" w:hAnsi="Times New Roman" w:cs="Times New Roman"/>
          <w:color w:val="000000" w:themeColor="text1"/>
          <w:sz w:val="24"/>
          <w:szCs w:val="24"/>
        </w:rPr>
        <w:t xml:space="preserve"> basic concepts about </w:t>
      </w:r>
      <w:r w:rsidR="000B7C5A" w:rsidRPr="001E2697">
        <w:rPr>
          <w:rFonts w:ascii="Times New Roman" w:hAnsi="Times New Roman" w:cs="Times New Roman"/>
          <w:color w:val="000000" w:themeColor="text1"/>
          <w:sz w:val="24"/>
          <w:szCs w:val="24"/>
        </w:rPr>
        <w:t xml:space="preserve">the </w:t>
      </w:r>
      <w:r w:rsidR="002D50A0" w:rsidRPr="001E2697">
        <w:rPr>
          <w:rFonts w:ascii="Times New Roman" w:hAnsi="Times New Roman" w:cs="Times New Roman"/>
          <w:color w:val="000000" w:themeColor="text1"/>
          <w:sz w:val="24"/>
          <w:szCs w:val="24"/>
        </w:rPr>
        <w:t xml:space="preserve">innate and </w:t>
      </w:r>
      <w:r w:rsidR="009742BD" w:rsidRPr="001E2697">
        <w:rPr>
          <w:rFonts w:ascii="Times New Roman" w:hAnsi="Times New Roman" w:cs="Times New Roman"/>
          <w:color w:val="000000" w:themeColor="text1"/>
          <w:sz w:val="24"/>
          <w:szCs w:val="24"/>
        </w:rPr>
        <w:t>adaptive</w:t>
      </w:r>
      <w:r w:rsidR="002D50A0" w:rsidRPr="001E2697">
        <w:rPr>
          <w:rFonts w:ascii="Times New Roman" w:hAnsi="Times New Roman" w:cs="Times New Roman"/>
          <w:color w:val="000000" w:themeColor="text1"/>
          <w:sz w:val="24"/>
          <w:szCs w:val="24"/>
        </w:rPr>
        <w:t xml:space="preserve"> immune system.</w:t>
      </w:r>
    </w:p>
    <w:p w14:paraId="35476A20" w14:textId="6A34ADE0" w:rsidR="002D50A0" w:rsidRPr="001E2697" w:rsidRDefault="002D50A0" w:rsidP="002D50A0">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2: Understanding</w:t>
      </w:r>
      <w:r w:rsidR="000F28F7">
        <w:rPr>
          <w:rFonts w:ascii="Times New Roman" w:hAnsi="Times New Roman" w:cs="Times New Roman"/>
          <w:color w:val="000000" w:themeColor="text1"/>
          <w:sz w:val="24"/>
          <w:szCs w:val="24"/>
        </w:rPr>
        <w:t xml:space="preserve"> </w:t>
      </w:r>
      <w:r w:rsidR="000F28F7" w:rsidRPr="001E2697">
        <w:rPr>
          <w:rFonts w:ascii="Times New Roman" w:hAnsi="Times New Roman" w:cs="Times New Roman"/>
          <w:color w:val="000000" w:themeColor="text1"/>
          <w:sz w:val="24"/>
          <w:szCs w:val="24"/>
        </w:rPr>
        <w:t>of</w:t>
      </w:r>
      <w:r w:rsidRPr="001E2697">
        <w:rPr>
          <w:rFonts w:ascii="Times New Roman" w:hAnsi="Times New Roman" w:cs="Times New Roman"/>
          <w:color w:val="000000" w:themeColor="text1"/>
          <w:sz w:val="24"/>
          <w:szCs w:val="24"/>
        </w:rPr>
        <w:t xml:space="preserve"> the antigen, antibody structure</w:t>
      </w:r>
      <w:r w:rsidR="000B7C5A" w:rsidRPr="001E2697">
        <w:rPr>
          <w:rFonts w:ascii="Times New Roman" w:hAnsi="Times New Roman" w:cs="Times New Roman"/>
          <w:color w:val="000000" w:themeColor="text1"/>
          <w:sz w:val="24"/>
          <w:szCs w:val="24"/>
        </w:rPr>
        <w:t>,</w:t>
      </w:r>
      <w:r w:rsidRPr="001E2697">
        <w:rPr>
          <w:rFonts w:ascii="Times New Roman" w:hAnsi="Times New Roman" w:cs="Times New Roman"/>
          <w:color w:val="000000" w:themeColor="text1"/>
          <w:sz w:val="24"/>
          <w:szCs w:val="24"/>
        </w:rPr>
        <w:t xml:space="preserve"> and working mechanism </w:t>
      </w:r>
      <w:r w:rsidR="000B7C5A" w:rsidRPr="001E2697">
        <w:rPr>
          <w:rFonts w:ascii="Times New Roman" w:hAnsi="Times New Roman" w:cs="Times New Roman"/>
          <w:color w:val="000000" w:themeColor="text1"/>
          <w:sz w:val="24"/>
          <w:szCs w:val="24"/>
        </w:rPr>
        <w:t xml:space="preserve">of the </w:t>
      </w:r>
      <w:r w:rsidRPr="001E2697">
        <w:rPr>
          <w:rFonts w:ascii="Times New Roman" w:hAnsi="Times New Roman" w:cs="Times New Roman"/>
          <w:color w:val="000000" w:themeColor="text1"/>
          <w:sz w:val="24"/>
          <w:szCs w:val="24"/>
        </w:rPr>
        <w:t>Immune system.</w:t>
      </w:r>
    </w:p>
    <w:p w14:paraId="0FBF2BE3" w14:textId="3D4CB116" w:rsidR="002D50A0" w:rsidRPr="001E2697" w:rsidRDefault="002D50A0" w:rsidP="002D50A0">
      <w:pPr>
        <w:pStyle w:val="ListParagraph"/>
        <w:numPr>
          <w:ilvl w:val="0"/>
          <w:numId w:val="3"/>
        </w:numPr>
        <w:jc w:val="both"/>
        <w:rPr>
          <w:rFonts w:ascii="Times New Roman" w:hAnsi="Times New Roman" w:cs="Times New Roman"/>
          <w:sz w:val="24"/>
          <w:szCs w:val="24"/>
        </w:rPr>
      </w:pPr>
      <w:r w:rsidRPr="001E2697">
        <w:rPr>
          <w:rFonts w:ascii="Times New Roman" w:hAnsi="Times New Roman" w:cs="Times New Roman"/>
          <w:sz w:val="24"/>
          <w:szCs w:val="24"/>
        </w:rPr>
        <w:t xml:space="preserve">CO-3: apply the knowledge of </w:t>
      </w:r>
      <w:r w:rsidR="009742BD" w:rsidRPr="001E2697">
        <w:rPr>
          <w:rFonts w:ascii="Times New Roman" w:hAnsi="Times New Roman" w:cs="Times New Roman"/>
          <w:sz w:val="24"/>
          <w:szCs w:val="24"/>
        </w:rPr>
        <w:t xml:space="preserve">antigen, </w:t>
      </w:r>
      <w:r w:rsidR="000F28F7" w:rsidRPr="001E2697">
        <w:rPr>
          <w:rFonts w:ascii="Times New Roman" w:hAnsi="Times New Roman" w:cs="Times New Roman"/>
          <w:sz w:val="24"/>
          <w:szCs w:val="24"/>
        </w:rPr>
        <w:t>antibody, RIA</w:t>
      </w:r>
      <w:r w:rsidR="009742BD" w:rsidRPr="001E2697">
        <w:rPr>
          <w:rFonts w:ascii="Times New Roman" w:hAnsi="Times New Roman" w:cs="Times New Roman"/>
          <w:sz w:val="24"/>
          <w:szCs w:val="24"/>
        </w:rPr>
        <w:t xml:space="preserve"> and other techniques in HLA typing and related research.</w:t>
      </w:r>
    </w:p>
    <w:p w14:paraId="34036A46" w14:textId="53C9ACC6" w:rsidR="002D50A0" w:rsidRPr="001E2697" w:rsidRDefault="002D50A0" w:rsidP="002D50A0">
      <w:pPr>
        <w:pStyle w:val="ListParagraph"/>
        <w:numPr>
          <w:ilvl w:val="0"/>
          <w:numId w:val="3"/>
        </w:numPr>
        <w:jc w:val="both"/>
        <w:rPr>
          <w:rFonts w:ascii="Times New Roman" w:hAnsi="Times New Roman" w:cs="Times New Roman"/>
          <w:sz w:val="24"/>
          <w:szCs w:val="24"/>
        </w:rPr>
      </w:pPr>
      <w:r w:rsidRPr="001E2697">
        <w:rPr>
          <w:rFonts w:ascii="Times New Roman" w:hAnsi="Times New Roman" w:cs="Times New Roman"/>
          <w:sz w:val="24"/>
          <w:szCs w:val="24"/>
        </w:rPr>
        <w:t>CO-</w:t>
      </w:r>
      <w:r w:rsidR="000F28F7" w:rsidRPr="001E2697">
        <w:rPr>
          <w:rFonts w:ascii="Times New Roman" w:hAnsi="Times New Roman" w:cs="Times New Roman"/>
          <w:sz w:val="24"/>
          <w:szCs w:val="24"/>
        </w:rPr>
        <w:t>4: Analysis</w:t>
      </w:r>
      <w:r w:rsidRPr="001E2697">
        <w:rPr>
          <w:rFonts w:ascii="Times New Roman" w:hAnsi="Times New Roman" w:cs="Times New Roman"/>
          <w:sz w:val="24"/>
          <w:szCs w:val="24"/>
        </w:rPr>
        <w:t xml:space="preserve"> of </w:t>
      </w:r>
      <w:r w:rsidR="009742BD" w:rsidRPr="001E2697">
        <w:rPr>
          <w:rFonts w:ascii="Times New Roman" w:hAnsi="Times New Roman" w:cs="Times New Roman"/>
          <w:sz w:val="24"/>
          <w:szCs w:val="24"/>
        </w:rPr>
        <w:t>autoimmune disease and other related issues.</w:t>
      </w:r>
    </w:p>
    <w:p w14:paraId="0210CBDC" w14:textId="6D7DC893" w:rsidR="002D50A0" w:rsidRPr="001E2697" w:rsidRDefault="002D50A0" w:rsidP="002D50A0">
      <w:pPr>
        <w:pStyle w:val="ListParagraph"/>
        <w:numPr>
          <w:ilvl w:val="0"/>
          <w:numId w:val="3"/>
        </w:numPr>
        <w:jc w:val="both"/>
        <w:rPr>
          <w:rFonts w:ascii="Times New Roman" w:hAnsi="Times New Roman" w:cs="Times New Roman"/>
          <w:sz w:val="24"/>
          <w:szCs w:val="24"/>
        </w:rPr>
      </w:pPr>
      <w:r w:rsidRPr="001E2697">
        <w:rPr>
          <w:rFonts w:ascii="Times New Roman" w:hAnsi="Times New Roman" w:cs="Times New Roman"/>
          <w:sz w:val="24"/>
          <w:szCs w:val="24"/>
        </w:rPr>
        <w:t>CO-</w:t>
      </w:r>
      <w:r w:rsidR="000F28F7" w:rsidRPr="001E2697">
        <w:rPr>
          <w:rFonts w:ascii="Times New Roman" w:hAnsi="Times New Roman" w:cs="Times New Roman"/>
          <w:sz w:val="24"/>
          <w:szCs w:val="24"/>
        </w:rPr>
        <w:t>5: Determine</w:t>
      </w:r>
      <w:r w:rsidRPr="001E2697">
        <w:rPr>
          <w:rFonts w:ascii="Times New Roman" w:hAnsi="Times New Roman" w:cs="Times New Roman"/>
          <w:sz w:val="24"/>
          <w:szCs w:val="24"/>
        </w:rPr>
        <w:t xml:space="preserve"> the future prospect </w:t>
      </w:r>
      <w:r w:rsidR="009742BD" w:rsidRPr="001E2697">
        <w:rPr>
          <w:rFonts w:ascii="Times New Roman" w:hAnsi="Times New Roman" w:cs="Times New Roman"/>
          <w:sz w:val="24"/>
          <w:szCs w:val="24"/>
        </w:rPr>
        <w:t>to solve immunity-</w:t>
      </w:r>
      <w:proofErr w:type="spellStart"/>
      <w:r w:rsidR="009742BD" w:rsidRPr="001E2697">
        <w:rPr>
          <w:rFonts w:ascii="Times New Roman" w:hAnsi="Times New Roman" w:cs="Times New Roman"/>
          <w:sz w:val="24"/>
          <w:szCs w:val="24"/>
        </w:rPr>
        <w:t>relatedissues</w:t>
      </w:r>
      <w:proofErr w:type="spellEnd"/>
      <w:r w:rsidR="009742BD" w:rsidRPr="001E2697">
        <w:rPr>
          <w:rFonts w:ascii="Times New Roman" w:hAnsi="Times New Roman" w:cs="Times New Roman"/>
          <w:sz w:val="24"/>
          <w:szCs w:val="24"/>
        </w:rPr>
        <w:t>.</w:t>
      </w:r>
    </w:p>
    <w:p w14:paraId="596974E3" w14:textId="77777777" w:rsidR="006E755F" w:rsidRPr="001E2697" w:rsidRDefault="006E755F" w:rsidP="002D50A0">
      <w:pPr>
        <w:jc w:val="both"/>
        <w:rPr>
          <w:rFonts w:ascii="Times New Roman" w:hAnsi="Times New Roman" w:cs="Times New Roman"/>
          <w:color w:val="000000" w:themeColor="text1"/>
          <w:sz w:val="24"/>
          <w:szCs w:val="24"/>
        </w:rPr>
      </w:pPr>
    </w:p>
    <w:p w14:paraId="3DB60AA0"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tbl>
      <w:tblPr>
        <w:tblStyle w:val="TableGrid"/>
        <w:tblW w:w="0" w:type="auto"/>
        <w:jc w:val="center"/>
        <w:tblLook w:val="04A0" w:firstRow="1" w:lastRow="0" w:firstColumn="1" w:lastColumn="0" w:noHBand="0" w:noVBand="1"/>
      </w:tblPr>
      <w:tblGrid>
        <w:gridCol w:w="1255"/>
        <w:gridCol w:w="7361"/>
        <w:gridCol w:w="990"/>
      </w:tblGrid>
      <w:tr w:rsidR="007E2E81" w:rsidRPr="001E2697" w14:paraId="51DB2296" w14:textId="77777777" w:rsidTr="00862081">
        <w:trPr>
          <w:trHeight w:val="472"/>
          <w:jc w:val="center"/>
        </w:trPr>
        <w:tc>
          <w:tcPr>
            <w:tcW w:w="1255" w:type="dxa"/>
            <w:vAlign w:val="center"/>
          </w:tcPr>
          <w:p w14:paraId="0BC264A9" w14:textId="77777777" w:rsidR="001D271F" w:rsidRPr="001E2697" w:rsidRDefault="001D271F"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361" w:type="dxa"/>
            <w:vAlign w:val="center"/>
          </w:tcPr>
          <w:p w14:paraId="3B9C5447" w14:textId="77777777" w:rsidR="001D271F" w:rsidRPr="001E2697" w:rsidRDefault="001D271F"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vAlign w:val="center"/>
          </w:tcPr>
          <w:p w14:paraId="7759FA10" w14:textId="77777777" w:rsidR="001D271F" w:rsidRPr="001E2697" w:rsidRDefault="001D271F"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25F25AA3" w14:textId="77777777" w:rsidTr="00862081">
        <w:trPr>
          <w:trHeight w:val="841"/>
          <w:jc w:val="center"/>
        </w:trPr>
        <w:tc>
          <w:tcPr>
            <w:tcW w:w="1255" w:type="dxa"/>
            <w:vAlign w:val="center"/>
          </w:tcPr>
          <w:p w14:paraId="5ECAA82F" w14:textId="77777777" w:rsidR="001D271F" w:rsidRPr="001E2697" w:rsidRDefault="001D271F"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361" w:type="dxa"/>
            <w:vAlign w:val="center"/>
          </w:tcPr>
          <w:p w14:paraId="1FA30F28" w14:textId="77777777" w:rsidR="001D271F" w:rsidRPr="001E2697" w:rsidRDefault="007F2FEA" w:rsidP="00862081">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History and scope of immunology: types of immunity – innate and acquired, passive and active. Physiology of immune response- </w:t>
            </w:r>
            <w:proofErr w:type="spellStart"/>
            <w:r w:rsidRPr="001E2697">
              <w:rPr>
                <w:rFonts w:ascii="Times New Roman" w:hAnsi="Times New Roman" w:cs="Times New Roman"/>
                <w:color w:val="000000" w:themeColor="text1"/>
                <w:sz w:val="24"/>
                <w:szCs w:val="24"/>
              </w:rPr>
              <w:t>Humoral</w:t>
            </w:r>
            <w:proofErr w:type="spellEnd"/>
            <w:r w:rsidRPr="001E2697">
              <w:rPr>
                <w:rFonts w:ascii="Times New Roman" w:hAnsi="Times New Roman" w:cs="Times New Roman"/>
                <w:color w:val="000000" w:themeColor="text1"/>
                <w:sz w:val="24"/>
                <w:szCs w:val="24"/>
              </w:rPr>
              <w:t xml:space="preserve"> and cell mediated immunity, Lymphoid organs. </w:t>
            </w:r>
            <w:proofErr w:type="spellStart"/>
            <w:r w:rsidRPr="001E2697">
              <w:rPr>
                <w:rFonts w:ascii="Times New Roman" w:hAnsi="Times New Roman" w:cs="Times New Roman"/>
                <w:color w:val="000000" w:themeColor="text1"/>
                <w:sz w:val="24"/>
                <w:szCs w:val="24"/>
              </w:rPr>
              <w:t>Immunohaematology</w:t>
            </w:r>
            <w:proofErr w:type="spellEnd"/>
            <w:r w:rsidRPr="001E2697">
              <w:rPr>
                <w:rFonts w:ascii="Times New Roman" w:hAnsi="Times New Roman" w:cs="Times New Roman"/>
                <w:color w:val="000000" w:themeColor="text1"/>
                <w:sz w:val="24"/>
                <w:szCs w:val="24"/>
              </w:rPr>
              <w:t xml:space="preserve"> of blood groups, ABO and RH compatibility.</w:t>
            </w:r>
          </w:p>
        </w:tc>
        <w:tc>
          <w:tcPr>
            <w:tcW w:w="926" w:type="dxa"/>
            <w:vAlign w:val="center"/>
          </w:tcPr>
          <w:p w14:paraId="4D894394" w14:textId="77777777" w:rsidR="001D271F" w:rsidRPr="001E2697" w:rsidRDefault="001D271F"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C42B62" w:rsidRPr="001E2697">
              <w:rPr>
                <w:rFonts w:ascii="Times New Roman" w:hAnsi="Times New Roman" w:cs="Times New Roman"/>
                <w:b/>
                <w:color w:val="000000" w:themeColor="text1"/>
                <w:sz w:val="24"/>
                <w:szCs w:val="24"/>
              </w:rPr>
              <w:t>2</w:t>
            </w:r>
          </w:p>
        </w:tc>
      </w:tr>
      <w:tr w:rsidR="007E2E81" w:rsidRPr="001E2697" w14:paraId="68D751AF" w14:textId="77777777" w:rsidTr="00862081">
        <w:trPr>
          <w:trHeight w:val="1250"/>
          <w:jc w:val="center"/>
        </w:trPr>
        <w:tc>
          <w:tcPr>
            <w:tcW w:w="1255" w:type="dxa"/>
            <w:vAlign w:val="center"/>
          </w:tcPr>
          <w:p w14:paraId="5D8BD8D5" w14:textId="77777777" w:rsidR="001D271F" w:rsidRPr="001E2697" w:rsidRDefault="001D271F"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361" w:type="dxa"/>
            <w:vAlign w:val="center"/>
          </w:tcPr>
          <w:p w14:paraId="590A575E" w14:textId="77777777" w:rsidR="001D271F" w:rsidRPr="001E2697" w:rsidRDefault="007F2FEA" w:rsidP="00862081">
            <w:pPr>
              <w:autoSpaceDE w:val="0"/>
              <w:autoSpaceDN w:val="0"/>
              <w:adjustRightInd w:val="0"/>
              <w:jc w:val="both"/>
              <w:rPr>
                <w:rFonts w:ascii="Times New Roman" w:hAnsi="Times New Roman" w:cs="Times New Roman"/>
                <w:bCs/>
                <w:color w:val="000000" w:themeColor="text1"/>
                <w:sz w:val="24"/>
                <w:szCs w:val="24"/>
              </w:rPr>
            </w:pPr>
            <w:r w:rsidRPr="001E2697">
              <w:rPr>
                <w:rFonts w:ascii="Times New Roman" w:hAnsi="Times New Roman" w:cs="Times New Roman"/>
                <w:color w:val="000000" w:themeColor="text1"/>
                <w:sz w:val="24"/>
                <w:szCs w:val="24"/>
              </w:rPr>
              <w:t xml:space="preserve">Antigens and Antibodies: structure and properties (types, </w:t>
            </w:r>
            <w:proofErr w:type="spellStart"/>
            <w:r w:rsidRPr="001E2697">
              <w:rPr>
                <w:rFonts w:ascii="Times New Roman" w:hAnsi="Times New Roman" w:cs="Times New Roman"/>
                <w:color w:val="000000" w:themeColor="text1"/>
                <w:sz w:val="24"/>
                <w:szCs w:val="24"/>
              </w:rPr>
              <w:t>iso</w:t>
            </w:r>
            <w:proofErr w:type="spellEnd"/>
            <w:r w:rsidRPr="001E2697">
              <w:rPr>
                <w:rFonts w:ascii="Times New Roman" w:hAnsi="Times New Roman" w:cs="Times New Roman"/>
                <w:color w:val="000000" w:themeColor="text1"/>
                <w:sz w:val="24"/>
                <w:szCs w:val="24"/>
              </w:rPr>
              <w:t xml:space="preserve"> and </w:t>
            </w:r>
            <w:proofErr w:type="spellStart"/>
            <w:r w:rsidRPr="001E2697">
              <w:rPr>
                <w:rFonts w:ascii="Times New Roman" w:hAnsi="Times New Roman" w:cs="Times New Roman"/>
                <w:color w:val="000000" w:themeColor="text1"/>
                <w:sz w:val="24"/>
                <w:szCs w:val="24"/>
              </w:rPr>
              <w:t>allo</w:t>
            </w:r>
            <w:proofErr w:type="spellEnd"/>
            <w:r w:rsidRPr="001E2697">
              <w:rPr>
                <w:rFonts w:ascii="Times New Roman" w:hAnsi="Times New Roman" w:cs="Times New Roman"/>
                <w:color w:val="000000" w:themeColor="text1"/>
                <w:sz w:val="24"/>
                <w:szCs w:val="24"/>
              </w:rPr>
              <w:t xml:space="preserve">). </w:t>
            </w:r>
            <w:proofErr w:type="spellStart"/>
            <w:proofErr w:type="gramStart"/>
            <w:r w:rsidRPr="001E2697">
              <w:rPr>
                <w:rFonts w:ascii="Times New Roman" w:hAnsi="Times New Roman" w:cs="Times New Roman"/>
                <w:color w:val="000000" w:themeColor="text1"/>
                <w:sz w:val="24"/>
                <w:szCs w:val="24"/>
              </w:rPr>
              <w:t>haptens</w:t>
            </w:r>
            <w:proofErr w:type="spellEnd"/>
            <w:proofErr w:type="gramEnd"/>
            <w:r w:rsidRPr="001E2697">
              <w:rPr>
                <w:rFonts w:ascii="Times New Roman" w:hAnsi="Times New Roman" w:cs="Times New Roman"/>
                <w:color w:val="000000" w:themeColor="text1"/>
                <w:sz w:val="24"/>
                <w:szCs w:val="24"/>
              </w:rPr>
              <w:t xml:space="preserve">, adjuvants; antigen specificity; </w:t>
            </w:r>
            <w:proofErr w:type="spellStart"/>
            <w:r w:rsidRPr="001E2697">
              <w:rPr>
                <w:rFonts w:ascii="Times New Roman" w:hAnsi="Times New Roman" w:cs="Times New Roman"/>
                <w:color w:val="000000" w:themeColor="text1"/>
                <w:sz w:val="24"/>
                <w:szCs w:val="24"/>
              </w:rPr>
              <w:t>Immunoglobulins</w:t>
            </w:r>
            <w:proofErr w:type="spellEnd"/>
            <w:r w:rsidRPr="001E2697">
              <w:rPr>
                <w:rFonts w:ascii="Times New Roman" w:hAnsi="Times New Roman" w:cs="Times New Roman"/>
                <w:color w:val="000000" w:themeColor="text1"/>
                <w:sz w:val="24"/>
                <w:szCs w:val="24"/>
              </w:rPr>
              <w:t xml:space="preserve"> (antibodies) – structure, heterogeneity – types and subtypes, properties (</w:t>
            </w:r>
            <w:proofErr w:type="spellStart"/>
            <w:r w:rsidRPr="001E2697">
              <w:rPr>
                <w:rFonts w:ascii="Times New Roman" w:hAnsi="Times New Roman" w:cs="Times New Roman"/>
                <w:color w:val="000000" w:themeColor="text1"/>
                <w:sz w:val="24"/>
                <w:szCs w:val="24"/>
              </w:rPr>
              <w:t>physico</w:t>
            </w:r>
            <w:proofErr w:type="spellEnd"/>
            <w:r w:rsidRPr="001E2697">
              <w:rPr>
                <w:rFonts w:ascii="Times New Roman" w:hAnsi="Times New Roman" w:cs="Times New Roman"/>
                <w:color w:val="000000" w:themeColor="text1"/>
                <w:sz w:val="24"/>
                <w:szCs w:val="24"/>
              </w:rPr>
              <w:t xml:space="preserve">-chemical and biological). Antigen – Antibody reactions; agglutination, </w:t>
            </w:r>
            <w:proofErr w:type="spellStart"/>
            <w:r w:rsidRPr="001E2697">
              <w:rPr>
                <w:rFonts w:ascii="Times New Roman" w:hAnsi="Times New Roman" w:cs="Times New Roman"/>
                <w:color w:val="000000" w:themeColor="text1"/>
                <w:sz w:val="24"/>
                <w:szCs w:val="24"/>
              </w:rPr>
              <w:t>haemagglutination</w:t>
            </w:r>
            <w:proofErr w:type="spellEnd"/>
            <w:r w:rsidRPr="001E2697">
              <w:rPr>
                <w:rFonts w:ascii="Times New Roman" w:hAnsi="Times New Roman" w:cs="Times New Roman"/>
                <w:color w:val="000000" w:themeColor="text1"/>
                <w:sz w:val="24"/>
                <w:szCs w:val="24"/>
              </w:rPr>
              <w:t>, precipitation, Complement fixation,</w:t>
            </w:r>
            <w:r w:rsidR="000D3F21" w:rsidRPr="001E2697">
              <w:rPr>
                <w:rFonts w:ascii="Times New Roman" w:hAnsi="Times New Roman" w:cs="Times New Roman"/>
                <w:color w:val="000000" w:themeColor="text1"/>
                <w:sz w:val="24"/>
                <w:szCs w:val="24"/>
              </w:rPr>
              <w:t xml:space="preserve"> major histocompatibility </w:t>
            </w:r>
            <w:proofErr w:type="gramStart"/>
            <w:r w:rsidR="000D3F21" w:rsidRPr="001E2697">
              <w:rPr>
                <w:rFonts w:ascii="Times New Roman" w:hAnsi="Times New Roman" w:cs="Times New Roman"/>
                <w:color w:val="000000" w:themeColor="text1"/>
                <w:sz w:val="24"/>
                <w:szCs w:val="24"/>
              </w:rPr>
              <w:t>complex(</w:t>
            </w:r>
            <w:proofErr w:type="gramEnd"/>
            <w:r w:rsidR="000D3F21" w:rsidRPr="001E2697">
              <w:rPr>
                <w:rFonts w:ascii="Times New Roman" w:hAnsi="Times New Roman" w:cs="Times New Roman"/>
                <w:color w:val="000000" w:themeColor="text1"/>
                <w:sz w:val="24"/>
                <w:szCs w:val="24"/>
              </w:rPr>
              <w:t>MHC-I &amp;II).</w:t>
            </w:r>
          </w:p>
        </w:tc>
        <w:tc>
          <w:tcPr>
            <w:tcW w:w="926" w:type="dxa"/>
            <w:vAlign w:val="center"/>
          </w:tcPr>
          <w:p w14:paraId="7CC691E1" w14:textId="77777777" w:rsidR="001D271F" w:rsidRPr="001E2697" w:rsidRDefault="001D271F" w:rsidP="00862081">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C42B62" w:rsidRPr="001E2697">
              <w:rPr>
                <w:rFonts w:ascii="Times New Roman" w:hAnsi="Times New Roman" w:cs="Times New Roman"/>
                <w:b/>
                <w:color w:val="000000" w:themeColor="text1"/>
                <w:sz w:val="24"/>
                <w:szCs w:val="24"/>
              </w:rPr>
              <w:t>2</w:t>
            </w:r>
          </w:p>
        </w:tc>
      </w:tr>
      <w:tr w:rsidR="007E2E81" w:rsidRPr="001E2697" w14:paraId="08F3172B" w14:textId="77777777" w:rsidTr="00107409">
        <w:trPr>
          <w:trHeight w:val="1484"/>
          <w:jc w:val="center"/>
        </w:trPr>
        <w:tc>
          <w:tcPr>
            <w:tcW w:w="1255" w:type="dxa"/>
            <w:vAlign w:val="center"/>
          </w:tcPr>
          <w:p w14:paraId="2765849C" w14:textId="77777777" w:rsidR="001D271F" w:rsidRPr="001E2697" w:rsidRDefault="001D271F"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361" w:type="dxa"/>
            <w:vAlign w:val="center"/>
          </w:tcPr>
          <w:p w14:paraId="7C9D2CEF" w14:textId="77777777" w:rsidR="00107409" w:rsidRPr="001E2697" w:rsidRDefault="00107409" w:rsidP="007F2FEA">
            <w:pPr>
              <w:autoSpaceDE w:val="0"/>
              <w:autoSpaceDN w:val="0"/>
              <w:adjustRightInd w:val="0"/>
              <w:jc w:val="both"/>
              <w:rPr>
                <w:rFonts w:ascii="Times New Roman" w:hAnsi="Times New Roman" w:cs="Times New Roman"/>
                <w:color w:val="000000" w:themeColor="text1"/>
                <w:sz w:val="24"/>
                <w:szCs w:val="24"/>
              </w:rPr>
            </w:pPr>
          </w:p>
          <w:p w14:paraId="5752BBCA" w14:textId="50A34331" w:rsidR="001D271F" w:rsidRPr="001E2697" w:rsidRDefault="00107409" w:rsidP="00862081">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I</w:t>
            </w:r>
            <w:r w:rsidR="007F2FEA" w:rsidRPr="001E2697">
              <w:rPr>
                <w:rFonts w:ascii="Times New Roman" w:hAnsi="Times New Roman" w:cs="Times New Roman"/>
                <w:color w:val="000000" w:themeColor="text1"/>
                <w:sz w:val="24"/>
                <w:szCs w:val="24"/>
              </w:rPr>
              <w:t xml:space="preserve">mmunofluorescence; enzyme linked </w:t>
            </w:r>
            <w:proofErr w:type="spellStart"/>
            <w:r w:rsidR="007F2FEA" w:rsidRPr="001E2697">
              <w:rPr>
                <w:rFonts w:ascii="Times New Roman" w:hAnsi="Times New Roman" w:cs="Times New Roman"/>
                <w:color w:val="000000" w:themeColor="text1"/>
                <w:sz w:val="24"/>
                <w:szCs w:val="24"/>
              </w:rPr>
              <w:t>immunosorbent</w:t>
            </w:r>
            <w:proofErr w:type="spellEnd"/>
            <w:r w:rsidR="007F2FEA" w:rsidRPr="001E2697">
              <w:rPr>
                <w:rFonts w:ascii="Times New Roman" w:hAnsi="Times New Roman" w:cs="Times New Roman"/>
                <w:color w:val="000000" w:themeColor="text1"/>
                <w:sz w:val="24"/>
                <w:szCs w:val="24"/>
              </w:rPr>
              <w:t xml:space="preserve"> assay (ELISA), </w:t>
            </w:r>
            <w:proofErr w:type="spellStart"/>
            <w:r w:rsidR="007F2FEA" w:rsidRPr="001E2697">
              <w:rPr>
                <w:rFonts w:ascii="Times New Roman" w:hAnsi="Times New Roman" w:cs="Times New Roman"/>
                <w:color w:val="000000" w:themeColor="text1"/>
                <w:sz w:val="24"/>
                <w:szCs w:val="24"/>
              </w:rPr>
              <w:t>radioimmunoassay.Hybridoma</w:t>
            </w:r>
            <w:proofErr w:type="spellEnd"/>
            <w:r w:rsidR="007F2FEA" w:rsidRPr="001E2697">
              <w:rPr>
                <w:rFonts w:ascii="Times New Roman" w:hAnsi="Times New Roman" w:cs="Times New Roman"/>
                <w:color w:val="000000" w:themeColor="text1"/>
                <w:sz w:val="24"/>
                <w:szCs w:val="24"/>
              </w:rPr>
              <w:t xml:space="preserve"> technology – monoclonal antibodies and its uses. Complement pathways. Hypersensitivity-anaphylaxis, cytotoxic reaction.</w:t>
            </w:r>
            <w:r w:rsidR="000D3F21" w:rsidRPr="001E2697">
              <w:rPr>
                <w:rFonts w:ascii="Times New Roman" w:hAnsi="Times New Roman" w:cs="Times New Roman"/>
                <w:color w:val="000000" w:themeColor="text1"/>
                <w:sz w:val="24"/>
                <w:szCs w:val="24"/>
              </w:rPr>
              <w:t xml:space="preserve"> Cytokines. Organization</w:t>
            </w:r>
            <w:r w:rsidRPr="001E2697">
              <w:rPr>
                <w:rFonts w:ascii="Times New Roman" w:hAnsi="Times New Roman" w:cs="Times New Roman"/>
                <w:color w:val="000000" w:themeColor="text1"/>
                <w:sz w:val="24"/>
                <w:szCs w:val="24"/>
              </w:rPr>
              <w:t xml:space="preserve"> and expression of </w:t>
            </w:r>
            <w:proofErr w:type="spellStart"/>
            <w:r w:rsidRPr="001E2697">
              <w:rPr>
                <w:rFonts w:ascii="Times New Roman" w:hAnsi="Times New Roman" w:cs="Times New Roman"/>
                <w:color w:val="000000" w:themeColor="text1"/>
                <w:sz w:val="24"/>
                <w:szCs w:val="24"/>
              </w:rPr>
              <w:t>Ig</w:t>
            </w:r>
            <w:proofErr w:type="spellEnd"/>
            <w:r w:rsidRPr="001E2697">
              <w:rPr>
                <w:rFonts w:ascii="Times New Roman" w:hAnsi="Times New Roman" w:cs="Times New Roman"/>
                <w:color w:val="000000" w:themeColor="text1"/>
                <w:sz w:val="24"/>
                <w:szCs w:val="24"/>
              </w:rPr>
              <w:t xml:space="preserve"> genes and rearrangements.</w:t>
            </w:r>
          </w:p>
        </w:tc>
        <w:tc>
          <w:tcPr>
            <w:tcW w:w="926" w:type="dxa"/>
            <w:vAlign w:val="center"/>
          </w:tcPr>
          <w:p w14:paraId="1BFB0B74" w14:textId="77777777" w:rsidR="001D271F" w:rsidRPr="001E2697" w:rsidRDefault="001D271F" w:rsidP="00862081">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C42B62" w:rsidRPr="001E2697">
              <w:rPr>
                <w:rFonts w:ascii="Times New Roman" w:hAnsi="Times New Roman" w:cs="Times New Roman"/>
                <w:b/>
                <w:color w:val="000000" w:themeColor="text1"/>
                <w:sz w:val="24"/>
                <w:szCs w:val="24"/>
              </w:rPr>
              <w:t>2</w:t>
            </w:r>
          </w:p>
        </w:tc>
      </w:tr>
      <w:tr w:rsidR="007E2E81" w:rsidRPr="001E2697" w14:paraId="5033302E" w14:textId="77777777" w:rsidTr="00862081">
        <w:trPr>
          <w:trHeight w:val="791"/>
          <w:jc w:val="center"/>
        </w:trPr>
        <w:tc>
          <w:tcPr>
            <w:tcW w:w="1255" w:type="dxa"/>
            <w:vAlign w:val="center"/>
          </w:tcPr>
          <w:p w14:paraId="70CC7EAC" w14:textId="77777777" w:rsidR="001D271F" w:rsidRPr="001E2697" w:rsidRDefault="001D271F"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IV</w:t>
            </w:r>
          </w:p>
        </w:tc>
        <w:tc>
          <w:tcPr>
            <w:tcW w:w="7361" w:type="dxa"/>
            <w:vAlign w:val="center"/>
          </w:tcPr>
          <w:p w14:paraId="70247335" w14:textId="77777777" w:rsidR="001D271F" w:rsidRPr="001E2697" w:rsidRDefault="000D3F21" w:rsidP="007F2FEA">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Hypersensitivity, </w:t>
            </w:r>
            <w:r w:rsidR="007F2FEA" w:rsidRPr="001E2697">
              <w:rPr>
                <w:rFonts w:ascii="Times New Roman" w:hAnsi="Times New Roman" w:cs="Times New Roman"/>
                <w:color w:val="000000" w:themeColor="text1"/>
                <w:sz w:val="24"/>
                <w:szCs w:val="24"/>
              </w:rPr>
              <w:t xml:space="preserve">Autoimmunity, Transplantation immunology and </w:t>
            </w:r>
            <w:proofErr w:type="spellStart"/>
            <w:r w:rsidR="007F2FEA" w:rsidRPr="001E2697">
              <w:rPr>
                <w:rFonts w:ascii="Times New Roman" w:hAnsi="Times New Roman" w:cs="Times New Roman"/>
                <w:color w:val="000000" w:themeColor="text1"/>
                <w:sz w:val="24"/>
                <w:szCs w:val="24"/>
              </w:rPr>
              <w:t>tumorimmunology.HLA</w:t>
            </w:r>
            <w:proofErr w:type="spellEnd"/>
            <w:r w:rsidR="007F2FEA" w:rsidRPr="001E2697">
              <w:rPr>
                <w:rFonts w:ascii="Times New Roman" w:hAnsi="Times New Roman" w:cs="Times New Roman"/>
                <w:color w:val="000000" w:themeColor="text1"/>
                <w:sz w:val="24"/>
                <w:szCs w:val="24"/>
              </w:rPr>
              <w:t xml:space="preserve"> tissue typing, major histocompatibility </w:t>
            </w:r>
            <w:proofErr w:type="spellStart"/>
            <w:r w:rsidR="007F2FEA" w:rsidRPr="001E2697">
              <w:rPr>
                <w:rFonts w:ascii="Times New Roman" w:hAnsi="Times New Roman" w:cs="Times New Roman"/>
                <w:color w:val="000000" w:themeColor="text1"/>
                <w:sz w:val="24"/>
                <w:szCs w:val="24"/>
              </w:rPr>
              <w:t>complex.Immunotoxins</w:t>
            </w:r>
            <w:proofErr w:type="spellEnd"/>
            <w:r w:rsidR="007F2FEA" w:rsidRPr="001E2697">
              <w:rPr>
                <w:rFonts w:ascii="Times New Roman" w:hAnsi="Times New Roman" w:cs="Times New Roman"/>
                <w:color w:val="000000" w:themeColor="text1"/>
                <w:sz w:val="24"/>
                <w:szCs w:val="24"/>
              </w:rPr>
              <w:t xml:space="preserve">; vaccines and its types, </w:t>
            </w:r>
            <w:proofErr w:type="spellStart"/>
            <w:r w:rsidR="007F2FEA" w:rsidRPr="001E2697">
              <w:rPr>
                <w:rFonts w:ascii="Times New Roman" w:hAnsi="Times New Roman" w:cs="Times New Roman"/>
                <w:color w:val="000000" w:themeColor="text1"/>
                <w:sz w:val="24"/>
                <w:szCs w:val="24"/>
              </w:rPr>
              <w:t>toxoidsnational</w:t>
            </w:r>
            <w:proofErr w:type="spellEnd"/>
            <w:r w:rsidR="007F2FEA" w:rsidRPr="001E2697">
              <w:rPr>
                <w:rFonts w:ascii="Times New Roman" w:hAnsi="Times New Roman" w:cs="Times New Roman"/>
                <w:color w:val="000000" w:themeColor="text1"/>
                <w:sz w:val="24"/>
                <w:szCs w:val="24"/>
              </w:rPr>
              <w:t xml:space="preserve"> immunization programmes, newer generation vaccines</w:t>
            </w:r>
          </w:p>
        </w:tc>
        <w:tc>
          <w:tcPr>
            <w:tcW w:w="926" w:type="dxa"/>
            <w:vAlign w:val="center"/>
          </w:tcPr>
          <w:p w14:paraId="4164B9A8" w14:textId="77777777" w:rsidR="001D271F" w:rsidRPr="001E2697" w:rsidRDefault="001D271F" w:rsidP="00862081">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C42B62" w:rsidRPr="001E2697">
              <w:rPr>
                <w:rFonts w:ascii="Times New Roman" w:hAnsi="Times New Roman" w:cs="Times New Roman"/>
                <w:b/>
                <w:color w:val="000000" w:themeColor="text1"/>
                <w:sz w:val="24"/>
                <w:szCs w:val="24"/>
              </w:rPr>
              <w:t>2</w:t>
            </w:r>
          </w:p>
        </w:tc>
      </w:tr>
      <w:tr w:rsidR="001D271F" w:rsidRPr="001E2697" w14:paraId="383FBF53" w14:textId="77777777" w:rsidTr="00862081">
        <w:trPr>
          <w:trHeight w:val="431"/>
          <w:jc w:val="center"/>
        </w:trPr>
        <w:tc>
          <w:tcPr>
            <w:tcW w:w="8616" w:type="dxa"/>
            <w:gridSpan w:val="2"/>
          </w:tcPr>
          <w:p w14:paraId="56CC3FDB" w14:textId="77777777" w:rsidR="001D271F" w:rsidRPr="001E2697" w:rsidRDefault="001D271F"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vAlign w:val="center"/>
          </w:tcPr>
          <w:p w14:paraId="74BAAB04" w14:textId="77777777" w:rsidR="001D271F" w:rsidRPr="001E2697" w:rsidRDefault="00C42B62" w:rsidP="00862081">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009BAB33" w14:textId="77777777" w:rsidR="006E755F" w:rsidRPr="001E2697" w:rsidRDefault="006E755F" w:rsidP="006E755F">
      <w:pPr>
        <w:autoSpaceDE w:val="0"/>
        <w:autoSpaceDN w:val="0"/>
        <w:adjustRightInd w:val="0"/>
        <w:rPr>
          <w:rFonts w:ascii="Times New Roman" w:hAnsi="Times New Roman" w:cs="Times New Roman"/>
          <w:b/>
          <w:bCs/>
          <w:color w:val="000000" w:themeColor="text1"/>
          <w:sz w:val="24"/>
          <w:szCs w:val="24"/>
        </w:rPr>
      </w:pPr>
    </w:p>
    <w:p w14:paraId="6F03610C" w14:textId="77777777" w:rsidR="006E755F" w:rsidRPr="001E2697" w:rsidRDefault="006E755F" w:rsidP="006E755F">
      <w:pPr>
        <w:jc w:val="both"/>
        <w:rPr>
          <w:rFonts w:ascii="Times New Roman" w:hAnsi="Times New Roman" w:cs="Times New Roman"/>
          <w:b/>
          <w:bCs/>
          <w:iCs/>
          <w:color w:val="000000" w:themeColor="text1"/>
          <w:sz w:val="24"/>
          <w:szCs w:val="24"/>
          <w:u w:val="single"/>
        </w:rPr>
      </w:pPr>
      <w:r w:rsidRPr="001E2697">
        <w:rPr>
          <w:rFonts w:ascii="Times New Roman" w:hAnsi="Times New Roman" w:cs="Times New Roman"/>
          <w:b/>
          <w:bCs/>
          <w:iCs/>
          <w:color w:val="000000" w:themeColor="text1"/>
          <w:sz w:val="24"/>
          <w:szCs w:val="24"/>
          <w:u w:val="single"/>
        </w:rPr>
        <w:t>Text Books:</w:t>
      </w:r>
    </w:p>
    <w:p w14:paraId="6FAEF8ED" w14:textId="77777777" w:rsidR="006E755F" w:rsidRPr="001E2697" w:rsidRDefault="006E755F" w:rsidP="006E755F">
      <w:pPr>
        <w:pStyle w:val="ListParagraph1"/>
        <w:numPr>
          <w:ilvl w:val="0"/>
          <w:numId w:val="1"/>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Willey JM, Sherwood LM, and </w:t>
      </w:r>
      <w:proofErr w:type="spellStart"/>
      <w:r w:rsidRPr="001E2697">
        <w:rPr>
          <w:rFonts w:ascii="Times New Roman" w:hAnsi="Times New Roman" w:cs="Times New Roman"/>
          <w:color w:val="000000" w:themeColor="text1"/>
          <w:sz w:val="24"/>
          <w:szCs w:val="24"/>
        </w:rPr>
        <w:t>Woolverton</w:t>
      </w:r>
      <w:proofErr w:type="spellEnd"/>
      <w:r w:rsidRPr="001E2697">
        <w:rPr>
          <w:rFonts w:ascii="Times New Roman" w:hAnsi="Times New Roman" w:cs="Times New Roman"/>
          <w:color w:val="000000" w:themeColor="text1"/>
          <w:sz w:val="24"/>
          <w:szCs w:val="24"/>
        </w:rPr>
        <w:t xml:space="preserve"> CJ. (2008). </w:t>
      </w:r>
      <w:r w:rsidRPr="001E2697">
        <w:rPr>
          <w:rFonts w:ascii="Times New Roman" w:hAnsi="Times New Roman" w:cs="Times New Roman"/>
          <w:i/>
          <w:iCs/>
          <w:color w:val="000000" w:themeColor="text1"/>
          <w:sz w:val="24"/>
          <w:szCs w:val="24"/>
        </w:rPr>
        <w:t>Prescott, Harley and Klein’s Microbiology</w:t>
      </w:r>
      <w:r w:rsidRPr="001E2697">
        <w:rPr>
          <w:rFonts w:ascii="Times New Roman" w:hAnsi="Times New Roman" w:cs="Times New Roman"/>
          <w:color w:val="000000" w:themeColor="text1"/>
          <w:sz w:val="24"/>
          <w:szCs w:val="24"/>
        </w:rPr>
        <w:t>. 8th edition. McGraw Hill Higher Education.</w:t>
      </w:r>
    </w:p>
    <w:p w14:paraId="2690934F" w14:textId="77777777" w:rsidR="006E755F" w:rsidRPr="001E2697" w:rsidRDefault="006E755F" w:rsidP="006E755F">
      <w:pPr>
        <w:pStyle w:val="ListParagraph"/>
        <w:numPr>
          <w:ilvl w:val="0"/>
          <w:numId w:val="1"/>
        </w:numPr>
        <w:autoSpaceDE w:val="0"/>
        <w:autoSpaceDN w:val="0"/>
        <w:adjustRightInd w:val="0"/>
        <w:spacing w:line="276" w:lineRule="auto"/>
        <w:jc w:val="both"/>
        <w:rPr>
          <w:rFonts w:ascii="Times New Roman" w:hAnsi="Times New Roman" w:cs="Times New Roman"/>
          <w:bCs/>
          <w:color w:val="000000" w:themeColor="text1"/>
          <w:sz w:val="24"/>
          <w:szCs w:val="24"/>
        </w:rPr>
      </w:pPr>
      <w:r w:rsidRPr="001E2697">
        <w:rPr>
          <w:rFonts w:ascii="Times New Roman" w:hAnsi="Times New Roman" w:cs="Times New Roman"/>
          <w:bCs/>
          <w:color w:val="000000" w:themeColor="text1"/>
          <w:sz w:val="24"/>
          <w:szCs w:val="24"/>
        </w:rPr>
        <w:t xml:space="preserve">Nelson D L, Cox M. M. </w:t>
      </w:r>
      <w:proofErr w:type="spellStart"/>
      <w:r w:rsidRPr="001E2697">
        <w:rPr>
          <w:rFonts w:ascii="Times New Roman" w:hAnsi="Times New Roman" w:cs="Times New Roman"/>
          <w:bCs/>
          <w:color w:val="000000" w:themeColor="text1"/>
          <w:sz w:val="24"/>
          <w:szCs w:val="24"/>
        </w:rPr>
        <w:t>Lehningers</w:t>
      </w:r>
      <w:proofErr w:type="spellEnd"/>
      <w:r w:rsidRPr="001E2697">
        <w:rPr>
          <w:rFonts w:ascii="Times New Roman" w:hAnsi="Times New Roman" w:cs="Times New Roman"/>
          <w:bCs/>
          <w:color w:val="000000" w:themeColor="text1"/>
          <w:sz w:val="24"/>
          <w:szCs w:val="24"/>
        </w:rPr>
        <w:t>. (2004). Principle of Biochemistry. 4th ed. Freeman and company, New York, USA.</w:t>
      </w:r>
    </w:p>
    <w:p w14:paraId="1370173E" w14:textId="77777777" w:rsidR="006E755F" w:rsidRPr="001E2697" w:rsidRDefault="006E755F" w:rsidP="006E755F">
      <w:pPr>
        <w:pStyle w:val="ListParagraph"/>
        <w:numPr>
          <w:ilvl w:val="0"/>
          <w:numId w:val="1"/>
        </w:numPr>
        <w:autoSpaceDE w:val="0"/>
        <w:autoSpaceDN w:val="0"/>
        <w:adjustRightInd w:val="0"/>
        <w:spacing w:line="276" w:lineRule="auto"/>
        <w:jc w:val="both"/>
        <w:rPr>
          <w:rFonts w:ascii="Times New Roman" w:hAnsi="Times New Roman" w:cs="Times New Roman"/>
          <w:bCs/>
          <w:color w:val="000000" w:themeColor="text1"/>
          <w:sz w:val="24"/>
          <w:szCs w:val="24"/>
        </w:rPr>
      </w:pPr>
      <w:r w:rsidRPr="001E2697">
        <w:rPr>
          <w:rFonts w:ascii="Times New Roman" w:hAnsi="Times New Roman" w:cs="Times New Roman"/>
          <w:color w:val="000000" w:themeColor="text1"/>
          <w:sz w:val="24"/>
          <w:szCs w:val="24"/>
        </w:rPr>
        <w:t xml:space="preserve">Berg, J. M., </w:t>
      </w:r>
      <w:proofErr w:type="spellStart"/>
      <w:r w:rsidRPr="001E2697">
        <w:rPr>
          <w:rFonts w:ascii="Times New Roman" w:hAnsi="Times New Roman" w:cs="Times New Roman"/>
          <w:color w:val="000000" w:themeColor="text1"/>
          <w:sz w:val="24"/>
          <w:szCs w:val="24"/>
        </w:rPr>
        <w:t>Tymoczko</w:t>
      </w:r>
      <w:proofErr w:type="spellEnd"/>
      <w:r w:rsidRPr="001E2697">
        <w:rPr>
          <w:rFonts w:ascii="Times New Roman" w:hAnsi="Times New Roman" w:cs="Times New Roman"/>
          <w:color w:val="000000" w:themeColor="text1"/>
          <w:sz w:val="24"/>
          <w:szCs w:val="24"/>
        </w:rPr>
        <w:t xml:space="preserve">, J. L. and </w:t>
      </w:r>
      <w:proofErr w:type="spellStart"/>
      <w:r w:rsidRPr="001E2697">
        <w:rPr>
          <w:rFonts w:ascii="Times New Roman" w:hAnsi="Times New Roman" w:cs="Times New Roman"/>
          <w:color w:val="000000" w:themeColor="text1"/>
          <w:sz w:val="24"/>
          <w:szCs w:val="24"/>
        </w:rPr>
        <w:t>Stryer</w:t>
      </w:r>
      <w:proofErr w:type="spellEnd"/>
      <w:proofErr w:type="gramStart"/>
      <w:r w:rsidRPr="001E2697">
        <w:rPr>
          <w:rFonts w:ascii="Times New Roman" w:hAnsi="Times New Roman" w:cs="Times New Roman"/>
          <w:color w:val="000000" w:themeColor="text1"/>
          <w:sz w:val="24"/>
          <w:szCs w:val="24"/>
        </w:rPr>
        <w:t>.(</w:t>
      </w:r>
      <w:proofErr w:type="gramEnd"/>
      <w:r w:rsidRPr="001E2697">
        <w:rPr>
          <w:rFonts w:ascii="Times New Roman" w:hAnsi="Times New Roman" w:cs="Times New Roman"/>
          <w:color w:val="000000" w:themeColor="text1"/>
          <w:sz w:val="24"/>
          <w:szCs w:val="24"/>
        </w:rPr>
        <w:t xml:space="preserve"> 2006).  </w:t>
      </w:r>
      <w:r w:rsidRPr="001E2697">
        <w:rPr>
          <w:rFonts w:ascii="Times New Roman" w:hAnsi="Times New Roman" w:cs="Times New Roman"/>
          <w:i/>
          <w:color w:val="000000" w:themeColor="text1"/>
          <w:sz w:val="24"/>
          <w:szCs w:val="24"/>
        </w:rPr>
        <w:t>Biochemistry</w:t>
      </w:r>
      <w:r w:rsidRPr="001E2697">
        <w:rPr>
          <w:rFonts w:ascii="Times New Roman" w:hAnsi="Times New Roman" w:cs="Times New Roman"/>
          <w:color w:val="000000" w:themeColor="text1"/>
          <w:sz w:val="24"/>
          <w:szCs w:val="24"/>
        </w:rPr>
        <w:t xml:space="preserve">, </w:t>
      </w:r>
      <w:proofErr w:type="gramStart"/>
      <w:r w:rsidRPr="001E2697">
        <w:rPr>
          <w:rFonts w:ascii="Times New Roman" w:hAnsi="Times New Roman" w:cs="Times New Roman"/>
          <w:color w:val="000000" w:themeColor="text1"/>
          <w:sz w:val="24"/>
          <w:szCs w:val="24"/>
        </w:rPr>
        <w:t>6</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w:t>
      </w:r>
      <w:proofErr w:type="gramEnd"/>
      <w:r w:rsidRPr="001E2697">
        <w:rPr>
          <w:rFonts w:ascii="Times New Roman" w:hAnsi="Times New Roman" w:cs="Times New Roman"/>
          <w:color w:val="000000" w:themeColor="text1"/>
          <w:sz w:val="24"/>
          <w:szCs w:val="24"/>
        </w:rPr>
        <w:t>, W.H Freeman and Co.</w:t>
      </w:r>
    </w:p>
    <w:p w14:paraId="4E385B52" w14:textId="77777777" w:rsidR="006E755F" w:rsidRPr="001E2697" w:rsidRDefault="006E755F" w:rsidP="006E755F">
      <w:pPr>
        <w:pStyle w:val="Default"/>
        <w:numPr>
          <w:ilvl w:val="0"/>
          <w:numId w:val="1"/>
        </w:numPr>
        <w:spacing w:line="276" w:lineRule="auto"/>
        <w:jc w:val="both"/>
        <w:rPr>
          <w:color w:val="000000" w:themeColor="text1"/>
        </w:rPr>
      </w:pPr>
      <w:r w:rsidRPr="001E2697">
        <w:rPr>
          <w:color w:val="000000" w:themeColor="text1"/>
        </w:rPr>
        <w:t xml:space="preserve">Janis </w:t>
      </w:r>
      <w:proofErr w:type="spellStart"/>
      <w:r w:rsidRPr="001E2697">
        <w:rPr>
          <w:color w:val="000000" w:themeColor="text1"/>
        </w:rPr>
        <w:t>Kuby</w:t>
      </w:r>
      <w:proofErr w:type="spellEnd"/>
      <w:r w:rsidRPr="001E2697">
        <w:rPr>
          <w:color w:val="000000" w:themeColor="text1"/>
        </w:rPr>
        <w:t>. (2013). Immunology. 7</w:t>
      </w:r>
      <w:r w:rsidRPr="001E2697">
        <w:rPr>
          <w:color w:val="000000" w:themeColor="text1"/>
          <w:vertAlign w:val="superscript"/>
        </w:rPr>
        <w:t>th</w:t>
      </w:r>
      <w:r w:rsidRPr="001E2697">
        <w:rPr>
          <w:color w:val="000000" w:themeColor="text1"/>
        </w:rPr>
        <w:t xml:space="preserve"> Edition, WH Freeman.</w:t>
      </w:r>
    </w:p>
    <w:p w14:paraId="631442A9" w14:textId="77777777" w:rsidR="006E755F" w:rsidRPr="001E2697" w:rsidRDefault="006E755F" w:rsidP="006E755F">
      <w:pPr>
        <w:pStyle w:val="Default"/>
        <w:spacing w:line="276" w:lineRule="auto"/>
        <w:jc w:val="both"/>
        <w:rPr>
          <w:color w:val="000000" w:themeColor="text1"/>
        </w:rPr>
      </w:pPr>
    </w:p>
    <w:p w14:paraId="1B4E407D" w14:textId="77777777" w:rsidR="006E755F" w:rsidRPr="001E2697" w:rsidRDefault="006E755F" w:rsidP="006E755F">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240CAEE3" w14:textId="77777777" w:rsidR="006E755F" w:rsidRPr="001E2697" w:rsidRDefault="006E755F" w:rsidP="006E755F">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p>
    <w:p w14:paraId="159E0C24" w14:textId="77777777" w:rsidR="006E755F" w:rsidRPr="001E2697" w:rsidRDefault="006E755F" w:rsidP="006E755F">
      <w:pPr>
        <w:pStyle w:val="ListParagraph"/>
        <w:numPr>
          <w:ilvl w:val="0"/>
          <w:numId w:val="7"/>
        </w:numPr>
        <w:autoSpaceDE w:val="0"/>
        <w:autoSpaceDN w:val="0"/>
        <w:adjustRightInd w:val="0"/>
        <w:spacing w:after="23"/>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Kathleen </w:t>
      </w:r>
      <w:proofErr w:type="spellStart"/>
      <w:r w:rsidRPr="001E2697">
        <w:rPr>
          <w:rFonts w:ascii="Times New Roman" w:hAnsi="Times New Roman" w:cs="Times New Roman"/>
          <w:color w:val="000000" w:themeColor="text1"/>
          <w:sz w:val="24"/>
          <w:szCs w:val="24"/>
        </w:rPr>
        <w:t>parkTalaro</w:t>
      </w:r>
      <w:proofErr w:type="spellEnd"/>
      <w:r w:rsidRPr="001E2697">
        <w:rPr>
          <w:rFonts w:ascii="Times New Roman" w:hAnsi="Times New Roman" w:cs="Times New Roman"/>
          <w:color w:val="000000" w:themeColor="text1"/>
          <w:sz w:val="24"/>
          <w:szCs w:val="24"/>
        </w:rPr>
        <w:t xml:space="preserve"> (2017). Foundations in Microbiology. 10th Edition, McGraw Hill. Science</w:t>
      </w:r>
    </w:p>
    <w:p w14:paraId="6B44741A" w14:textId="77777777" w:rsidR="006E755F" w:rsidRPr="001E2697" w:rsidRDefault="006E755F" w:rsidP="006E755F">
      <w:pPr>
        <w:pStyle w:val="ListParagraph"/>
        <w:numPr>
          <w:ilvl w:val="0"/>
          <w:numId w:val="7"/>
        </w:num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White David (2000). Physiology and Biochemistry of Prokaryotes. 2nd ed. Oxford University Press, New   York.</w:t>
      </w:r>
    </w:p>
    <w:p w14:paraId="3C26FE09" w14:textId="77777777" w:rsidR="006E755F" w:rsidRPr="001E2697" w:rsidRDefault="006E755F" w:rsidP="006E755F">
      <w:pPr>
        <w:pStyle w:val="ListParagraph1"/>
        <w:tabs>
          <w:tab w:val="left" w:pos="0"/>
        </w:tabs>
        <w:suppressAutoHyphens/>
        <w:spacing w:after="0"/>
        <w:ind w:left="0" w:right="330"/>
        <w:jc w:val="both"/>
        <w:rPr>
          <w:rFonts w:ascii="Times New Roman" w:eastAsiaTheme="minorEastAsia" w:hAnsi="Times New Roman" w:cs="Times New Roman"/>
          <w:color w:val="000000" w:themeColor="text1"/>
          <w:sz w:val="24"/>
          <w:szCs w:val="24"/>
        </w:rPr>
      </w:pPr>
    </w:p>
    <w:p w14:paraId="3F178C6A" w14:textId="0B9C8AE9" w:rsidR="006E755F" w:rsidRPr="00892CFE" w:rsidRDefault="007E1BDC" w:rsidP="00892CFE">
      <w:pPr>
        <w:ind w:left="720"/>
        <w:jc w:val="both"/>
        <w:rPr>
          <w:rFonts w:ascii="Times New Roman" w:hAnsi="Times New Roman" w:cs="Times New Roman"/>
          <w:color w:val="000000" w:themeColor="text1"/>
          <w:sz w:val="24"/>
          <w:szCs w:val="24"/>
        </w:rPr>
      </w:pPr>
      <w:r>
        <w:rPr>
          <w:rFonts w:ascii="Times New Roman" w:hAnsi="Times New Roman" w:cs="Times New Roman"/>
          <w:b/>
          <w:noProof/>
          <w:color w:val="000000" w:themeColor="text1"/>
          <w:sz w:val="24"/>
          <w:szCs w:val="24"/>
        </w:rPr>
        <w:pict w14:anchorId="60E12991">
          <v:rect id="_x0000_s1039" style="position:absolute;left:0;text-align:left;margin-left:-2.1pt;margin-top:19.65pt;width:501.75pt;height:62.4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" filled="f" fillcolor="black [3213]"/>
        </w:pict>
      </w:r>
    </w:p>
    <w:p w14:paraId="05729308" w14:textId="4E585C19"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Paper II: Molecular biology and Recombinant DNA technology     Subject code:  MIB154</w:t>
      </w:r>
      <w:r w:rsidR="000F28F7">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202</w:t>
      </w:r>
    </w:p>
    <w:p w14:paraId="177F4930" w14:textId="3197F146" w:rsidR="006E755F" w:rsidRPr="001E2697" w:rsidRDefault="006E755F" w:rsidP="006E755F">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 xml:space="preserve">L-T-P-C-4-0-0-4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(T)</w:t>
      </w:r>
    </w:p>
    <w:p w14:paraId="4D71FC9C" w14:textId="77777777" w:rsidR="000F28F7" w:rsidRDefault="000F28F7" w:rsidP="006E755F">
      <w:pPr>
        <w:rPr>
          <w:rFonts w:ascii="Times New Roman" w:hAnsi="Times New Roman" w:cs="Times New Roman"/>
          <w:b/>
          <w:color w:val="000000" w:themeColor="text1"/>
          <w:sz w:val="24"/>
          <w:szCs w:val="24"/>
          <w:u w:val="single"/>
        </w:rPr>
      </w:pPr>
    </w:p>
    <w:p w14:paraId="09278185" w14:textId="2ED21B67" w:rsidR="006E755F" w:rsidRPr="001E2697" w:rsidRDefault="006E755F" w:rsidP="006E755F">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 xml:space="preserve">Course Objective: </w:t>
      </w:r>
    </w:p>
    <w:p w14:paraId="4BA07EF1" w14:textId="77777777" w:rsidR="006E755F" w:rsidRPr="001E2697" w:rsidRDefault="006E755F" w:rsidP="006E755F">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This course provides detail information regarding nucleic acid, DNA replication, transcription, </w:t>
      </w:r>
      <w:r w:rsidR="003668D2" w:rsidRPr="001E2697">
        <w:rPr>
          <w:rFonts w:ascii="Times New Roman" w:hAnsi="Times New Roman" w:cs="Times New Roman"/>
          <w:color w:val="000000" w:themeColor="text1"/>
          <w:sz w:val="24"/>
          <w:szCs w:val="24"/>
        </w:rPr>
        <w:t xml:space="preserve">and </w:t>
      </w:r>
      <w:r w:rsidRPr="001E2697">
        <w:rPr>
          <w:rFonts w:ascii="Times New Roman" w:hAnsi="Times New Roman" w:cs="Times New Roman"/>
          <w:color w:val="000000" w:themeColor="text1"/>
          <w:sz w:val="24"/>
          <w:szCs w:val="24"/>
        </w:rPr>
        <w:t>translation. The course also discusses details about different cloning vectors.</w:t>
      </w:r>
    </w:p>
    <w:p w14:paraId="6732C328" w14:textId="77777777" w:rsidR="003668D2" w:rsidRPr="001E2697" w:rsidRDefault="003668D2" w:rsidP="003668D2">
      <w:pPr>
        <w:pStyle w:val="ListParagraph"/>
        <w:jc w:val="both"/>
        <w:rPr>
          <w:rFonts w:ascii="Times New Roman" w:hAnsi="Times New Roman" w:cs="Times New Roman"/>
          <w:color w:val="000000" w:themeColor="text1"/>
          <w:sz w:val="24"/>
          <w:szCs w:val="24"/>
        </w:rPr>
      </w:pPr>
    </w:p>
    <w:p w14:paraId="2175CD0B" w14:textId="77777777" w:rsidR="003668D2" w:rsidRPr="000F28F7" w:rsidRDefault="003668D2" w:rsidP="003668D2">
      <w:pPr>
        <w:jc w:val="both"/>
        <w:rPr>
          <w:rFonts w:ascii="Times New Roman" w:hAnsi="Times New Roman" w:cs="Times New Roman"/>
          <w:b/>
          <w:bCs/>
          <w:color w:val="000000" w:themeColor="text1"/>
          <w:sz w:val="24"/>
          <w:szCs w:val="24"/>
          <w:u w:val="single"/>
        </w:rPr>
      </w:pPr>
      <w:r w:rsidRPr="000F28F7">
        <w:rPr>
          <w:rFonts w:ascii="Times New Roman" w:hAnsi="Times New Roman" w:cs="Times New Roman"/>
          <w:b/>
          <w:bCs/>
          <w:color w:val="000000" w:themeColor="text1"/>
          <w:sz w:val="24"/>
          <w:szCs w:val="24"/>
          <w:u w:val="single"/>
        </w:rPr>
        <w:t>Course outcome:</w:t>
      </w:r>
    </w:p>
    <w:p w14:paraId="3F47EDF9" w14:textId="0DA63B6D" w:rsidR="003668D2" w:rsidRPr="001E2697" w:rsidRDefault="003668D2" w:rsidP="003668D2">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1: Remember</w:t>
      </w:r>
      <w:r w:rsidRPr="001E2697">
        <w:rPr>
          <w:rFonts w:ascii="Times New Roman" w:hAnsi="Times New Roman" w:cs="Times New Roman"/>
          <w:color w:val="000000" w:themeColor="text1"/>
          <w:sz w:val="24"/>
          <w:szCs w:val="24"/>
        </w:rPr>
        <w:t xml:space="preserve"> the basic concept of genome organization and </w:t>
      </w:r>
      <w:proofErr w:type="spellStart"/>
      <w:r w:rsidRPr="001E2697">
        <w:rPr>
          <w:rFonts w:ascii="Times New Roman" w:hAnsi="Times New Roman" w:cs="Times New Roman"/>
          <w:color w:val="000000" w:themeColor="text1"/>
          <w:sz w:val="24"/>
          <w:szCs w:val="24"/>
        </w:rPr>
        <w:t>omics</w:t>
      </w:r>
      <w:proofErr w:type="spellEnd"/>
      <w:r w:rsidRPr="001E2697">
        <w:rPr>
          <w:rFonts w:ascii="Times New Roman" w:hAnsi="Times New Roman" w:cs="Times New Roman"/>
          <w:color w:val="000000" w:themeColor="text1"/>
          <w:sz w:val="24"/>
          <w:szCs w:val="24"/>
        </w:rPr>
        <w:t xml:space="preserve"> approaches.</w:t>
      </w:r>
    </w:p>
    <w:p w14:paraId="45812E2B" w14:textId="325378C0" w:rsidR="003668D2" w:rsidRPr="001E2697" w:rsidRDefault="003668D2" w:rsidP="003668D2">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2: Understanding</w:t>
      </w:r>
      <w:r w:rsidR="000F28F7">
        <w:rPr>
          <w:rFonts w:ascii="Times New Roman" w:hAnsi="Times New Roman" w:cs="Times New Roman"/>
          <w:color w:val="000000" w:themeColor="text1"/>
          <w:sz w:val="24"/>
          <w:szCs w:val="24"/>
        </w:rPr>
        <w:t xml:space="preserve"> </w:t>
      </w:r>
      <w:r w:rsidR="000F28F7" w:rsidRPr="001E2697">
        <w:rPr>
          <w:rFonts w:ascii="Times New Roman" w:hAnsi="Times New Roman" w:cs="Times New Roman"/>
          <w:color w:val="000000" w:themeColor="text1"/>
          <w:sz w:val="24"/>
          <w:szCs w:val="24"/>
        </w:rPr>
        <w:t>of</w:t>
      </w:r>
      <w:r w:rsidRPr="001E2697">
        <w:rPr>
          <w:rFonts w:ascii="Times New Roman" w:hAnsi="Times New Roman" w:cs="Times New Roman"/>
          <w:color w:val="000000" w:themeColor="text1"/>
          <w:sz w:val="24"/>
          <w:szCs w:val="24"/>
        </w:rPr>
        <w:t xml:space="preserve"> the replication, Transcription, and mechanism in the cell.</w:t>
      </w:r>
    </w:p>
    <w:p w14:paraId="07D4F0C1" w14:textId="77777777" w:rsidR="003668D2" w:rsidRPr="001E2697" w:rsidRDefault="003668D2" w:rsidP="003668D2">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CO-3: apply the knowledge of genome organization in mutation and virulence gene study.</w:t>
      </w:r>
    </w:p>
    <w:p w14:paraId="0F24DA62" w14:textId="6C8DCA4C" w:rsidR="003668D2" w:rsidRPr="001E2697" w:rsidRDefault="003668D2" w:rsidP="003668D2">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0F28F7" w:rsidRPr="001E2697">
        <w:rPr>
          <w:rFonts w:ascii="Times New Roman" w:hAnsi="Times New Roman" w:cs="Times New Roman"/>
          <w:sz w:val="24"/>
          <w:szCs w:val="24"/>
        </w:rPr>
        <w:t>4: Analysis</w:t>
      </w:r>
      <w:r w:rsidRPr="001E2697">
        <w:rPr>
          <w:rFonts w:ascii="Times New Roman" w:hAnsi="Times New Roman" w:cs="Times New Roman"/>
          <w:sz w:val="24"/>
          <w:szCs w:val="24"/>
        </w:rPr>
        <w:t xml:space="preserve"> of genetic material to correlate gene mutation and its impact on function.</w:t>
      </w:r>
    </w:p>
    <w:p w14:paraId="13DA92E8" w14:textId="7CA890E2" w:rsidR="003668D2" w:rsidRPr="001E2697" w:rsidRDefault="003668D2" w:rsidP="003668D2">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0F28F7" w:rsidRPr="001E2697">
        <w:rPr>
          <w:rFonts w:ascii="Times New Roman" w:hAnsi="Times New Roman" w:cs="Times New Roman"/>
          <w:sz w:val="24"/>
          <w:szCs w:val="24"/>
        </w:rPr>
        <w:t>5: Determine</w:t>
      </w:r>
      <w:r w:rsidRPr="001E2697">
        <w:rPr>
          <w:rFonts w:ascii="Times New Roman" w:hAnsi="Times New Roman" w:cs="Times New Roman"/>
          <w:sz w:val="24"/>
          <w:szCs w:val="24"/>
        </w:rPr>
        <w:t xml:space="preserve"> the future prospect to solve genetic disorders.</w:t>
      </w:r>
    </w:p>
    <w:p w14:paraId="434295B0" w14:textId="77777777" w:rsidR="003668D2" w:rsidRPr="001E2697" w:rsidRDefault="003668D2" w:rsidP="003668D2">
      <w:pPr>
        <w:ind w:left="360"/>
        <w:jc w:val="both"/>
        <w:rPr>
          <w:rFonts w:ascii="Times New Roman" w:hAnsi="Times New Roman" w:cs="Times New Roman"/>
          <w:color w:val="000000" w:themeColor="text1"/>
          <w:sz w:val="24"/>
          <w:szCs w:val="24"/>
        </w:rPr>
      </w:pPr>
    </w:p>
    <w:p w14:paraId="6C755EBF" w14:textId="77777777" w:rsidR="006E755F" w:rsidRPr="001E2697" w:rsidRDefault="006E755F" w:rsidP="006E755F">
      <w:pPr>
        <w:pStyle w:val="ListParagraph"/>
        <w:jc w:val="both"/>
        <w:rPr>
          <w:rFonts w:ascii="Times New Roman" w:hAnsi="Times New Roman" w:cs="Times New Roman"/>
          <w:color w:val="000000" w:themeColor="text1"/>
          <w:sz w:val="24"/>
          <w:szCs w:val="24"/>
        </w:rPr>
      </w:pPr>
    </w:p>
    <w:p w14:paraId="6DC0AF1C"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tbl>
      <w:tblPr>
        <w:tblStyle w:val="TableGrid"/>
        <w:tblW w:w="0" w:type="auto"/>
        <w:jc w:val="center"/>
        <w:tblLook w:val="04A0" w:firstRow="1" w:lastRow="0" w:firstColumn="1" w:lastColumn="0" w:noHBand="0" w:noVBand="1"/>
      </w:tblPr>
      <w:tblGrid>
        <w:gridCol w:w="1255"/>
        <w:gridCol w:w="7361"/>
        <w:gridCol w:w="990"/>
      </w:tblGrid>
      <w:tr w:rsidR="007E2E81" w:rsidRPr="001E2697" w14:paraId="1DABB786" w14:textId="77777777" w:rsidTr="008C0B69">
        <w:trPr>
          <w:trHeight w:val="472"/>
          <w:jc w:val="center"/>
        </w:trPr>
        <w:tc>
          <w:tcPr>
            <w:tcW w:w="1255" w:type="dxa"/>
            <w:vAlign w:val="center"/>
          </w:tcPr>
          <w:p w14:paraId="140AAA67"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361" w:type="dxa"/>
            <w:vAlign w:val="center"/>
          </w:tcPr>
          <w:p w14:paraId="7837F42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vAlign w:val="center"/>
          </w:tcPr>
          <w:p w14:paraId="159F5C7C"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5C0640DB" w14:textId="77777777" w:rsidTr="008C0B69">
        <w:trPr>
          <w:trHeight w:val="841"/>
          <w:jc w:val="center"/>
        </w:trPr>
        <w:tc>
          <w:tcPr>
            <w:tcW w:w="1255" w:type="dxa"/>
            <w:vAlign w:val="center"/>
          </w:tcPr>
          <w:p w14:paraId="5FAC452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I</w:t>
            </w:r>
          </w:p>
        </w:tc>
        <w:tc>
          <w:tcPr>
            <w:tcW w:w="7361" w:type="dxa"/>
            <w:vAlign w:val="center"/>
          </w:tcPr>
          <w:p w14:paraId="6EE6C3B5"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b/>
                <w:bCs/>
                <w:color w:val="000000" w:themeColor="text1"/>
                <w:sz w:val="24"/>
                <w:szCs w:val="24"/>
              </w:rPr>
              <w:t>O</w:t>
            </w:r>
            <w:r w:rsidRPr="001E2697">
              <w:rPr>
                <w:rFonts w:ascii="Times New Roman" w:hAnsi="Times New Roman" w:cs="Times New Roman"/>
                <w:color w:val="000000" w:themeColor="text1"/>
                <w:sz w:val="24"/>
                <w:szCs w:val="24"/>
              </w:rPr>
              <w:t>rganization of DNA in eukaryotic cell; palindromic DNA; Types of RNA-</w:t>
            </w:r>
            <w:proofErr w:type="spellStart"/>
            <w:r w:rsidRPr="001E2697">
              <w:rPr>
                <w:rFonts w:ascii="Times New Roman" w:hAnsi="Times New Roman" w:cs="Times New Roman"/>
                <w:color w:val="000000" w:themeColor="text1"/>
                <w:sz w:val="24"/>
                <w:szCs w:val="24"/>
              </w:rPr>
              <w:t>rRNA</w:t>
            </w:r>
            <w:proofErr w:type="spellEnd"/>
            <w:r w:rsidRPr="001E2697">
              <w:rPr>
                <w:rFonts w:ascii="Times New Roman" w:hAnsi="Times New Roman" w:cs="Times New Roman"/>
                <w:color w:val="000000" w:themeColor="text1"/>
                <w:sz w:val="24"/>
                <w:szCs w:val="24"/>
              </w:rPr>
              <w:t xml:space="preserve">; mRNA (the 5’ cap, non-coding region, initiation codon, coding region, termination codon; Poly (A) region, post transcriptional </w:t>
            </w:r>
            <w:proofErr w:type="spellStart"/>
            <w:r w:rsidRPr="001E2697">
              <w:rPr>
                <w:rFonts w:ascii="Times New Roman" w:hAnsi="Times New Roman" w:cs="Times New Roman"/>
                <w:color w:val="000000" w:themeColor="text1"/>
                <w:sz w:val="24"/>
                <w:szCs w:val="24"/>
              </w:rPr>
              <w:t>modification,differences</w:t>
            </w:r>
            <w:proofErr w:type="spellEnd"/>
            <w:r w:rsidRPr="001E2697">
              <w:rPr>
                <w:rFonts w:ascii="Times New Roman" w:hAnsi="Times New Roman" w:cs="Times New Roman"/>
                <w:color w:val="000000" w:themeColor="text1"/>
                <w:sz w:val="24"/>
                <w:szCs w:val="24"/>
              </w:rPr>
              <w:t xml:space="preserve"> between prokaryotic and eukaryotic mRNA; </w:t>
            </w:r>
            <w:proofErr w:type="spellStart"/>
            <w:r w:rsidRPr="001E2697">
              <w:rPr>
                <w:rFonts w:ascii="Times New Roman" w:hAnsi="Times New Roman" w:cs="Times New Roman"/>
                <w:color w:val="000000" w:themeColor="text1"/>
                <w:sz w:val="24"/>
                <w:szCs w:val="24"/>
              </w:rPr>
              <w:t>tRNA</w:t>
            </w:r>
            <w:proofErr w:type="spellEnd"/>
            <w:r w:rsidRPr="001E2697">
              <w:rPr>
                <w:rFonts w:ascii="Times New Roman" w:hAnsi="Times New Roman" w:cs="Times New Roman"/>
                <w:color w:val="000000" w:themeColor="text1"/>
                <w:sz w:val="24"/>
                <w:szCs w:val="24"/>
              </w:rPr>
              <w:t xml:space="preserve"> (structure of </w:t>
            </w:r>
            <w:proofErr w:type="spellStart"/>
            <w:r w:rsidRPr="001E2697">
              <w:rPr>
                <w:rFonts w:ascii="Times New Roman" w:hAnsi="Times New Roman" w:cs="Times New Roman"/>
                <w:color w:val="000000" w:themeColor="text1"/>
                <w:sz w:val="24"/>
                <w:szCs w:val="24"/>
              </w:rPr>
              <w:t>tRNA</w:t>
            </w:r>
            <w:proofErr w:type="spellEnd"/>
            <w:r w:rsidRPr="001E2697">
              <w:rPr>
                <w:rFonts w:ascii="Times New Roman" w:hAnsi="Times New Roman" w:cs="Times New Roman"/>
                <w:color w:val="000000" w:themeColor="text1"/>
                <w:sz w:val="24"/>
                <w:szCs w:val="24"/>
              </w:rPr>
              <w:t xml:space="preserve">-clover leaf model); </w:t>
            </w:r>
            <w:proofErr w:type="spellStart"/>
            <w:r w:rsidRPr="001E2697">
              <w:rPr>
                <w:rFonts w:ascii="Times New Roman" w:hAnsi="Times New Roman" w:cs="Times New Roman"/>
                <w:color w:val="000000" w:themeColor="text1"/>
                <w:sz w:val="24"/>
                <w:szCs w:val="24"/>
              </w:rPr>
              <w:t>superhelicity</w:t>
            </w:r>
            <w:proofErr w:type="spellEnd"/>
            <w:r w:rsidRPr="001E2697">
              <w:rPr>
                <w:rFonts w:ascii="Times New Roman" w:hAnsi="Times New Roman" w:cs="Times New Roman"/>
                <w:color w:val="000000" w:themeColor="text1"/>
                <w:sz w:val="24"/>
                <w:szCs w:val="24"/>
              </w:rPr>
              <w:t xml:space="preserve"> in </w:t>
            </w:r>
            <w:proofErr w:type="spellStart"/>
            <w:r w:rsidRPr="001E2697">
              <w:rPr>
                <w:rFonts w:ascii="Times New Roman" w:hAnsi="Times New Roman" w:cs="Times New Roman"/>
                <w:color w:val="000000" w:themeColor="text1"/>
                <w:sz w:val="24"/>
                <w:szCs w:val="24"/>
              </w:rPr>
              <w:t>DNA.Dispersive</w:t>
            </w:r>
            <w:proofErr w:type="spellEnd"/>
            <w:r w:rsidRPr="001E2697">
              <w:rPr>
                <w:rFonts w:ascii="Times New Roman" w:hAnsi="Times New Roman" w:cs="Times New Roman"/>
                <w:color w:val="000000" w:themeColor="text1"/>
                <w:sz w:val="24"/>
                <w:szCs w:val="24"/>
              </w:rPr>
              <w:t xml:space="preserve">, conservative and semi-conservative models; Watson and Crick’s model of DNA replication (experimental evidence); Enzyme involved in DNA replication (DNA polymerase I, Pol II, Pol III, DNA ligase); Mechanism of DNA replication; Models of DNA replication, inhibitors of DNA </w:t>
            </w:r>
            <w:proofErr w:type="spellStart"/>
            <w:r w:rsidRPr="001E2697">
              <w:rPr>
                <w:rFonts w:ascii="Times New Roman" w:hAnsi="Times New Roman" w:cs="Times New Roman"/>
                <w:color w:val="000000" w:themeColor="text1"/>
                <w:sz w:val="24"/>
                <w:szCs w:val="24"/>
              </w:rPr>
              <w:t>replication.Exonuclease</w:t>
            </w:r>
            <w:proofErr w:type="spellEnd"/>
            <w:r w:rsidRPr="001E2697">
              <w:rPr>
                <w:rFonts w:ascii="Times New Roman" w:hAnsi="Times New Roman" w:cs="Times New Roman"/>
                <w:color w:val="000000" w:themeColor="text1"/>
                <w:sz w:val="24"/>
                <w:szCs w:val="24"/>
              </w:rPr>
              <w:t xml:space="preserve"> and </w:t>
            </w:r>
            <w:r w:rsidR="00F228C0" w:rsidRPr="001E2697">
              <w:rPr>
                <w:rFonts w:ascii="Times New Roman" w:hAnsi="Times New Roman" w:cs="Times New Roman"/>
                <w:color w:val="000000" w:themeColor="text1"/>
                <w:sz w:val="24"/>
                <w:szCs w:val="24"/>
              </w:rPr>
              <w:t>endonuclease</w:t>
            </w:r>
            <w:r w:rsidRPr="001E2697">
              <w:rPr>
                <w:rFonts w:ascii="Times New Roman" w:hAnsi="Times New Roman" w:cs="Times New Roman"/>
                <w:color w:val="000000" w:themeColor="text1"/>
                <w:sz w:val="24"/>
                <w:szCs w:val="24"/>
              </w:rPr>
              <w:t>.</w:t>
            </w:r>
          </w:p>
        </w:tc>
        <w:tc>
          <w:tcPr>
            <w:tcW w:w="926" w:type="dxa"/>
            <w:vAlign w:val="center"/>
          </w:tcPr>
          <w:p w14:paraId="25EEFA54"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F41654" w:rsidRPr="001E2697">
              <w:rPr>
                <w:rFonts w:ascii="Times New Roman" w:hAnsi="Times New Roman" w:cs="Times New Roman"/>
                <w:b/>
                <w:color w:val="000000" w:themeColor="text1"/>
                <w:sz w:val="24"/>
                <w:szCs w:val="24"/>
              </w:rPr>
              <w:t>2</w:t>
            </w:r>
          </w:p>
        </w:tc>
      </w:tr>
      <w:tr w:rsidR="007E2E81" w:rsidRPr="001E2697" w14:paraId="4275247B" w14:textId="77777777" w:rsidTr="008C0B69">
        <w:trPr>
          <w:trHeight w:val="1250"/>
          <w:jc w:val="center"/>
        </w:trPr>
        <w:tc>
          <w:tcPr>
            <w:tcW w:w="1255" w:type="dxa"/>
            <w:vAlign w:val="center"/>
          </w:tcPr>
          <w:p w14:paraId="76F2F150"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361" w:type="dxa"/>
            <w:vAlign w:val="center"/>
          </w:tcPr>
          <w:p w14:paraId="61208F82"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Gene diversity; split genes, overlapping gene; molecular nature of mutation, spontaneous and induced mutation; DNA damage and repair – types of damage (deamination, oxidative damage, alkylation, pyrimidine dimmers); repair pathways – methylation – directed mismatch repair, nucleotide excision repair, base excision repair, recombination repair, SOS repair.</w:t>
            </w:r>
          </w:p>
        </w:tc>
        <w:tc>
          <w:tcPr>
            <w:tcW w:w="926" w:type="dxa"/>
            <w:vAlign w:val="center"/>
          </w:tcPr>
          <w:p w14:paraId="392E5B66"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F41654" w:rsidRPr="001E2697">
              <w:rPr>
                <w:rFonts w:ascii="Times New Roman" w:hAnsi="Times New Roman" w:cs="Times New Roman"/>
                <w:b/>
                <w:color w:val="000000" w:themeColor="text1"/>
                <w:sz w:val="24"/>
                <w:szCs w:val="24"/>
              </w:rPr>
              <w:t>2</w:t>
            </w:r>
          </w:p>
        </w:tc>
      </w:tr>
      <w:tr w:rsidR="007E2E81" w:rsidRPr="001E2697" w14:paraId="0DBE969C" w14:textId="77777777" w:rsidTr="008C0B69">
        <w:trPr>
          <w:trHeight w:val="1619"/>
          <w:jc w:val="center"/>
        </w:trPr>
        <w:tc>
          <w:tcPr>
            <w:tcW w:w="1255" w:type="dxa"/>
            <w:vAlign w:val="center"/>
          </w:tcPr>
          <w:p w14:paraId="23056704"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361" w:type="dxa"/>
            <w:vAlign w:val="center"/>
          </w:tcPr>
          <w:p w14:paraId="214DC040" w14:textId="77777777" w:rsidR="006E755F" w:rsidRPr="001E2697" w:rsidRDefault="00884679"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Gene Regulation and expression-  Gene regulation – negative regulation – </w:t>
            </w:r>
            <w:r w:rsidRPr="001E2697">
              <w:rPr>
                <w:rFonts w:ascii="Times New Roman" w:hAnsi="Times New Roman" w:cs="Times New Roman"/>
                <w:i/>
                <w:iCs/>
                <w:color w:val="000000" w:themeColor="text1"/>
                <w:sz w:val="24"/>
                <w:szCs w:val="24"/>
              </w:rPr>
              <w:t xml:space="preserve">E. coli lac </w:t>
            </w:r>
            <w:r w:rsidRPr="001E2697">
              <w:rPr>
                <w:rFonts w:ascii="Times New Roman" w:hAnsi="Times New Roman" w:cs="Times New Roman"/>
                <w:color w:val="000000" w:themeColor="text1"/>
                <w:sz w:val="24"/>
                <w:szCs w:val="24"/>
              </w:rPr>
              <w:t xml:space="preserve">operon (structural, operator, promoter and repressor genes), Positive regulation – </w:t>
            </w:r>
            <w:r w:rsidRPr="001E2697">
              <w:rPr>
                <w:rFonts w:ascii="Times New Roman" w:hAnsi="Times New Roman" w:cs="Times New Roman"/>
                <w:i/>
                <w:iCs/>
                <w:color w:val="000000" w:themeColor="text1"/>
                <w:sz w:val="24"/>
                <w:szCs w:val="24"/>
              </w:rPr>
              <w:t xml:space="preserve">E. coli </w:t>
            </w:r>
            <w:proofErr w:type="spellStart"/>
            <w:r w:rsidRPr="001E2697">
              <w:rPr>
                <w:rFonts w:ascii="Times New Roman" w:hAnsi="Times New Roman" w:cs="Times New Roman"/>
                <w:i/>
                <w:iCs/>
                <w:color w:val="000000" w:themeColor="text1"/>
                <w:sz w:val="24"/>
                <w:szCs w:val="24"/>
              </w:rPr>
              <w:t>trp</w:t>
            </w:r>
            <w:r w:rsidR="00F228C0" w:rsidRPr="001E2697">
              <w:rPr>
                <w:rFonts w:ascii="Times New Roman" w:hAnsi="Times New Roman" w:cs="Times New Roman"/>
                <w:i/>
                <w:iCs/>
                <w:color w:val="000000" w:themeColor="text1"/>
                <w:sz w:val="24"/>
                <w:szCs w:val="24"/>
              </w:rPr>
              <w:t>-</w:t>
            </w:r>
            <w:r w:rsidRPr="001E2697">
              <w:rPr>
                <w:rFonts w:ascii="Times New Roman" w:hAnsi="Times New Roman" w:cs="Times New Roman"/>
                <w:color w:val="000000" w:themeColor="text1"/>
                <w:sz w:val="24"/>
                <w:szCs w:val="24"/>
              </w:rPr>
              <w:t>operon.</w:t>
            </w:r>
            <w:r w:rsidR="006E755F" w:rsidRPr="001E2697">
              <w:rPr>
                <w:rFonts w:ascii="Times New Roman" w:hAnsi="Times New Roman" w:cs="Times New Roman"/>
                <w:color w:val="000000" w:themeColor="text1"/>
                <w:sz w:val="24"/>
                <w:szCs w:val="24"/>
              </w:rPr>
              <w:t>Central</w:t>
            </w:r>
            <w:proofErr w:type="spellEnd"/>
            <w:r w:rsidR="006E755F" w:rsidRPr="001E2697">
              <w:rPr>
                <w:rFonts w:ascii="Times New Roman" w:hAnsi="Times New Roman" w:cs="Times New Roman"/>
                <w:color w:val="000000" w:themeColor="text1"/>
                <w:sz w:val="24"/>
                <w:szCs w:val="24"/>
              </w:rPr>
              <w:t xml:space="preserve"> dogma; RNA polymerase; Site of transcription. Transcr</w:t>
            </w:r>
            <w:r w:rsidR="00F228C0" w:rsidRPr="001E2697">
              <w:rPr>
                <w:rFonts w:ascii="Times New Roman" w:hAnsi="Times New Roman" w:cs="Times New Roman"/>
                <w:color w:val="000000" w:themeColor="text1"/>
                <w:sz w:val="24"/>
                <w:szCs w:val="24"/>
              </w:rPr>
              <w:t>i</w:t>
            </w:r>
            <w:r w:rsidR="006E755F" w:rsidRPr="001E2697">
              <w:rPr>
                <w:rFonts w:ascii="Times New Roman" w:hAnsi="Times New Roman" w:cs="Times New Roman"/>
                <w:color w:val="000000" w:themeColor="text1"/>
                <w:sz w:val="24"/>
                <w:szCs w:val="24"/>
              </w:rPr>
              <w:t xml:space="preserve">ption – chain initiation, chain elongation, chain termination, RNA </w:t>
            </w:r>
            <w:r w:rsidR="00F228C0" w:rsidRPr="001E2697">
              <w:rPr>
                <w:rFonts w:ascii="Times New Roman" w:hAnsi="Times New Roman" w:cs="Times New Roman"/>
                <w:color w:val="000000" w:themeColor="text1"/>
                <w:sz w:val="24"/>
                <w:szCs w:val="24"/>
              </w:rPr>
              <w:t>turnover</w:t>
            </w:r>
            <w:r w:rsidR="006E755F" w:rsidRPr="001E2697">
              <w:rPr>
                <w:rFonts w:ascii="Times New Roman" w:hAnsi="Times New Roman" w:cs="Times New Roman"/>
                <w:color w:val="000000" w:themeColor="text1"/>
                <w:sz w:val="24"/>
                <w:szCs w:val="24"/>
              </w:rPr>
              <w:t xml:space="preserve">; translation – charging of </w:t>
            </w:r>
            <w:proofErr w:type="spellStart"/>
            <w:r w:rsidR="006E755F" w:rsidRPr="001E2697">
              <w:rPr>
                <w:rFonts w:ascii="Times New Roman" w:hAnsi="Times New Roman" w:cs="Times New Roman"/>
                <w:color w:val="000000" w:themeColor="text1"/>
                <w:sz w:val="24"/>
                <w:szCs w:val="24"/>
              </w:rPr>
              <w:t>tRNA</w:t>
            </w:r>
            <w:proofErr w:type="spellEnd"/>
            <w:r w:rsidR="006E755F" w:rsidRPr="001E2697">
              <w:rPr>
                <w:rFonts w:ascii="Times New Roman" w:hAnsi="Times New Roman" w:cs="Times New Roman"/>
                <w:color w:val="000000" w:themeColor="text1"/>
                <w:sz w:val="24"/>
                <w:szCs w:val="24"/>
              </w:rPr>
              <w:t xml:space="preserve">, initiation of polypeptide synthesis, elongation of </w:t>
            </w:r>
            <w:r w:rsidR="00F228C0" w:rsidRPr="001E2697">
              <w:rPr>
                <w:rFonts w:ascii="Times New Roman" w:hAnsi="Times New Roman" w:cs="Times New Roman"/>
                <w:color w:val="000000" w:themeColor="text1"/>
                <w:sz w:val="24"/>
                <w:szCs w:val="24"/>
              </w:rPr>
              <w:t xml:space="preserve">the </w:t>
            </w:r>
            <w:r w:rsidR="006E755F" w:rsidRPr="001E2697">
              <w:rPr>
                <w:rFonts w:ascii="Times New Roman" w:hAnsi="Times New Roman" w:cs="Times New Roman"/>
                <w:color w:val="000000" w:themeColor="text1"/>
                <w:sz w:val="24"/>
                <w:szCs w:val="24"/>
              </w:rPr>
              <w:t xml:space="preserve">polypeptide chain, translocation, termination of </w:t>
            </w:r>
            <w:r w:rsidR="00F228C0" w:rsidRPr="001E2697">
              <w:rPr>
                <w:rFonts w:ascii="Times New Roman" w:hAnsi="Times New Roman" w:cs="Times New Roman"/>
                <w:color w:val="000000" w:themeColor="text1"/>
                <w:sz w:val="24"/>
                <w:szCs w:val="24"/>
              </w:rPr>
              <w:t xml:space="preserve">the </w:t>
            </w:r>
            <w:r w:rsidR="006E755F" w:rsidRPr="001E2697">
              <w:rPr>
                <w:rFonts w:ascii="Times New Roman" w:hAnsi="Times New Roman" w:cs="Times New Roman"/>
                <w:color w:val="000000" w:themeColor="text1"/>
                <w:sz w:val="24"/>
                <w:szCs w:val="24"/>
              </w:rPr>
              <w:t>polypeptide chain;</w:t>
            </w:r>
          </w:p>
        </w:tc>
        <w:tc>
          <w:tcPr>
            <w:tcW w:w="926" w:type="dxa"/>
            <w:vAlign w:val="center"/>
          </w:tcPr>
          <w:p w14:paraId="3ED508C7"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F41654" w:rsidRPr="001E2697">
              <w:rPr>
                <w:rFonts w:ascii="Times New Roman" w:hAnsi="Times New Roman" w:cs="Times New Roman"/>
                <w:b/>
                <w:color w:val="000000" w:themeColor="text1"/>
                <w:sz w:val="24"/>
                <w:szCs w:val="24"/>
              </w:rPr>
              <w:t>2</w:t>
            </w:r>
          </w:p>
        </w:tc>
      </w:tr>
      <w:tr w:rsidR="007E2E81" w:rsidRPr="001E2697" w14:paraId="31DEB065" w14:textId="77777777" w:rsidTr="008C0B69">
        <w:trPr>
          <w:trHeight w:val="791"/>
          <w:jc w:val="center"/>
        </w:trPr>
        <w:tc>
          <w:tcPr>
            <w:tcW w:w="1255" w:type="dxa"/>
            <w:vAlign w:val="center"/>
          </w:tcPr>
          <w:p w14:paraId="63A489C1"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361" w:type="dxa"/>
            <w:vAlign w:val="center"/>
          </w:tcPr>
          <w:p w14:paraId="3A459BF6"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Cloning vectors </w:t>
            </w:r>
            <w:r w:rsidRPr="001E2697">
              <w:rPr>
                <w:rFonts w:ascii="Times New Roman" w:hAnsi="Times New Roman" w:cs="Times New Roman"/>
                <w:b/>
                <w:bCs/>
                <w:color w:val="000000" w:themeColor="text1"/>
                <w:sz w:val="24"/>
                <w:szCs w:val="24"/>
              </w:rPr>
              <w:t xml:space="preserve">– </w:t>
            </w:r>
            <w:r w:rsidRPr="001E2697">
              <w:rPr>
                <w:rFonts w:ascii="Times New Roman" w:hAnsi="Times New Roman" w:cs="Times New Roman"/>
                <w:color w:val="000000" w:themeColor="text1"/>
                <w:sz w:val="24"/>
                <w:szCs w:val="24"/>
              </w:rPr>
              <w:t xml:space="preserve">Plasmids, </w:t>
            </w:r>
            <w:proofErr w:type="spellStart"/>
            <w:r w:rsidRPr="001E2697">
              <w:rPr>
                <w:rFonts w:ascii="Times New Roman" w:hAnsi="Times New Roman" w:cs="Times New Roman"/>
                <w:color w:val="000000" w:themeColor="text1"/>
                <w:sz w:val="24"/>
                <w:szCs w:val="24"/>
              </w:rPr>
              <w:t>phages</w:t>
            </w:r>
            <w:proofErr w:type="spellEnd"/>
            <w:r w:rsidRPr="001E2697">
              <w:rPr>
                <w:rFonts w:ascii="Times New Roman" w:hAnsi="Times New Roman" w:cs="Times New Roman"/>
                <w:color w:val="000000" w:themeColor="text1"/>
                <w:sz w:val="24"/>
                <w:szCs w:val="24"/>
              </w:rPr>
              <w:t xml:space="preserve"> and </w:t>
            </w:r>
            <w:proofErr w:type="spellStart"/>
            <w:r w:rsidRPr="001E2697">
              <w:rPr>
                <w:rFonts w:ascii="Times New Roman" w:hAnsi="Times New Roman" w:cs="Times New Roman"/>
                <w:color w:val="000000" w:themeColor="text1"/>
                <w:sz w:val="24"/>
                <w:szCs w:val="24"/>
              </w:rPr>
              <w:t>cosmids</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phagemids</w:t>
            </w:r>
            <w:proofErr w:type="spellEnd"/>
            <w:r w:rsidRPr="001E2697">
              <w:rPr>
                <w:rFonts w:ascii="Times New Roman" w:hAnsi="Times New Roman" w:cs="Times New Roman"/>
                <w:color w:val="000000" w:themeColor="text1"/>
                <w:sz w:val="24"/>
                <w:szCs w:val="24"/>
              </w:rPr>
              <w:t xml:space="preserve">, Ti plasmids, other viral vectors (M13 and retroviruses); Cloning strategies, cloning and selection of individual genes; Gene libraries– </w:t>
            </w:r>
            <w:proofErr w:type="spellStart"/>
            <w:r w:rsidRPr="001E2697">
              <w:rPr>
                <w:rFonts w:ascii="Times New Roman" w:hAnsi="Times New Roman" w:cs="Times New Roman"/>
                <w:color w:val="000000" w:themeColor="text1"/>
                <w:sz w:val="24"/>
                <w:szCs w:val="24"/>
              </w:rPr>
              <w:t>cDNA</w:t>
            </w:r>
            <w:proofErr w:type="spellEnd"/>
            <w:r w:rsidRPr="001E2697">
              <w:rPr>
                <w:rFonts w:ascii="Times New Roman" w:hAnsi="Times New Roman" w:cs="Times New Roman"/>
                <w:color w:val="000000" w:themeColor="text1"/>
                <w:sz w:val="24"/>
                <w:szCs w:val="24"/>
              </w:rPr>
              <w:t xml:space="preserve"> and genomic libraries. Expression vectors, promoter probe vectors, vectors used for construction of library – artificial chromosomes; BAC vectors, YAC vectors.</w:t>
            </w:r>
          </w:p>
          <w:p w14:paraId="1B7D06F5"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Working principle of PCR, requirements, types of PCR, application of PCR, Sequencing of DNA and protein in brief. Recombinant products – human growth hormone (insulin </w:t>
            </w:r>
            <w:proofErr w:type="spellStart"/>
            <w:r w:rsidRPr="001E2697">
              <w:rPr>
                <w:rFonts w:ascii="Times New Roman" w:hAnsi="Times New Roman" w:cs="Times New Roman"/>
                <w:color w:val="000000" w:themeColor="text1"/>
                <w:sz w:val="24"/>
                <w:szCs w:val="24"/>
              </w:rPr>
              <w:t>somatotropin</w:t>
            </w:r>
            <w:proofErr w:type="spellEnd"/>
            <w:r w:rsidRPr="001E2697">
              <w:rPr>
                <w:rFonts w:ascii="Times New Roman" w:hAnsi="Times New Roman" w:cs="Times New Roman"/>
                <w:color w:val="000000" w:themeColor="text1"/>
                <w:sz w:val="24"/>
                <w:szCs w:val="24"/>
              </w:rPr>
              <w:t xml:space="preserve">), vaccines (hepatitis B virus vaccine, FMD vaccine), </w:t>
            </w:r>
            <w:proofErr w:type="spellStart"/>
            <w:r w:rsidRPr="001E2697">
              <w:rPr>
                <w:rFonts w:ascii="Times New Roman" w:hAnsi="Times New Roman" w:cs="Times New Roman"/>
                <w:color w:val="000000" w:themeColor="text1"/>
                <w:sz w:val="24"/>
                <w:szCs w:val="24"/>
              </w:rPr>
              <w:t>interferons</w:t>
            </w:r>
            <w:proofErr w:type="spellEnd"/>
            <w:r w:rsidRPr="001E2697">
              <w:rPr>
                <w:rFonts w:ascii="Times New Roman" w:hAnsi="Times New Roman" w:cs="Times New Roman"/>
                <w:color w:val="000000" w:themeColor="text1"/>
                <w:sz w:val="24"/>
                <w:szCs w:val="24"/>
              </w:rPr>
              <w:t>.</w:t>
            </w:r>
          </w:p>
        </w:tc>
        <w:tc>
          <w:tcPr>
            <w:tcW w:w="926" w:type="dxa"/>
            <w:vAlign w:val="center"/>
          </w:tcPr>
          <w:p w14:paraId="2680AFA2"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F41654" w:rsidRPr="001E2697">
              <w:rPr>
                <w:rFonts w:ascii="Times New Roman" w:hAnsi="Times New Roman" w:cs="Times New Roman"/>
                <w:b/>
                <w:color w:val="000000" w:themeColor="text1"/>
                <w:sz w:val="24"/>
                <w:szCs w:val="24"/>
              </w:rPr>
              <w:t>2</w:t>
            </w:r>
          </w:p>
        </w:tc>
      </w:tr>
      <w:tr w:rsidR="007E2E81" w:rsidRPr="001E2697" w14:paraId="21AE3D23" w14:textId="77777777" w:rsidTr="008C0B69">
        <w:trPr>
          <w:trHeight w:val="431"/>
          <w:jc w:val="center"/>
        </w:trPr>
        <w:tc>
          <w:tcPr>
            <w:tcW w:w="8616" w:type="dxa"/>
            <w:gridSpan w:val="2"/>
          </w:tcPr>
          <w:p w14:paraId="4721E4AA"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vAlign w:val="center"/>
          </w:tcPr>
          <w:p w14:paraId="7A4E1CA7" w14:textId="77777777" w:rsidR="006E755F" w:rsidRPr="001E2697" w:rsidRDefault="00F41654"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346C34F8" w14:textId="77777777" w:rsidR="006E755F" w:rsidRPr="001E2697" w:rsidRDefault="006E755F" w:rsidP="006E755F">
      <w:pPr>
        <w:autoSpaceDE w:val="0"/>
        <w:autoSpaceDN w:val="0"/>
        <w:adjustRightInd w:val="0"/>
        <w:rPr>
          <w:rFonts w:ascii="Times New Roman" w:hAnsi="Times New Roman" w:cs="Times New Roman"/>
          <w:b/>
          <w:bCs/>
          <w:color w:val="000000" w:themeColor="text1"/>
          <w:sz w:val="24"/>
          <w:szCs w:val="24"/>
          <w:u w:val="single"/>
        </w:rPr>
      </w:pPr>
      <w:r w:rsidRPr="001E2697">
        <w:rPr>
          <w:rFonts w:ascii="Times New Roman" w:hAnsi="Times New Roman" w:cs="Times New Roman"/>
          <w:b/>
          <w:bCs/>
          <w:color w:val="000000" w:themeColor="text1"/>
          <w:sz w:val="24"/>
          <w:szCs w:val="24"/>
          <w:u w:val="single"/>
        </w:rPr>
        <w:t xml:space="preserve">Text Books: </w:t>
      </w:r>
    </w:p>
    <w:p w14:paraId="3638CBFC" w14:textId="77777777" w:rsidR="006E755F" w:rsidRPr="001E2697" w:rsidRDefault="006E755F" w:rsidP="006E755F">
      <w:pPr>
        <w:pStyle w:val="ListParagraph1"/>
        <w:numPr>
          <w:ilvl w:val="0"/>
          <w:numId w:val="13"/>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Willey JM, Sherwood LM, and </w:t>
      </w:r>
      <w:proofErr w:type="spellStart"/>
      <w:r w:rsidRPr="001E2697">
        <w:rPr>
          <w:rFonts w:ascii="Times New Roman" w:hAnsi="Times New Roman" w:cs="Times New Roman"/>
          <w:color w:val="000000" w:themeColor="text1"/>
          <w:sz w:val="24"/>
          <w:szCs w:val="24"/>
        </w:rPr>
        <w:t>Woolverton</w:t>
      </w:r>
      <w:proofErr w:type="spellEnd"/>
      <w:r w:rsidRPr="001E2697">
        <w:rPr>
          <w:rFonts w:ascii="Times New Roman" w:hAnsi="Times New Roman" w:cs="Times New Roman"/>
          <w:color w:val="000000" w:themeColor="text1"/>
          <w:sz w:val="24"/>
          <w:szCs w:val="24"/>
        </w:rPr>
        <w:t xml:space="preserve"> CJ. (2008). </w:t>
      </w:r>
      <w:r w:rsidRPr="001E2697">
        <w:rPr>
          <w:rFonts w:ascii="Times New Roman" w:hAnsi="Times New Roman" w:cs="Times New Roman"/>
          <w:i/>
          <w:iCs/>
          <w:color w:val="000000" w:themeColor="text1"/>
          <w:sz w:val="24"/>
          <w:szCs w:val="24"/>
        </w:rPr>
        <w:t>Prescott, Harley and Klein’s Microbiology</w:t>
      </w:r>
      <w:r w:rsidRPr="001E2697">
        <w:rPr>
          <w:rFonts w:ascii="Times New Roman" w:hAnsi="Times New Roman" w:cs="Times New Roman"/>
          <w:color w:val="000000" w:themeColor="text1"/>
          <w:sz w:val="24"/>
          <w:szCs w:val="24"/>
        </w:rPr>
        <w:t>. 8th edition. McGraw Hill Higher Education.</w:t>
      </w:r>
    </w:p>
    <w:p w14:paraId="3BF65DBC" w14:textId="77777777" w:rsidR="006E755F" w:rsidRPr="001E2697" w:rsidRDefault="006E755F" w:rsidP="006E755F">
      <w:pPr>
        <w:pStyle w:val="ListParagraph1"/>
        <w:numPr>
          <w:ilvl w:val="0"/>
          <w:numId w:val="13"/>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James D Watson </w:t>
      </w:r>
      <w:r w:rsidRPr="001E2697">
        <w:rPr>
          <w:rFonts w:ascii="Times New Roman" w:hAnsi="Times New Roman" w:cs="Times New Roman"/>
          <w:i/>
          <w:color w:val="000000" w:themeColor="text1"/>
          <w:sz w:val="24"/>
          <w:szCs w:val="24"/>
        </w:rPr>
        <w:t>et al</w:t>
      </w:r>
      <w:r w:rsidRPr="001E2697">
        <w:rPr>
          <w:rFonts w:ascii="Times New Roman" w:hAnsi="Times New Roman" w:cs="Times New Roman"/>
          <w:color w:val="000000" w:themeColor="text1"/>
          <w:sz w:val="24"/>
          <w:szCs w:val="24"/>
        </w:rPr>
        <w:t>. (2009). Molecular biology of the gene. (4</w:t>
      </w:r>
      <w:r w:rsidRPr="001E2697">
        <w:rPr>
          <w:rFonts w:ascii="Times New Roman" w:hAnsi="Times New Roman" w:cs="Times New Roman"/>
          <w:color w:val="000000" w:themeColor="text1"/>
          <w:sz w:val="24"/>
          <w:szCs w:val="24"/>
          <w:vertAlign w:val="superscript"/>
        </w:rPr>
        <w:t>th</w:t>
      </w:r>
      <w:r w:rsidRPr="001E2697">
        <w:rPr>
          <w:rFonts w:ascii="Times New Roman" w:hAnsi="Times New Roman" w:cs="Times New Roman"/>
          <w:color w:val="000000" w:themeColor="text1"/>
          <w:sz w:val="24"/>
          <w:szCs w:val="24"/>
        </w:rPr>
        <w:t xml:space="preserve"> Edition), Pearson</w:t>
      </w:r>
    </w:p>
    <w:p w14:paraId="7576D14E" w14:textId="77777777" w:rsidR="006E755F" w:rsidRPr="001E2697" w:rsidRDefault="006E755F" w:rsidP="006E755F">
      <w:pPr>
        <w:pStyle w:val="ListParagraph1"/>
        <w:tabs>
          <w:tab w:val="left" w:pos="720"/>
        </w:tabs>
        <w:suppressAutoHyphens/>
        <w:spacing w:after="0" w:line="240" w:lineRule="auto"/>
        <w:ind w:left="0" w:right="330"/>
        <w:jc w:val="both"/>
        <w:rPr>
          <w:rFonts w:ascii="Times New Roman" w:hAnsi="Times New Roman" w:cs="Times New Roman"/>
          <w:color w:val="000000" w:themeColor="text1"/>
          <w:sz w:val="24"/>
          <w:szCs w:val="24"/>
        </w:rPr>
      </w:pPr>
    </w:p>
    <w:p w14:paraId="6A489FA2" w14:textId="77777777" w:rsidR="006E755F" w:rsidRPr="001E2697" w:rsidRDefault="006E755F" w:rsidP="006E755F">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7F210541" w14:textId="77777777" w:rsidR="006E755F" w:rsidRPr="001E2697" w:rsidRDefault="006E755F" w:rsidP="006E755F">
      <w:pPr>
        <w:pStyle w:val="ListParagraph1"/>
        <w:tabs>
          <w:tab w:val="left" w:pos="0"/>
          <w:tab w:val="left" w:pos="720"/>
        </w:tabs>
        <w:suppressAutoHyphens/>
        <w:spacing w:after="0"/>
        <w:ind w:left="0" w:right="330"/>
        <w:jc w:val="both"/>
        <w:rPr>
          <w:rFonts w:ascii="Times New Roman" w:hAnsi="Times New Roman" w:cs="Times New Roman"/>
          <w:b/>
          <w:bCs/>
          <w:color w:val="000000" w:themeColor="text1"/>
          <w:sz w:val="24"/>
          <w:szCs w:val="24"/>
          <w:u w:val="single"/>
        </w:rPr>
      </w:pPr>
    </w:p>
    <w:p w14:paraId="30D39509" w14:textId="77777777" w:rsidR="006E755F" w:rsidRPr="001E2697" w:rsidRDefault="006E755F" w:rsidP="006E755F">
      <w:pPr>
        <w:pStyle w:val="ListParagraph1"/>
        <w:numPr>
          <w:ilvl w:val="0"/>
          <w:numId w:val="14"/>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Gerard J </w:t>
      </w:r>
      <w:proofErr w:type="spellStart"/>
      <w:r w:rsidRPr="001E2697">
        <w:rPr>
          <w:rFonts w:ascii="Times New Roman" w:hAnsi="Times New Roman" w:cs="Times New Roman"/>
          <w:color w:val="000000" w:themeColor="text1"/>
          <w:sz w:val="24"/>
          <w:szCs w:val="24"/>
        </w:rPr>
        <w:t>Tortora</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Berdell</w:t>
      </w:r>
      <w:proofErr w:type="spellEnd"/>
      <w:r w:rsidRPr="001E2697">
        <w:rPr>
          <w:rFonts w:ascii="Times New Roman" w:hAnsi="Times New Roman" w:cs="Times New Roman"/>
          <w:color w:val="000000" w:themeColor="text1"/>
          <w:sz w:val="24"/>
          <w:szCs w:val="24"/>
        </w:rPr>
        <w:t xml:space="preserve"> R </w:t>
      </w:r>
      <w:proofErr w:type="spellStart"/>
      <w:r w:rsidRPr="001E2697">
        <w:rPr>
          <w:rFonts w:ascii="Times New Roman" w:hAnsi="Times New Roman" w:cs="Times New Roman"/>
          <w:color w:val="000000" w:themeColor="text1"/>
          <w:sz w:val="24"/>
          <w:szCs w:val="24"/>
        </w:rPr>
        <w:t>Funke</w:t>
      </w:r>
      <w:proofErr w:type="spellEnd"/>
      <w:r w:rsidRPr="001E2697">
        <w:rPr>
          <w:rFonts w:ascii="Times New Roman" w:hAnsi="Times New Roman" w:cs="Times New Roman"/>
          <w:color w:val="000000" w:themeColor="text1"/>
          <w:sz w:val="24"/>
          <w:szCs w:val="24"/>
        </w:rPr>
        <w:t>, Christine L Case. . Microbiology: An Introduction. Dorling Kindersley (</w:t>
      </w:r>
      <w:proofErr w:type="spellStart"/>
      <w:proofErr w:type="gramStart"/>
      <w:r w:rsidRPr="001E2697">
        <w:rPr>
          <w:rFonts w:ascii="Times New Roman" w:hAnsi="Times New Roman" w:cs="Times New Roman"/>
          <w:color w:val="000000" w:themeColor="text1"/>
          <w:sz w:val="24"/>
          <w:szCs w:val="24"/>
        </w:rPr>
        <w:t>india</w:t>
      </w:r>
      <w:proofErr w:type="spellEnd"/>
      <w:proofErr w:type="gramEnd"/>
      <w:r w:rsidRPr="001E2697">
        <w:rPr>
          <w:rFonts w:ascii="Times New Roman" w:hAnsi="Times New Roman" w:cs="Times New Roman"/>
          <w:color w:val="000000" w:themeColor="text1"/>
          <w:sz w:val="24"/>
          <w:szCs w:val="24"/>
        </w:rPr>
        <w:t xml:space="preserve">) Pvt Ltd. </w:t>
      </w:r>
    </w:p>
    <w:p w14:paraId="40094F04" w14:textId="77777777" w:rsidR="006E755F" w:rsidRPr="001E2697" w:rsidRDefault="006E755F" w:rsidP="006E755F">
      <w:pPr>
        <w:pStyle w:val="ListParagraph1"/>
        <w:numPr>
          <w:ilvl w:val="0"/>
          <w:numId w:val="14"/>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Karp, G</w:t>
      </w:r>
      <w:proofErr w:type="gramStart"/>
      <w:r w:rsidRPr="001E2697">
        <w:rPr>
          <w:rFonts w:ascii="Times New Roman" w:hAnsi="Times New Roman" w:cs="Times New Roman"/>
          <w:color w:val="000000" w:themeColor="text1"/>
          <w:sz w:val="24"/>
          <w:szCs w:val="24"/>
        </w:rPr>
        <w:t>.(</w:t>
      </w:r>
      <w:proofErr w:type="gramEnd"/>
      <w:r w:rsidRPr="001E2697">
        <w:rPr>
          <w:rFonts w:ascii="Times New Roman" w:hAnsi="Times New Roman" w:cs="Times New Roman"/>
          <w:color w:val="000000" w:themeColor="text1"/>
          <w:sz w:val="24"/>
          <w:szCs w:val="24"/>
        </w:rPr>
        <w:t xml:space="preserve"> 2010). </w:t>
      </w:r>
      <w:r w:rsidRPr="001E2697">
        <w:rPr>
          <w:rFonts w:ascii="Times New Roman" w:hAnsi="Times New Roman" w:cs="Times New Roman"/>
          <w:i/>
          <w:color w:val="000000" w:themeColor="text1"/>
          <w:sz w:val="24"/>
          <w:szCs w:val="24"/>
        </w:rPr>
        <w:t>Cell and Molecular Biology: Concepts and Experiments</w:t>
      </w:r>
      <w:r w:rsidRPr="001E2697">
        <w:rPr>
          <w:rFonts w:ascii="Times New Roman" w:hAnsi="Times New Roman" w:cs="Times New Roman"/>
          <w:color w:val="000000" w:themeColor="text1"/>
          <w:sz w:val="24"/>
          <w:szCs w:val="24"/>
        </w:rPr>
        <w:t xml:space="preserve">, 6th </w:t>
      </w:r>
      <w:proofErr w:type="spellStart"/>
      <w:r w:rsidRPr="001E2697">
        <w:rPr>
          <w:rFonts w:ascii="Times New Roman" w:hAnsi="Times New Roman" w:cs="Times New Roman"/>
          <w:color w:val="000000" w:themeColor="text1"/>
          <w:sz w:val="24"/>
          <w:szCs w:val="24"/>
        </w:rPr>
        <w:t>edition</w:t>
      </w:r>
      <w:proofErr w:type="gramStart"/>
      <w:r w:rsidRPr="001E2697">
        <w:rPr>
          <w:rFonts w:ascii="Times New Roman" w:hAnsi="Times New Roman" w:cs="Times New Roman"/>
          <w:color w:val="000000" w:themeColor="text1"/>
          <w:sz w:val="24"/>
          <w:szCs w:val="24"/>
        </w:rPr>
        <w:t>,.</w:t>
      </w:r>
      <w:proofErr w:type="gramEnd"/>
      <w:r w:rsidRPr="001E2697">
        <w:rPr>
          <w:rFonts w:ascii="Times New Roman" w:hAnsi="Times New Roman" w:cs="Times New Roman"/>
          <w:color w:val="000000" w:themeColor="text1"/>
          <w:sz w:val="24"/>
          <w:szCs w:val="24"/>
        </w:rPr>
        <w:t>John</w:t>
      </w:r>
      <w:proofErr w:type="spellEnd"/>
      <w:r w:rsidRPr="001E2697">
        <w:rPr>
          <w:rFonts w:ascii="Times New Roman" w:hAnsi="Times New Roman" w:cs="Times New Roman"/>
          <w:color w:val="000000" w:themeColor="text1"/>
          <w:sz w:val="24"/>
          <w:szCs w:val="24"/>
        </w:rPr>
        <w:t xml:space="preserve"> Wiley &amp;</w:t>
      </w:r>
      <w:proofErr w:type="spellStart"/>
      <w:r w:rsidRPr="001E2697">
        <w:rPr>
          <w:rFonts w:ascii="Times New Roman" w:hAnsi="Times New Roman" w:cs="Times New Roman"/>
          <w:color w:val="000000" w:themeColor="text1"/>
          <w:sz w:val="24"/>
          <w:szCs w:val="24"/>
        </w:rPr>
        <w:t>Sons.Inc</w:t>
      </w:r>
      <w:proofErr w:type="spellEnd"/>
      <w:r w:rsidRPr="001E2697">
        <w:rPr>
          <w:rFonts w:ascii="Times New Roman" w:hAnsi="Times New Roman" w:cs="Times New Roman"/>
          <w:color w:val="000000" w:themeColor="text1"/>
          <w:sz w:val="24"/>
          <w:szCs w:val="24"/>
        </w:rPr>
        <w:t>.</w:t>
      </w:r>
    </w:p>
    <w:p w14:paraId="402910A3" w14:textId="77777777" w:rsidR="006E755F" w:rsidRPr="001E2697" w:rsidRDefault="006E755F" w:rsidP="006E755F">
      <w:pPr>
        <w:pStyle w:val="ListParagraph1"/>
        <w:tabs>
          <w:tab w:val="left" w:pos="720"/>
        </w:tabs>
        <w:suppressAutoHyphens/>
        <w:spacing w:after="0"/>
        <w:ind w:right="330"/>
        <w:jc w:val="both"/>
        <w:rPr>
          <w:rFonts w:ascii="Times New Roman" w:hAnsi="Times New Roman" w:cs="Times New Roman"/>
          <w:b/>
          <w:bCs/>
          <w:color w:val="000000" w:themeColor="text1"/>
          <w:sz w:val="24"/>
          <w:szCs w:val="24"/>
          <w:u w:val="single"/>
        </w:rPr>
      </w:pPr>
    </w:p>
    <w:p w14:paraId="0270224C" w14:textId="77777777" w:rsidR="006E755F" w:rsidRPr="001E2697" w:rsidRDefault="006E755F" w:rsidP="00D0439F">
      <w:pPr>
        <w:pStyle w:val="ListParagraph1"/>
        <w:tabs>
          <w:tab w:val="left" w:pos="0"/>
        </w:tabs>
        <w:suppressAutoHyphens/>
        <w:spacing w:after="0"/>
        <w:ind w:left="0" w:right="330"/>
        <w:jc w:val="both"/>
        <w:rPr>
          <w:rFonts w:ascii="Times New Roman" w:hAnsi="Times New Roman" w:cs="Times New Roman"/>
          <w:b/>
          <w:color w:val="000000" w:themeColor="text1"/>
          <w:sz w:val="24"/>
          <w:szCs w:val="24"/>
          <w:u w:val="single"/>
        </w:rPr>
      </w:pPr>
      <w:r w:rsidRPr="001E2697">
        <w:rPr>
          <w:rFonts w:ascii="Times New Roman" w:eastAsiaTheme="minorEastAsia" w:hAnsi="Times New Roman" w:cs="Times New Roman"/>
          <w:color w:val="000000" w:themeColor="text1"/>
          <w:sz w:val="24"/>
          <w:szCs w:val="24"/>
        </w:rPr>
        <w:tab/>
      </w:r>
    </w:p>
    <w:p w14:paraId="22E0725C" w14:textId="77777777" w:rsidR="006E755F" w:rsidRPr="001E2697" w:rsidRDefault="007E1BDC" w:rsidP="006E755F">
      <w:pPr>
        <w:jc w:val="right"/>
        <w:rPr>
          <w:rFonts w:ascii="Times New Roman" w:hAnsi="Times New Roman" w:cs="Times New Roman"/>
          <w:color w:val="000000" w:themeColor="text1"/>
          <w:sz w:val="24"/>
          <w:szCs w:val="24"/>
        </w:rPr>
      </w:pPr>
      <w:r>
        <w:rPr>
          <w:rFonts w:ascii="Times New Roman" w:hAnsi="Times New Roman" w:cs="Times New Roman"/>
          <w:b/>
          <w:noProof/>
          <w:color w:val="000000" w:themeColor="text1"/>
          <w:sz w:val="24"/>
          <w:szCs w:val="24"/>
        </w:rPr>
        <w:pict w14:anchorId="39047C23">
          <v:rect id="_x0000_s1038" style="position:absolute;left:0;text-align:left;margin-left:-16.25pt;margin-top:11.1pt;width:501.75pt;height:64.1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" filled="f" fillcolor="black [3213]"/>
        </w:pict>
      </w:r>
    </w:p>
    <w:p w14:paraId="17900878" w14:textId="56356C7A"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Paper III: Applied microbiology and Enzyme technology                Subject code: MIB154</w:t>
      </w:r>
      <w:r w:rsidR="000F28F7">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203</w:t>
      </w:r>
    </w:p>
    <w:p w14:paraId="0BA1B44C" w14:textId="4A910921" w:rsidR="006E755F" w:rsidRPr="001E2697" w:rsidRDefault="006E755F" w:rsidP="006E755F">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 xml:space="preserve">L-T-P-C-4-0-0-4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(T)</w:t>
      </w:r>
    </w:p>
    <w:p w14:paraId="558E6CC6" w14:textId="77777777" w:rsidR="006E755F" w:rsidRPr="001E2697" w:rsidRDefault="006E755F" w:rsidP="006E755F">
      <w:pPr>
        <w:rPr>
          <w:rFonts w:ascii="Times New Roman" w:hAnsi="Times New Roman" w:cs="Times New Roman"/>
          <w:b/>
          <w:color w:val="000000" w:themeColor="text1"/>
          <w:sz w:val="24"/>
          <w:szCs w:val="24"/>
        </w:rPr>
      </w:pPr>
    </w:p>
    <w:p w14:paraId="53EFC55D" w14:textId="77777777" w:rsidR="006E755F" w:rsidRPr="001E2697" w:rsidRDefault="006E755F" w:rsidP="006E755F">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 xml:space="preserve">Course Objective: </w:t>
      </w:r>
    </w:p>
    <w:p w14:paraId="30736E08" w14:textId="77777777" w:rsidR="006E755F" w:rsidRPr="001E2697" w:rsidRDefault="006E755F" w:rsidP="006E755F">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course is designed to give an idea about the diversity of microbes and their identification. </w:t>
      </w:r>
    </w:p>
    <w:p w14:paraId="5750FC4D" w14:textId="77777777" w:rsidR="006E755F" w:rsidRPr="001E2697" w:rsidRDefault="006E755F" w:rsidP="006E755F">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syllabus is also design to understand the role of microbe in waste treatments especially degradation of </w:t>
      </w:r>
      <w:proofErr w:type="spellStart"/>
      <w:r w:rsidRPr="001E2697">
        <w:rPr>
          <w:rFonts w:ascii="Times New Roman" w:hAnsi="Times New Roman" w:cs="Times New Roman"/>
          <w:color w:val="000000" w:themeColor="text1"/>
          <w:sz w:val="24"/>
          <w:szCs w:val="24"/>
        </w:rPr>
        <w:t>xenobiotics</w:t>
      </w:r>
      <w:proofErr w:type="spellEnd"/>
      <w:r w:rsidRPr="001E2697">
        <w:rPr>
          <w:rFonts w:ascii="Times New Roman" w:hAnsi="Times New Roman" w:cs="Times New Roman"/>
          <w:color w:val="000000" w:themeColor="text1"/>
          <w:sz w:val="24"/>
          <w:szCs w:val="24"/>
        </w:rPr>
        <w:t xml:space="preserve"> compound. Further the course is design to give the basic idea about the microbial biotechnology and the application of different microbes in the industries. </w:t>
      </w:r>
    </w:p>
    <w:p w14:paraId="58EBF62E" w14:textId="77777777" w:rsidR="006E755F" w:rsidRPr="001E2697" w:rsidRDefault="006E755F" w:rsidP="006E755F">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The course is also designed to allow students to understand about different microbial enzymes produce by microbes, their purification technique and its application in different fields. Further, students will also learn about the products (antibiotics, biofuel etc.) that can be produced from microbes.</w:t>
      </w:r>
    </w:p>
    <w:p w14:paraId="6F50253D" w14:textId="77777777" w:rsidR="00BC5F03" w:rsidRPr="000F28F7" w:rsidRDefault="00BC5F03" w:rsidP="00BC5F03">
      <w:pPr>
        <w:jc w:val="both"/>
        <w:rPr>
          <w:rFonts w:ascii="Times New Roman" w:hAnsi="Times New Roman" w:cs="Times New Roman"/>
          <w:b/>
          <w:bCs/>
          <w:color w:val="000000" w:themeColor="text1"/>
          <w:sz w:val="24"/>
          <w:szCs w:val="24"/>
          <w:u w:val="single"/>
        </w:rPr>
      </w:pPr>
      <w:r w:rsidRPr="000F28F7">
        <w:rPr>
          <w:rFonts w:ascii="Times New Roman" w:hAnsi="Times New Roman" w:cs="Times New Roman"/>
          <w:b/>
          <w:bCs/>
          <w:color w:val="000000" w:themeColor="text1"/>
          <w:sz w:val="24"/>
          <w:szCs w:val="24"/>
          <w:u w:val="single"/>
        </w:rPr>
        <w:t>Course outcome:</w:t>
      </w:r>
    </w:p>
    <w:p w14:paraId="70B18FE4" w14:textId="7949CF19" w:rsidR="00BC5F03" w:rsidRPr="001E2697" w:rsidRDefault="00BC5F03" w:rsidP="00BC5F03">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1: Remember</w:t>
      </w:r>
      <w:r w:rsidRPr="001E2697">
        <w:rPr>
          <w:rFonts w:ascii="Times New Roman" w:hAnsi="Times New Roman" w:cs="Times New Roman"/>
          <w:color w:val="000000" w:themeColor="text1"/>
          <w:sz w:val="24"/>
          <w:szCs w:val="24"/>
        </w:rPr>
        <w:t xml:space="preserve"> the basic concept of microbiology related to the application in various fields.</w:t>
      </w:r>
    </w:p>
    <w:p w14:paraId="66EA0C0C" w14:textId="0677C2C5" w:rsidR="00BC5F03" w:rsidRPr="001E2697" w:rsidRDefault="00BC5F03" w:rsidP="00BC5F03">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0F28F7" w:rsidRPr="001E2697">
        <w:rPr>
          <w:rFonts w:ascii="Times New Roman" w:hAnsi="Times New Roman" w:cs="Times New Roman"/>
          <w:color w:val="000000" w:themeColor="text1"/>
          <w:sz w:val="24"/>
          <w:szCs w:val="24"/>
        </w:rPr>
        <w:t>2: Understanding</w:t>
      </w:r>
      <w:r w:rsidR="000F28F7">
        <w:rPr>
          <w:rFonts w:ascii="Times New Roman" w:hAnsi="Times New Roman" w:cs="Times New Roman"/>
          <w:color w:val="000000" w:themeColor="text1"/>
          <w:sz w:val="24"/>
          <w:szCs w:val="24"/>
        </w:rPr>
        <w:t xml:space="preserve"> </w:t>
      </w:r>
      <w:r w:rsidR="000F28F7" w:rsidRPr="001E2697">
        <w:rPr>
          <w:rFonts w:ascii="Times New Roman" w:hAnsi="Times New Roman" w:cs="Times New Roman"/>
          <w:color w:val="000000" w:themeColor="text1"/>
          <w:sz w:val="24"/>
          <w:szCs w:val="24"/>
        </w:rPr>
        <w:t>the</w:t>
      </w:r>
      <w:r w:rsidRPr="001E2697">
        <w:rPr>
          <w:rFonts w:ascii="Times New Roman" w:hAnsi="Times New Roman" w:cs="Times New Roman"/>
          <w:color w:val="000000" w:themeColor="text1"/>
          <w:sz w:val="24"/>
          <w:szCs w:val="24"/>
        </w:rPr>
        <w:t xml:space="preserve"> synthesis mechanism of Biopolymers and </w:t>
      </w:r>
      <w:proofErr w:type="spellStart"/>
      <w:r w:rsidRPr="001E2697">
        <w:rPr>
          <w:rFonts w:ascii="Times New Roman" w:hAnsi="Times New Roman" w:cs="Times New Roman"/>
          <w:color w:val="000000" w:themeColor="text1"/>
          <w:sz w:val="24"/>
          <w:szCs w:val="24"/>
        </w:rPr>
        <w:t>bioplastics</w:t>
      </w:r>
      <w:proofErr w:type="spellEnd"/>
      <w:r w:rsidRPr="001E2697">
        <w:rPr>
          <w:rFonts w:ascii="Times New Roman" w:hAnsi="Times New Roman" w:cs="Times New Roman"/>
          <w:color w:val="000000" w:themeColor="text1"/>
          <w:sz w:val="24"/>
          <w:szCs w:val="24"/>
        </w:rPr>
        <w:t xml:space="preserve">, Bioprocess technology, </w:t>
      </w:r>
      <w:proofErr w:type="spellStart"/>
      <w:r w:rsidRPr="001E2697">
        <w:rPr>
          <w:rFonts w:ascii="Times New Roman" w:hAnsi="Times New Roman" w:cs="Times New Roman"/>
          <w:color w:val="000000" w:themeColor="text1"/>
          <w:sz w:val="24"/>
          <w:szCs w:val="24"/>
        </w:rPr>
        <w:t>beer</w:t>
      </w:r>
      <w:proofErr w:type="gramStart"/>
      <w:r w:rsidRPr="001E2697">
        <w:rPr>
          <w:rFonts w:ascii="Times New Roman" w:hAnsi="Times New Roman" w:cs="Times New Roman"/>
          <w:color w:val="000000" w:themeColor="text1"/>
          <w:sz w:val="24"/>
          <w:szCs w:val="24"/>
        </w:rPr>
        <w:t>,wingetc</w:t>
      </w:r>
      <w:proofErr w:type="spellEnd"/>
      <w:proofErr w:type="gramEnd"/>
      <w:r w:rsidRPr="001E2697">
        <w:rPr>
          <w:rFonts w:ascii="Times New Roman" w:hAnsi="Times New Roman" w:cs="Times New Roman"/>
          <w:color w:val="000000" w:themeColor="text1"/>
          <w:sz w:val="24"/>
          <w:szCs w:val="24"/>
        </w:rPr>
        <w:t>.</w:t>
      </w:r>
    </w:p>
    <w:p w14:paraId="3BDD09B1" w14:textId="788FD083" w:rsidR="00BC5F03" w:rsidRPr="001E2697" w:rsidRDefault="00BC5F03" w:rsidP="00BC5F03">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 xml:space="preserve">CO-3: </w:t>
      </w:r>
      <w:r w:rsidR="000F28F7">
        <w:rPr>
          <w:rFonts w:ascii="Times New Roman" w:hAnsi="Times New Roman" w:cs="Times New Roman"/>
          <w:sz w:val="24"/>
          <w:szCs w:val="24"/>
        </w:rPr>
        <w:t>A</w:t>
      </w:r>
      <w:r w:rsidRPr="001E2697">
        <w:rPr>
          <w:rFonts w:ascii="Times New Roman" w:hAnsi="Times New Roman" w:cs="Times New Roman"/>
          <w:sz w:val="24"/>
          <w:szCs w:val="24"/>
        </w:rPr>
        <w:t>pply the knowledge of microbes to produce enzymes at a commercial scale.</w:t>
      </w:r>
    </w:p>
    <w:p w14:paraId="29C9A345" w14:textId="77777777" w:rsidR="00BC5F03" w:rsidRPr="001E2697" w:rsidRDefault="00BC5F03" w:rsidP="00BC5F03">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BF3D49" w:rsidRPr="001E2697">
        <w:rPr>
          <w:rFonts w:ascii="Times New Roman" w:hAnsi="Times New Roman" w:cs="Times New Roman"/>
          <w:sz w:val="24"/>
          <w:szCs w:val="24"/>
        </w:rPr>
        <w:t>4: Analysis</w:t>
      </w:r>
      <w:r w:rsidRPr="001E2697">
        <w:rPr>
          <w:rFonts w:ascii="Times New Roman" w:hAnsi="Times New Roman" w:cs="Times New Roman"/>
          <w:sz w:val="24"/>
          <w:szCs w:val="24"/>
        </w:rPr>
        <w:t xml:space="preserve"> of microbial potential for the benefit of society, environment, and industries.</w:t>
      </w:r>
    </w:p>
    <w:p w14:paraId="37894AFC" w14:textId="77777777" w:rsidR="00BC5F03" w:rsidRPr="001E2697" w:rsidRDefault="00BC5F03" w:rsidP="00BC5F03">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BF3D49" w:rsidRPr="001E2697">
        <w:rPr>
          <w:rFonts w:ascii="Times New Roman" w:hAnsi="Times New Roman" w:cs="Times New Roman"/>
          <w:sz w:val="24"/>
          <w:szCs w:val="24"/>
        </w:rPr>
        <w:t>5: Determine</w:t>
      </w:r>
      <w:r w:rsidRPr="001E2697">
        <w:rPr>
          <w:rFonts w:ascii="Times New Roman" w:hAnsi="Times New Roman" w:cs="Times New Roman"/>
          <w:sz w:val="24"/>
          <w:szCs w:val="24"/>
        </w:rPr>
        <w:t xml:space="preserve"> the future prospect to solve issues related to mankind and the environment.</w:t>
      </w:r>
    </w:p>
    <w:p w14:paraId="290E72E0" w14:textId="77777777" w:rsidR="00BC5F03" w:rsidRPr="001E2697" w:rsidRDefault="00BC5F03" w:rsidP="00BC5F03">
      <w:pPr>
        <w:jc w:val="both"/>
        <w:rPr>
          <w:rFonts w:ascii="Times New Roman" w:hAnsi="Times New Roman" w:cs="Times New Roman"/>
          <w:color w:val="000000" w:themeColor="text1"/>
          <w:sz w:val="24"/>
          <w:szCs w:val="24"/>
        </w:rPr>
      </w:pPr>
    </w:p>
    <w:p w14:paraId="2A59C03C" w14:textId="77777777" w:rsidR="006E755F" w:rsidRPr="001E2697" w:rsidRDefault="006E755F" w:rsidP="006E755F">
      <w:pPr>
        <w:pStyle w:val="ListParagraph"/>
        <w:jc w:val="both"/>
        <w:rPr>
          <w:rFonts w:ascii="Times New Roman" w:hAnsi="Times New Roman" w:cs="Times New Roman"/>
          <w:color w:val="000000" w:themeColor="text1"/>
          <w:sz w:val="24"/>
          <w:szCs w:val="24"/>
        </w:rPr>
      </w:pPr>
    </w:p>
    <w:p w14:paraId="503094DD"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tbl>
      <w:tblPr>
        <w:tblStyle w:val="TableGrid"/>
        <w:tblpPr w:leftFromText="180" w:rightFromText="180" w:vertAnchor="text" w:horzAnchor="margin" w:tblpY="220"/>
        <w:tblW w:w="0" w:type="auto"/>
        <w:tblLook w:val="04A0" w:firstRow="1" w:lastRow="0" w:firstColumn="1" w:lastColumn="0" w:noHBand="0" w:noVBand="1"/>
      </w:tblPr>
      <w:tblGrid>
        <w:gridCol w:w="1255"/>
        <w:gridCol w:w="7361"/>
        <w:gridCol w:w="990"/>
      </w:tblGrid>
      <w:tr w:rsidR="007E2E81" w:rsidRPr="001E2697" w14:paraId="3DA38F1F" w14:textId="77777777" w:rsidTr="008C0B69">
        <w:trPr>
          <w:trHeight w:val="472"/>
        </w:trPr>
        <w:tc>
          <w:tcPr>
            <w:tcW w:w="1255" w:type="dxa"/>
            <w:vAlign w:val="center"/>
          </w:tcPr>
          <w:p w14:paraId="72CBBEA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361" w:type="dxa"/>
            <w:vAlign w:val="center"/>
          </w:tcPr>
          <w:p w14:paraId="0D5EA4E7"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61" w:type="dxa"/>
            <w:vAlign w:val="center"/>
          </w:tcPr>
          <w:p w14:paraId="02E8F249"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36BF9EBF" w14:textId="77777777" w:rsidTr="008C0B69">
        <w:trPr>
          <w:trHeight w:val="841"/>
        </w:trPr>
        <w:tc>
          <w:tcPr>
            <w:tcW w:w="1255" w:type="dxa"/>
            <w:vAlign w:val="center"/>
          </w:tcPr>
          <w:p w14:paraId="46B65F5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361" w:type="dxa"/>
            <w:vAlign w:val="center"/>
          </w:tcPr>
          <w:p w14:paraId="5D759873"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Introduction to Microbial Diversity, identification of unknown microbes: Strategy and methods, newer approaches for exploring </w:t>
            </w:r>
            <w:proofErr w:type="spellStart"/>
            <w:r w:rsidRPr="001E2697">
              <w:rPr>
                <w:rFonts w:ascii="Times New Roman" w:hAnsi="Times New Roman" w:cs="Times New Roman"/>
                <w:color w:val="000000" w:themeColor="text1"/>
                <w:sz w:val="24"/>
                <w:szCs w:val="24"/>
              </w:rPr>
              <w:t>unculturable</w:t>
            </w:r>
            <w:proofErr w:type="spellEnd"/>
            <w:r w:rsidRPr="001E2697">
              <w:rPr>
                <w:rFonts w:ascii="Times New Roman" w:hAnsi="Times New Roman" w:cs="Times New Roman"/>
                <w:color w:val="000000" w:themeColor="text1"/>
                <w:sz w:val="24"/>
                <w:szCs w:val="24"/>
              </w:rPr>
              <w:t xml:space="preserve"> bacteria from environmental samples like sewage.  Microorganism for waste treatment, treatment of wastes - Sewage disposal, compost making, methane generation. Microbiology of degradation of </w:t>
            </w:r>
            <w:proofErr w:type="spellStart"/>
            <w:r w:rsidRPr="001E2697">
              <w:rPr>
                <w:rFonts w:ascii="Times New Roman" w:hAnsi="Times New Roman" w:cs="Times New Roman"/>
                <w:color w:val="000000" w:themeColor="text1"/>
                <w:sz w:val="24"/>
                <w:szCs w:val="24"/>
              </w:rPr>
              <w:t>xenobiotics</w:t>
            </w:r>
            <w:proofErr w:type="spellEnd"/>
            <w:r w:rsidRPr="001E2697">
              <w:rPr>
                <w:rFonts w:ascii="Times New Roman" w:hAnsi="Times New Roman" w:cs="Times New Roman"/>
                <w:color w:val="000000" w:themeColor="text1"/>
                <w:sz w:val="24"/>
                <w:szCs w:val="24"/>
              </w:rPr>
              <w:t xml:space="preserve"> in environment: hydrocarbons, oil pollution, surfactants, pesticides.</w:t>
            </w:r>
          </w:p>
          <w:p w14:paraId="036664EC" w14:textId="77777777" w:rsidR="006E755F" w:rsidRPr="001E2697" w:rsidDel="008A33E3" w:rsidRDefault="006E755F" w:rsidP="008C0B69">
            <w:pPr>
              <w:autoSpaceDE w:val="0"/>
              <w:autoSpaceDN w:val="0"/>
              <w:adjustRightInd w:val="0"/>
              <w:jc w:val="both"/>
              <w:rPr>
                <w:ins w:id="2" w:author="USER" w:date="2020-11-11T14:45:00Z"/>
                <w:rFonts w:ascii="Times New Roman" w:hAnsi="Times New Roman" w:cs="Times New Roman"/>
                <w:color w:val="000000" w:themeColor="text1"/>
                <w:sz w:val="24"/>
                <w:szCs w:val="24"/>
              </w:rPr>
            </w:pPr>
          </w:p>
          <w:p w14:paraId="0A3A6FDB"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p>
        </w:tc>
        <w:tc>
          <w:tcPr>
            <w:tcW w:w="961" w:type="dxa"/>
            <w:vAlign w:val="center"/>
          </w:tcPr>
          <w:p w14:paraId="7EE1C7EC"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F41654" w:rsidRPr="001E2697">
              <w:rPr>
                <w:rFonts w:ascii="Times New Roman" w:hAnsi="Times New Roman" w:cs="Times New Roman"/>
                <w:b/>
                <w:color w:val="000000" w:themeColor="text1"/>
                <w:sz w:val="24"/>
                <w:szCs w:val="24"/>
              </w:rPr>
              <w:t>2</w:t>
            </w:r>
          </w:p>
        </w:tc>
      </w:tr>
      <w:tr w:rsidR="007E2E81" w:rsidRPr="001E2697" w14:paraId="03A5707A" w14:textId="77777777" w:rsidTr="008C0B69">
        <w:trPr>
          <w:trHeight w:val="1250"/>
        </w:trPr>
        <w:tc>
          <w:tcPr>
            <w:tcW w:w="1255" w:type="dxa"/>
            <w:vAlign w:val="center"/>
          </w:tcPr>
          <w:p w14:paraId="7039E285"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361" w:type="dxa"/>
            <w:vAlign w:val="center"/>
          </w:tcPr>
          <w:p w14:paraId="77B4000C" w14:textId="77777777" w:rsidR="006E755F" w:rsidRPr="001E2697" w:rsidRDefault="006E755F" w:rsidP="008C0B69">
            <w:pPr>
              <w:autoSpaceDE w:val="0"/>
              <w:autoSpaceDN w:val="0"/>
              <w:adjustRightInd w:val="0"/>
              <w:jc w:val="both"/>
              <w:rPr>
                <w:rFonts w:ascii="Times New Roman" w:hAnsi="Times New Roman" w:cs="Times New Roman"/>
                <w:bCs/>
                <w:color w:val="000000" w:themeColor="text1"/>
                <w:sz w:val="24"/>
                <w:szCs w:val="24"/>
              </w:rPr>
            </w:pPr>
            <w:r w:rsidRPr="001E2697">
              <w:rPr>
                <w:rFonts w:ascii="Times New Roman" w:hAnsi="Times New Roman" w:cs="Times New Roman"/>
                <w:color w:val="000000" w:themeColor="text1"/>
                <w:sz w:val="24"/>
                <w:szCs w:val="24"/>
              </w:rPr>
              <w:t xml:space="preserve">General concepts of microbial biotechnology. Microorganisms as factories for the production of novel compounds, Nature of microbial polysaccharides, mechanism of synthesis; Biopolymers and </w:t>
            </w:r>
            <w:proofErr w:type="spellStart"/>
            <w:r w:rsidRPr="001E2697">
              <w:rPr>
                <w:rFonts w:ascii="Times New Roman" w:hAnsi="Times New Roman" w:cs="Times New Roman"/>
                <w:color w:val="000000" w:themeColor="text1"/>
                <w:sz w:val="24"/>
                <w:szCs w:val="24"/>
              </w:rPr>
              <w:t>bioplastics</w:t>
            </w:r>
            <w:proofErr w:type="spellEnd"/>
            <w:r w:rsidRPr="001E2697">
              <w:rPr>
                <w:rFonts w:ascii="Times New Roman" w:hAnsi="Times New Roman" w:cs="Times New Roman"/>
                <w:color w:val="000000" w:themeColor="text1"/>
                <w:sz w:val="24"/>
                <w:szCs w:val="24"/>
              </w:rPr>
              <w:t xml:space="preserve">, Bioprocess technology, beer brewing, cheese manufacture, </w:t>
            </w:r>
            <w:proofErr w:type="spellStart"/>
            <w:r w:rsidRPr="001E2697">
              <w:rPr>
                <w:rFonts w:ascii="Times New Roman" w:hAnsi="Times New Roman" w:cs="Times New Roman"/>
                <w:color w:val="000000" w:themeColor="text1"/>
                <w:sz w:val="24"/>
                <w:szCs w:val="24"/>
              </w:rPr>
              <w:t>mold</w:t>
            </w:r>
            <w:proofErr w:type="spellEnd"/>
            <w:r w:rsidRPr="001E2697">
              <w:rPr>
                <w:rFonts w:ascii="Times New Roman" w:hAnsi="Times New Roman" w:cs="Times New Roman"/>
                <w:color w:val="000000" w:themeColor="text1"/>
                <w:sz w:val="24"/>
                <w:szCs w:val="24"/>
              </w:rPr>
              <w:t xml:space="preserve">–modified foods, Wine, Vinegar, The fermentation process, procedure and </w:t>
            </w:r>
            <w:proofErr w:type="spellStart"/>
            <w:r w:rsidRPr="001E2697">
              <w:rPr>
                <w:rFonts w:ascii="Times New Roman" w:hAnsi="Times New Roman" w:cs="Times New Roman"/>
                <w:color w:val="000000" w:themeColor="text1"/>
                <w:sz w:val="24"/>
                <w:szCs w:val="24"/>
              </w:rPr>
              <w:t>equipments</w:t>
            </w:r>
            <w:proofErr w:type="spellEnd"/>
            <w:r w:rsidRPr="001E2697">
              <w:rPr>
                <w:rFonts w:ascii="Times New Roman" w:hAnsi="Times New Roman" w:cs="Times New Roman"/>
                <w:color w:val="000000" w:themeColor="text1"/>
                <w:sz w:val="24"/>
                <w:szCs w:val="24"/>
              </w:rPr>
              <w:t>, Ideal bioreactors, Batch, fed batch, CSTR, PFR, Multiphase bioreactors, packed bed, bubble column fluidized trickle bed, immobilization. Aseptic, septic and anaerobic fermenters.</w:t>
            </w:r>
          </w:p>
        </w:tc>
        <w:tc>
          <w:tcPr>
            <w:tcW w:w="961" w:type="dxa"/>
            <w:vAlign w:val="center"/>
          </w:tcPr>
          <w:p w14:paraId="4F72D6C0"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F41654" w:rsidRPr="001E2697">
              <w:rPr>
                <w:rFonts w:ascii="Times New Roman" w:hAnsi="Times New Roman" w:cs="Times New Roman"/>
                <w:b/>
                <w:color w:val="000000" w:themeColor="text1"/>
                <w:sz w:val="24"/>
                <w:szCs w:val="24"/>
              </w:rPr>
              <w:t>2</w:t>
            </w:r>
          </w:p>
        </w:tc>
      </w:tr>
      <w:tr w:rsidR="007E2E81" w:rsidRPr="001E2697" w14:paraId="54C0C41C" w14:textId="77777777" w:rsidTr="008C0B69">
        <w:trPr>
          <w:trHeight w:val="1619"/>
        </w:trPr>
        <w:tc>
          <w:tcPr>
            <w:tcW w:w="1255" w:type="dxa"/>
            <w:vAlign w:val="center"/>
          </w:tcPr>
          <w:p w14:paraId="7CD89AE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361" w:type="dxa"/>
            <w:vAlign w:val="center"/>
          </w:tcPr>
          <w:p w14:paraId="1CBCBFE2"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Enzymes from microbial sources, large scale production of enzymes, recovery of enzymes, enzyme purification methods - enzyme precipitation, separation by chromatography, enzyme immobilization. Application of enzymes (food industries and pharmaceutical). Enzymes in diagnostic assays. Enzyme electrodes, </w:t>
            </w:r>
            <w:proofErr w:type="spellStart"/>
            <w:r w:rsidRPr="001E2697">
              <w:rPr>
                <w:rFonts w:ascii="Times New Roman" w:hAnsi="Times New Roman" w:cs="Times New Roman"/>
                <w:color w:val="000000" w:themeColor="text1"/>
                <w:sz w:val="24"/>
                <w:szCs w:val="24"/>
              </w:rPr>
              <w:t>immunoenzyme</w:t>
            </w:r>
            <w:proofErr w:type="spellEnd"/>
            <w:r w:rsidRPr="001E2697">
              <w:rPr>
                <w:rFonts w:ascii="Times New Roman" w:hAnsi="Times New Roman" w:cs="Times New Roman"/>
                <w:color w:val="000000" w:themeColor="text1"/>
                <w:sz w:val="24"/>
                <w:szCs w:val="24"/>
              </w:rPr>
              <w:t xml:space="preserve"> techniques.</w:t>
            </w:r>
          </w:p>
          <w:p w14:paraId="1019FABA"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p>
        </w:tc>
        <w:tc>
          <w:tcPr>
            <w:tcW w:w="961" w:type="dxa"/>
            <w:vAlign w:val="center"/>
          </w:tcPr>
          <w:p w14:paraId="4FB458D5"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F41654" w:rsidRPr="001E2697">
              <w:rPr>
                <w:rFonts w:ascii="Times New Roman" w:hAnsi="Times New Roman" w:cs="Times New Roman"/>
                <w:b/>
                <w:color w:val="000000" w:themeColor="text1"/>
                <w:sz w:val="24"/>
                <w:szCs w:val="24"/>
              </w:rPr>
              <w:t>2</w:t>
            </w:r>
          </w:p>
        </w:tc>
      </w:tr>
      <w:tr w:rsidR="007E2E81" w:rsidRPr="001E2697" w14:paraId="3B02C58A" w14:textId="77777777" w:rsidTr="008C0B69">
        <w:trPr>
          <w:trHeight w:val="791"/>
        </w:trPr>
        <w:tc>
          <w:tcPr>
            <w:tcW w:w="1255" w:type="dxa"/>
            <w:vAlign w:val="center"/>
          </w:tcPr>
          <w:p w14:paraId="0230531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IV</w:t>
            </w:r>
          </w:p>
        </w:tc>
        <w:tc>
          <w:tcPr>
            <w:tcW w:w="7361" w:type="dxa"/>
            <w:vAlign w:val="center"/>
          </w:tcPr>
          <w:p w14:paraId="12F183C9"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Commercial products of microbes: Antibiotics, biopolymers, biosensors, </w:t>
            </w:r>
            <w:proofErr w:type="spellStart"/>
            <w:r w:rsidRPr="001E2697">
              <w:rPr>
                <w:rFonts w:ascii="Times New Roman" w:hAnsi="Times New Roman" w:cs="Times New Roman"/>
                <w:color w:val="000000" w:themeColor="text1"/>
                <w:sz w:val="24"/>
                <w:szCs w:val="24"/>
              </w:rPr>
              <w:t>biopesticides</w:t>
            </w:r>
            <w:proofErr w:type="spellEnd"/>
            <w:r w:rsidRPr="001E2697">
              <w:rPr>
                <w:rFonts w:ascii="Times New Roman" w:hAnsi="Times New Roman" w:cs="Times New Roman"/>
                <w:color w:val="000000" w:themeColor="text1"/>
                <w:sz w:val="24"/>
                <w:szCs w:val="24"/>
              </w:rPr>
              <w:t xml:space="preserve">, Production of biofuels. Microbial toxins: Types, biochemical and molecular basis of toxin production, implications. Genetically engineered microbes, anti-HIV, </w:t>
            </w:r>
            <w:proofErr w:type="gramStart"/>
            <w:r w:rsidRPr="001E2697">
              <w:rPr>
                <w:rFonts w:ascii="Times New Roman" w:hAnsi="Times New Roman" w:cs="Times New Roman"/>
                <w:color w:val="000000" w:themeColor="text1"/>
                <w:sz w:val="24"/>
                <w:szCs w:val="24"/>
              </w:rPr>
              <w:t>anticancer</w:t>
            </w:r>
            <w:proofErr w:type="gramEnd"/>
            <w:r w:rsidRPr="001E2697">
              <w:rPr>
                <w:rFonts w:ascii="Times New Roman" w:hAnsi="Times New Roman" w:cs="Times New Roman"/>
                <w:color w:val="000000" w:themeColor="text1"/>
                <w:sz w:val="24"/>
                <w:szCs w:val="24"/>
              </w:rPr>
              <w:t xml:space="preserve">, antifungal, </w:t>
            </w:r>
            <w:proofErr w:type="spellStart"/>
            <w:r w:rsidRPr="001E2697">
              <w:rPr>
                <w:rFonts w:ascii="Times New Roman" w:hAnsi="Times New Roman" w:cs="Times New Roman"/>
                <w:color w:val="000000" w:themeColor="text1"/>
                <w:sz w:val="24"/>
                <w:szCs w:val="24"/>
              </w:rPr>
              <w:t>antiplasmodial</w:t>
            </w:r>
            <w:proofErr w:type="spellEnd"/>
            <w:r w:rsidRPr="001E2697">
              <w:rPr>
                <w:rFonts w:ascii="Times New Roman" w:hAnsi="Times New Roman" w:cs="Times New Roman"/>
                <w:color w:val="000000" w:themeColor="text1"/>
                <w:sz w:val="24"/>
                <w:szCs w:val="24"/>
              </w:rPr>
              <w:t>, anti-inflammatory compounds.</w:t>
            </w:r>
          </w:p>
          <w:p w14:paraId="5659805A"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p>
        </w:tc>
        <w:tc>
          <w:tcPr>
            <w:tcW w:w="961" w:type="dxa"/>
            <w:vAlign w:val="center"/>
          </w:tcPr>
          <w:p w14:paraId="429DCE5E"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F41654" w:rsidRPr="001E2697">
              <w:rPr>
                <w:rFonts w:ascii="Times New Roman" w:hAnsi="Times New Roman" w:cs="Times New Roman"/>
                <w:b/>
                <w:color w:val="000000" w:themeColor="text1"/>
                <w:sz w:val="24"/>
                <w:szCs w:val="24"/>
              </w:rPr>
              <w:t>2</w:t>
            </w:r>
          </w:p>
        </w:tc>
      </w:tr>
      <w:tr w:rsidR="007E2E81" w:rsidRPr="001E2697" w14:paraId="1FA5E067" w14:textId="77777777" w:rsidTr="008C0B69">
        <w:trPr>
          <w:trHeight w:val="431"/>
        </w:trPr>
        <w:tc>
          <w:tcPr>
            <w:tcW w:w="8616" w:type="dxa"/>
            <w:gridSpan w:val="2"/>
          </w:tcPr>
          <w:p w14:paraId="74610D5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61" w:type="dxa"/>
            <w:vAlign w:val="center"/>
          </w:tcPr>
          <w:p w14:paraId="4A4A4E2D" w14:textId="77777777" w:rsidR="006E755F" w:rsidRPr="001E2697" w:rsidRDefault="00F41654"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399E90E8" w14:textId="77777777" w:rsidR="006E755F" w:rsidRPr="001E2697" w:rsidRDefault="006E755F" w:rsidP="006E755F">
      <w:pPr>
        <w:jc w:val="both"/>
        <w:rPr>
          <w:rFonts w:ascii="Times New Roman" w:hAnsi="Times New Roman" w:cs="Times New Roman"/>
          <w:b/>
          <w:color w:val="000000" w:themeColor="text1"/>
          <w:sz w:val="24"/>
          <w:szCs w:val="24"/>
          <w:u w:val="single"/>
        </w:rPr>
      </w:pPr>
    </w:p>
    <w:p w14:paraId="1329E4AF" w14:textId="77777777" w:rsidR="006E755F" w:rsidRPr="001E2697" w:rsidRDefault="006E755F" w:rsidP="006E755F">
      <w:pPr>
        <w:autoSpaceDE w:val="0"/>
        <w:autoSpaceDN w:val="0"/>
        <w:adjustRightInd w:val="0"/>
        <w:jc w:val="both"/>
        <w:rPr>
          <w:rFonts w:ascii="Times New Roman" w:hAnsi="Times New Roman" w:cs="Times New Roman"/>
          <w:b/>
          <w:bCs/>
          <w:iCs/>
          <w:color w:val="000000" w:themeColor="text1"/>
          <w:sz w:val="24"/>
          <w:szCs w:val="24"/>
          <w:u w:val="single"/>
        </w:rPr>
      </w:pPr>
    </w:p>
    <w:p w14:paraId="4936BD3A" w14:textId="77777777" w:rsidR="006E755F" w:rsidRPr="001E2697" w:rsidRDefault="006E755F" w:rsidP="006E755F">
      <w:pPr>
        <w:autoSpaceDE w:val="0"/>
        <w:autoSpaceDN w:val="0"/>
        <w:adjustRightInd w:val="0"/>
        <w:jc w:val="both"/>
        <w:rPr>
          <w:rFonts w:ascii="Times New Roman" w:hAnsi="Times New Roman" w:cs="Times New Roman"/>
          <w:b/>
          <w:bCs/>
          <w:iCs/>
          <w:color w:val="000000" w:themeColor="text1"/>
          <w:sz w:val="24"/>
          <w:szCs w:val="24"/>
          <w:u w:val="single"/>
        </w:rPr>
      </w:pPr>
      <w:r w:rsidRPr="001E2697">
        <w:rPr>
          <w:rFonts w:ascii="Times New Roman" w:hAnsi="Times New Roman" w:cs="Times New Roman"/>
          <w:b/>
          <w:bCs/>
          <w:iCs/>
          <w:color w:val="000000" w:themeColor="text1"/>
          <w:sz w:val="24"/>
          <w:szCs w:val="24"/>
          <w:u w:val="single"/>
        </w:rPr>
        <w:t>Text Books:</w:t>
      </w:r>
    </w:p>
    <w:p w14:paraId="540647FD" w14:textId="77777777" w:rsidR="006E755F" w:rsidRPr="001E2697" w:rsidRDefault="006E755F" w:rsidP="006E755F">
      <w:pPr>
        <w:pStyle w:val="ListParagraph1"/>
        <w:numPr>
          <w:ilvl w:val="0"/>
          <w:numId w:val="15"/>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Willey JM, Sherwood LM, and </w:t>
      </w:r>
      <w:proofErr w:type="spellStart"/>
      <w:r w:rsidRPr="001E2697">
        <w:rPr>
          <w:rFonts w:ascii="Times New Roman" w:hAnsi="Times New Roman" w:cs="Times New Roman"/>
          <w:color w:val="000000" w:themeColor="text1"/>
          <w:sz w:val="24"/>
          <w:szCs w:val="24"/>
        </w:rPr>
        <w:t>Woolverton</w:t>
      </w:r>
      <w:proofErr w:type="spellEnd"/>
      <w:r w:rsidRPr="001E2697">
        <w:rPr>
          <w:rFonts w:ascii="Times New Roman" w:hAnsi="Times New Roman" w:cs="Times New Roman"/>
          <w:color w:val="000000" w:themeColor="text1"/>
          <w:sz w:val="24"/>
          <w:szCs w:val="24"/>
        </w:rPr>
        <w:t xml:space="preserve"> CJ. (2008). </w:t>
      </w:r>
      <w:r w:rsidRPr="001E2697">
        <w:rPr>
          <w:rFonts w:ascii="Times New Roman" w:hAnsi="Times New Roman" w:cs="Times New Roman"/>
          <w:i/>
          <w:iCs/>
          <w:color w:val="000000" w:themeColor="text1"/>
          <w:sz w:val="24"/>
          <w:szCs w:val="24"/>
        </w:rPr>
        <w:t>Prescott, Harley and Klein’s Microbiology</w:t>
      </w:r>
      <w:r w:rsidRPr="001E2697">
        <w:rPr>
          <w:rFonts w:ascii="Times New Roman" w:hAnsi="Times New Roman" w:cs="Times New Roman"/>
          <w:color w:val="000000" w:themeColor="text1"/>
          <w:sz w:val="24"/>
          <w:szCs w:val="24"/>
        </w:rPr>
        <w:t>. 8th edition. McGraw Hill Higher Education.</w:t>
      </w:r>
    </w:p>
    <w:p w14:paraId="1004A0A9" w14:textId="77777777" w:rsidR="006E755F" w:rsidRPr="001E2697" w:rsidRDefault="006E755F" w:rsidP="006E755F">
      <w:pPr>
        <w:pStyle w:val="ListParagraph1"/>
        <w:numPr>
          <w:ilvl w:val="0"/>
          <w:numId w:val="15"/>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Barnett, H. L. and Hunter, B. B. (1960). Illustrated Genera of Imperfect </w:t>
      </w:r>
      <w:proofErr w:type="spellStart"/>
      <w:r w:rsidRPr="001E2697">
        <w:rPr>
          <w:rFonts w:ascii="Times New Roman" w:hAnsi="Times New Roman" w:cs="Times New Roman"/>
          <w:color w:val="000000" w:themeColor="text1"/>
          <w:sz w:val="24"/>
          <w:szCs w:val="24"/>
        </w:rPr>
        <w:t>Fungi.Burgess</w:t>
      </w:r>
      <w:proofErr w:type="spellEnd"/>
      <w:r w:rsidRPr="001E2697">
        <w:rPr>
          <w:rFonts w:ascii="Times New Roman" w:hAnsi="Times New Roman" w:cs="Times New Roman"/>
          <w:color w:val="000000" w:themeColor="text1"/>
          <w:sz w:val="24"/>
          <w:szCs w:val="24"/>
        </w:rPr>
        <w:t xml:space="preserve"> Publishing Co., Minnesota.</w:t>
      </w:r>
    </w:p>
    <w:p w14:paraId="1C942E84" w14:textId="77777777" w:rsidR="006E755F" w:rsidRPr="001E2697" w:rsidRDefault="006E755F" w:rsidP="006E755F">
      <w:pPr>
        <w:pStyle w:val="ListParagraph1"/>
        <w:numPr>
          <w:ilvl w:val="0"/>
          <w:numId w:val="15"/>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Breed and Buchanan ((2003). </w:t>
      </w:r>
      <w:proofErr w:type="spellStart"/>
      <w:r w:rsidRPr="001E2697">
        <w:rPr>
          <w:rFonts w:ascii="Times New Roman" w:hAnsi="Times New Roman" w:cs="Times New Roman"/>
          <w:color w:val="000000" w:themeColor="text1"/>
          <w:sz w:val="24"/>
          <w:szCs w:val="24"/>
        </w:rPr>
        <w:t>Bergey’s</w:t>
      </w:r>
      <w:proofErr w:type="spellEnd"/>
      <w:r w:rsidRPr="001E2697">
        <w:rPr>
          <w:rFonts w:ascii="Times New Roman" w:hAnsi="Times New Roman" w:cs="Times New Roman"/>
          <w:color w:val="000000" w:themeColor="text1"/>
          <w:sz w:val="24"/>
          <w:szCs w:val="24"/>
        </w:rPr>
        <w:t xml:space="preserve"> Manual of Systematic Bacteriology. 2nd Edition, (Volumes. 1 – 5) </w:t>
      </w:r>
    </w:p>
    <w:p w14:paraId="7BC93D7D" w14:textId="77777777" w:rsidR="006E755F" w:rsidRPr="001E2697" w:rsidRDefault="006E755F" w:rsidP="006E755F">
      <w:pPr>
        <w:pStyle w:val="ListParagraph1"/>
        <w:numPr>
          <w:ilvl w:val="0"/>
          <w:numId w:val="15"/>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Cook T. (2002) Microbial Biodiversity: Saving Bacteria to save ourselves, Harvard Science Review, 26-28.</w:t>
      </w:r>
    </w:p>
    <w:p w14:paraId="7248E5CF" w14:textId="77777777" w:rsidR="006E755F" w:rsidRPr="001E2697" w:rsidRDefault="006E755F" w:rsidP="006E755F">
      <w:pPr>
        <w:pStyle w:val="ListParagraph1"/>
        <w:numPr>
          <w:ilvl w:val="0"/>
          <w:numId w:val="15"/>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bCs/>
          <w:color w:val="000000" w:themeColor="text1"/>
          <w:sz w:val="24"/>
          <w:szCs w:val="24"/>
        </w:rPr>
        <w:t xml:space="preserve">Nelson D L, Cox M. M. </w:t>
      </w:r>
      <w:proofErr w:type="spellStart"/>
      <w:r w:rsidRPr="001E2697">
        <w:rPr>
          <w:rFonts w:ascii="Times New Roman" w:hAnsi="Times New Roman" w:cs="Times New Roman"/>
          <w:bCs/>
          <w:color w:val="000000" w:themeColor="text1"/>
          <w:sz w:val="24"/>
          <w:szCs w:val="24"/>
        </w:rPr>
        <w:t>Lehningers</w:t>
      </w:r>
      <w:proofErr w:type="spellEnd"/>
      <w:r w:rsidRPr="001E2697">
        <w:rPr>
          <w:rFonts w:ascii="Times New Roman" w:hAnsi="Times New Roman" w:cs="Times New Roman"/>
          <w:bCs/>
          <w:color w:val="000000" w:themeColor="text1"/>
          <w:sz w:val="24"/>
          <w:szCs w:val="24"/>
        </w:rPr>
        <w:t>. (2004). Principle of Biochemistry. 4th ed. Freeman and company, New York, USA.</w:t>
      </w:r>
    </w:p>
    <w:p w14:paraId="71A52AB6" w14:textId="77777777" w:rsidR="006E755F" w:rsidRPr="001E2697" w:rsidRDefault="006E755F" w:rsidP="006E755F">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68647356" w14:textId="77777777" w:rsidR="006E755F" w:rsidRPr="001E2697" w:rsidRDefault="006E755F" w:rsidP="006E755F">
      <w:pPr>
        <w:pStyle w:val="ListParagraph1"/>
        <w:numPr>
          <w:ilvl w:val="0"/>
          <w:numId w:val="16"/>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Keller M. and </w:t>
      </w:r>
      <w:proofErr w:type="spellStart"/>
      <w:r w:rsidRPr="001E2697">
        <w:rPr>
          <w:rFonts w:ascii="Times New Roman" w:hAnsi="Times New Roman" w:cs="Times New Roman"/>
          <w:color w:val="000000" w:themeColor="text1"/>
          <w:sz w:val="24"/>
          <w:szCs w:val="24"/>
        </w:rPr>
        <w:t>Zengler</w:t>
      </w:r>
      <w:proofErr w:type="spellEnd"/>
      <w:r w:rsidRPr="001E2697">
        <w:rPr>
          <w:rFonts w:ascii="Times New Roman" w:hAnsi="Times New Roman" w:cs="Times New Roman"/>
          <w:color w:val="000000" w:themeColor="text1"/>
          <w:sz w:val="24"/>
          <w:szCs w:val="24"/>
        </w:rPr>
        <w:t xml:space="preserve"> K. (2004) Tapping in to Microbial Diversity. Nature Reviews 2, 141-150.</w:t>
      </w:r>
    </w:p>
    <w:p w14:paraId="70A9A7BF" w14:textId="77777777" w:rsidR="006E755F" w:rsidRPr="001E2697" w:rsidRDefault="006E755F" w:rsidP="006E755F">
      <w:pPr>
        <w:pStyle w:val="ListParagraph1"/>
        <w:numPr>
          <w:ilvl w:val="0"/>
          <w:numId w:val="16"/>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Pace N. (1997) A Molecular View of Microbial Diversity and the Biosphere, Science, 276, 734-740.</w:t>
      </w:r>
    </w:p>
    <w:p w14:paraId="37952DBE" w14:textId="77777777" w:rsidR="006E755F" w:rsidRPr="001E2697" w:rsidRDefault="006E755F" w:rsidP="006E755F">
      <w:pPr>
        <w:pStyle w:val="ListParagraph1"/>
        <w:numPr>
          <w:ilvl w:val="0"/>
          <w:numId w:val="16"/>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White David (2000). Physiology and Biochemistry of Prokaryotes. 2nd ed. Oxford University Press, New   York</w:t>
      </w:r>
    </w:p>
    <w:p w14:paraId="7108A677" w14:textId="77777777" w:rsidR="006E755F" w:rsidRPr="001E2697" w:rsidRDefault="006E755F" w:rsidP="006E755F">
      <w:pPr>
        <w:pStyle w:val="ListParagraph1"/>
        <w:tabs>
          <w:tab w:val="left" w:pos="720"/>
        </w:tabs>
        <w:suppressAutoHyphens/>
        <w:spacing w:after="0"/>
        <w:ind w:right="330"/>
        <w:jc w:val="both"/>
        <w:rPr>
          <w:rFonts w:ascii="Times New Roman" w:hAnsi="Times New Roman" w:cs="Times New Roman"/>
          <w:b/>
          <w:bCs/>
          <w:color w:val="000000" w:themeColor="text1"/>
          <w:sz w:val="24"/>
          <w:szCs w:val="24"/>
          <w:u w:val="single"/>
        </w:rPr>
      </w:pPr>
    </w:p>
    <w:p w14:paraId="73E71844" w14:textId="77777777" w:rsidR="006E755F" w:rsidRPr="001E2697" w:rsidRDefault="006E755F" w:rsidP="006E755F">
      <w:pPr>
        <w:pStyle w:val="ListParagraph1"/>
        <w:tabs>
          <w:tab w:val="left" w:pos="0"/>
        </w:tabs>
        <w:suppressAutoHyphens/>
        <w:spacing w:after="0"/>
        <w:ind w:left="0" w:right="330"/>
        <w:jc w:val="both"/>
        <w:rPr>
          <w:rFonts w:ascii="Times New Roman" w:hAnsi="Times New Roman" w:cs="Times New Roman"/>
          <w:b/>
          <w:color w:val="000000" w:themeColor="text1"/>
          <w:sz w:val="24"/>
          <w:szCs w:val="24"/>
          <w:u w:val="single"/>
        </w:rPr>
      </w:pPr>
      <w:r w:rsidRPr="001E2697">
        <w:rPr>
          <w:rFonts w:ascii="Times New Roman" w:eastAsiaTheme="minorEastAsia" w:hAnsi="Times New Roman" w:cs="Times New Roman"/>
          <w:color w:val="000000" w:themeColor="text1"/>
          <w:sz w:val="24"/>
          <w:szCs w:val="24"/>
        </w:rPr>
        <w:tab/>
      </w:r>
    </w:p>
    <w:p w14:paraId="039ADE6B" w14:textId="77777777" w:rsidR="006E755F" w:rsidRPr="001E2697" w:rsidRDefault="006E755F" w:rsidP="006E755F">
      <w:pPr>
        <w:ind w:left="720"/>
        <w:jc w:val="both"/>
        <w:rPr>
          <w:rFonts w:ascii="Times New Roman" w:hAnsi="Times New Roman" w:cs="Times New Roman"/>
          <w:color w:val="000000" w:themeColor="text1"/>
          <w:sz w:val="24"/>
          <w:szCs w:val="24"/>
        </w:rPr>
      </w:pPr>
    </w:p>
    <w:p w14:paraId="67537022" w14:textId="77777777" w:rsidR="006E755F" w:rsidRPr="001E2697" w:rsidRDefault="006E755F" w:rsidP="006E755F">
      <w:pPr>
        <w:autoSpaceDE w:val="0"/>
        <w:autoSpaceDN w:val="0"/>
        <w:adjustRightInd w:val="0"/>
        <w:ind w:left="720"/>
        <w:jc w:val="both"/>
        <w:rPr>
          <w:rFonts w:ascii="Times New Roman" w:hAnsi="Times New Roman" w:cs="Times New Roman"/>
          <w:b/>
          <w:color w:val="000000" w:themeColor="text1"/>
          <w:sz w:val="24"/>
          <w:szCs w:val="24"/>
          <w:u w:val="single"/>
        </w:rPr>
      </w:pPr>
    </w:p>
    <w:p w14:paraId="0701AA36" w14:textId="77777777" w:rsidR="006E755F" w:rsidRPr="001E2697" w:rsidRDefault="006E755F" w:rsidP="006E755F">
      <w:pPr>
        <w:autoSpaceDE w:val="0"/>
        <w:autoSpaceDN w:val="0"/>
        <w:adjustRightInd w:val="0"/>
        <w:ind w:left="720"/>
        <w:jc w:val="both"/>
        <w:rPr>
          <w:rFonts w:ascii="Times New Roman" w:hAnsi="Times New Roman" w:cs="Times New Roman"/>
          <w:color w:val="000000" w:themeColor="text1"/>
          <w:sz w:val="24"/>
          <w:szCs w:val="24"/>
        </w:rPr>
      </w:pPr>
    </w:p>
    <w:p w14:paraId="65EB95A2" w14:textId="77777777" w:rsidR="006E755F" w:rsidRPr="001E2697" w:rsidRDefault="006E755F" w:rsidP="006E755F">
      <w:pPr>
        <w:autoSpaceDE w:val="0"/>
        <w:autoSpaceDN w:val="0"/>
        <w:adjustRightInd w:val="0"/>
        <w:ind w:left="720"/>
        <w:jc w:val="both"/>
        <w:rPr>
          <w:rFonts w:ascii="Times New Roman" w:hAnsi="Times New Roman" w:cs="Times New Roman"/>
          <w:color w:val="000000" w:themeColor="text1"/>
          <w:sz w:val="24"/>
          <w:szCs w:val="24"/>
        </w:rPr>
      </w:pPr>
    </w:p>
    <w:p w14:paraId="19D854A6" w14:textId="77777777" w:rsidR="006E755F" w:rsidRPr="001E2697" w:rsidRDefault="007E1BDC" w:rsidP="006E755F">
      <w:pPr>
        <w:jc w:val="both"/>
        <w:rPr>
          <w:rFonts w:ascii="Times New Roman" w:hAnsi="Times New Roman" w:cs="Times New Roman"/>
          <w:b/>
          <w:color w:val="000000" w:themeColor="text1"/>
          <w:sz w:val="24"/>
          <w:szCs w:val="24"/>
          <w:u w:val="single"/>
        </w:rPr>
      </w:pPr>
      <w:r>
        <w:rPr>
          <w:rFonts w:ascii="Times New Roman" w:hAnsi="Times New Roman" w:cs="Times New Roman"/>
          <w:b/>
          <w:noProof/>
          <w:color w:val="000000" w:themeColor="text1"/>
          <w:sz w:val="24"/>
          <w:szCs w:val="24"/>
        </w:rPr>
        <w:pict w14:anchorId="7C1B2A18">
          <v:rect id="Rectangle 19" o:spid="_x0000_s1037" style="position:absolute;left:0;text-align:left;margin-left:-7.3pt;margin-top:16.75pt;width:516.75pt;height:67.95pt;z-index:-25166131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" filled="f" fillcolor="black [3213]">
            <w10:wrap anchorx="margin"/>
          </v:rect>
        </w:pict>
      </w:r>
    </w:p>
    <w:p w14:paraId="1B343441" w14:textId="0316EF7E" w:rsidR="006E755F" w:rsidRPr="001E2697" w:rsidRDefault="00AD4BEA" w:rsidP="006E755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Practical on </w:t>
      </w:r>
      <w:r w:rsidR="00AC6D8F">
        <w:rPr>
          <w:rFonts w:ascii="Times New Roman" w:hAnsi="Times New Roman" w:cs="Times New Roman"/>
          <w:b/>
          <w:color w:val="000000" w:themeColor="text1"/>
          <w:sz w:val="24"/>
          <w:szCs w:val="24"/>
        </w:rPr>
        <w:t xml:space="preserve">Immunology, Molecular biology and Enzyme technology     </w:t>
      </w:r>
      <w:r w:rsidR="006E755F" w:rsidRPr="001E2697">
        <w:rPr>
          <w:rFonts w:ascii="Times New Roman" w:hAnsi="Times New Roman" w:cs="Times New Roman"/>
          <w:b/>
          <w:color w:val="000000" w:themeColor="text1"/>
          <w:sz w:val="24"/>
          <w:szCs w:val="24"/>
        </w:rPr>
        <w:t>Subject code: MIB154C21</w:t>
      </w:r>
      <w:r w:rsidR="00AC6D8F">
        <w:rPr>
          <w:rFonts w:ascii="Times New Roman" w:hAnsi="Times New Roman" w:cs="Times New Roman"/>
          <w:b/>
          <w:color w:val="000000" w:themeColor="text1"/>
          <w:sz w:val="24"/>
          <w:szCs w:val="24"/>
        </w:rPr>
        <w:t>5</w:t>
      </w:r>
    </w:p>
    <w:p w14:paraId="3CC5742F" w14:textId="77777777" w:rsidR="006E755F" w:rsidRPr="001E2697" w:rsidRDefault="006E755F" w:rsidP="006E755F">
      <w:pPr>
        <w:jc w:val="both"/>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L-T-P-C- 0-0-8-4</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(P)</w:t>
      </w:r>
    </w:p>
    <w:p w14:paraId="7E070F5B" w14:textId="77777777" w:rsidR="006E755F" w:rsidRPr="001E2697" w:rsidRDefault="006E755F" w:rsidP="006E755F">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 xml:space="preserve">Course Objective: </w:t>
      </w:r>
    </w:p>
    <w:p w14:paraId="6FE4FF8E" w14:textId="77777777" w:rsidR="006E755F" w:rsidRPr="001E2697" w:rsidRDefault="006E755F" w:rsidP="006E755F">
      <w:pPr>
        <w:pStyle w:val="ListParagraph"/>
        <w:numPr>
          <w:ilvl w:val="0"/>
          <w:numId w:val="19"/>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The objective of the course is to familiarize the student with basic practical knowledge in immunology and molecular biology</w:t>
      </w:r>
    </w:p>
    <w:p w14:paraId="3F2CE133" w14:textId="77777777" w:rsidR="006E755F" w:rsidRPr="001E2697" w:rsidRDefault="006E755F" w:rsidP="006E755F">
      <w:pPr>
        <w:pStyle w:val="ListParagraph"/>
        <w:rPr>
          <w:rFonts w:ascii="Times New Roman" w:hAnsi="Times New Roman" w:cs="Times New Roman"/>
          <w:color w:val="000000" w:themeColor="text1"/>
          <w:sz w:val="24"/>
          <w:szCs w:val="24"/>
        </w:rPr>
      </w:pPr>
    </w:p>
    <w:p w14:paraId="37C829AF"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tbl>
      <w:tblPr>
        <w:tblStyle w:val="TableGrid"/>
        <w:tblW w:w="0" w:type="auto"/>
        <w:jc w:val="center"/>
        <w:tblLook w:val="04A0" w:firstRow="1" w:lastRow="0" w:firstColumn="1" w:lastColumn="0" w:noHBand="0" w:noVBand="1"/>
      </w:tblPr>
      <w:tblGrid>
        <w:gridCol w:w="1165"/>
        <w:gridCol w:w="7086"/>
        <w:gridCol w:w="990"/>
      </w:tblGrid>
      <w:tr w:rsidR="007E2E81" w:rsidRPr="001E2697" w14:paraId="09290D5C" w14:textId="77777777" w:rsidTr="008C0B69">
        <w:trPr>
          <w:trHeight w:val="472"/>
          <w:jc w:val="center"/>
        </w:trPr>
        <w:tc>
          <w:tcPr>
            <w:tcW w:w="1165" w:type="dxa"/>
            <w:vAlign w:val="center"/>
          </w:tcPr>
          <w:p w14:paraId="14F3F558"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Modules</w:t>
            </w:r>
          </w:p>
        </w:tc>
        <w:tc>
          <w:tcPr>
            <w:tcW w:w="7086" w:type="dxa"/>
            <w:vAlign w:val="center"/>
          </w:tcPr>
          <w:p w14:paraId="6E17F17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vAlign w:val="center"/>
          </w:tcPr>
          <w:p w14:paraId="2797E496"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07378B11" w14:textId="77777777" w:rsidTr="008C0B69">
        <w:trPr>
          <w:trHeight w:val="1349"/>
          <w:jc w:val="center"/>
        </w:trPr>
        <w:tc>
          <w:tcPr>
            <w:tcW w:w="1165" w:type="dxa"/>
            <w:vAlign w:val="center"/>
          </w:tcPr>
          <w:p w14:paraId="06F2451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086" w:type="dxa"/>
            <w:vAlign w:val="center"/>
          </w:tcPr>
          <w:p w14:paraId="17520FFA"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p>
          <w:p w14:paraId="423BA444" w14:textId="4F26D9DB" w:rsidR="00CD2034" w:rsidRPr="001E2697" w:rsidRDefault="00AD4BEA"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1: Determination</w:t>
            </w:r>
            <w:r w:rsidR="006E755F" w:rsidRPr="001E2697">
              <w:rPr>
                <w:rFonts w:ascii="Times New Roman" w:hAnsi="Times New Roman" w:cs="Times New Roman"/>
                <w:color w:val="000000" w:themeColor="text1"/>
                <w:sz w:val="24"/>
                <w:szCs w:val="24"/>
              </w:rPr>
              <w:t xml:space="preserve"> of blood groups and Rh factor</w:t>
            </w:r>
            <w:r w:rsidR="00CD2034" w:rsidRPr="001E2697">
              <w:rPr>
                <w:rFonts w:ascii="Times New Roman" w:hAnsi="Times New Roman" w:cs="Times New Roman"/>
                <w:color w:val="000000" w:themeColor="text1"/>
                <w:sz w:val="24"/>
                <w:szCs w:val="24"/>
              </w:rPr>
              <w:t xml:space="preserve"> and </w:t>
            </w:r>
            <w:r w:rsidR="006E755F" w:rsidRPr="001E2697">
              <w:rPr>
                <w:rFonts w:ascii="Times New Roman" w:hAnsi="Times New Roman" w:cs="Times New Roman"/>
                <w:color w:val="000000" w:themeColor="text1"/>
                <w:sz w:val="24"/>
                <w:szCs w:val="24"/>
              </w:rPr>
              <w:t xml:space="preserve">Demonstration of agglutination reaction with reference to </w:t>
            </w:r>
            <w:proofErr w:type="spellStart"/>
            <w:r w:rsidR="006E755F" w:rsidRPr="001E2697">
              <w:rPr>
                <w:rFonts w:ascii="Times New Roman" w:hAnsi="Times New Roman" w:cs="Times New Roman"/>
                <w:color w:val="000000" w:themeColor="text1"/>
                <w:sz w:val="24"/>
                <w:szCs w:val="24"/>
              </w:rPr>
              <w:t>widal</w:t>
            </w:r>
            <w:proofErr w:type="spellEnd"/>
            <w:r w:rsidR="006E755F" w:rsidRPr="001E2697">
              <w:rPr>
                <w:rFonts w:ascii="Times New Roman" w:hAnsi="Times New Roman" w:cs="Times New Roman"/>
                <w:color w:val="000000" w:themeColor="text1"/>
                <w:sz w:val="24"/>
                <w:szCs w:val="24"/>
              </w:rPr>
              <w:t xml:space="preserve"> test</w:t>
            </w:r>
            <w:r w:rsidR="00CD2034" w:rsidRPr="001E2697">
              <w:rPr>
                <w:rFonts w:ascii="Times New Roman" w:hAnsi="Times New Roman" w:cs="Times New Roman"/>
                <w:color w:val="000000" w:themeColor="text1"/>
                <w:sz w:val="24"/>
                <w:szCs w:val="24"/>
              </w:rPr>
              <w:t xml:space="preserve"> and </w:t>
            </w:r>
            <w:r w:rsidR="006E755F" w:rsidRPr="001E2697">
              <w:rPr>
                <w:rFonts w:ascii="Times New Roman" w:hAnsi="Times New Roman" w:cs="Times New Roman"/>
                <w:color w:val="000000" w:themeColor="text1"/>
                <w:sz w:val="24"/>
                <w:szCs w:val="24"/>
              </w:rPr>
              <w:t>VDR</w:t>
            </w:r>
            <w:r w:rsidR="00CD2034" w:rsidRPr="001E2697">
              <w:rPr>
                <w:rFonts w:ascii="Times New Roman" w:hAnsi="Times New Roman" w:cs="Times New Roman"/>
                <w:color w:val="000000" w:themeColor="text1"/>
                <w:sz w:val="24"/>
                <w:szCs w:val="24"/>
              </w:rPr>
              <w:t>L test.</w:t>
            </w:r>
            <w:r w:rsidR="000F28F7" w:rsidRPr="001E2697">
              <w:rPr>
                <w:rFonts w:ascii="Times New Roman" w:hAnsi="Times New Roman" w:cs="Times New Roman"/>
                <w:color w:val="000000" w:themeColor="text1"/>
                <w:sz w:val="24"/>
                <w:szCs w:val="24"/>
              </w:rPr>
              <w:t>2: Demonstration</w:t>
            </w:r>
            <w:r w:rsidR="006E755F" w:rsidRPr="001E2697">
              <w:rPr>
                <w:rFonts w:ascii="Times New Roman" w:hAnsi="Times New Roman" w:cs="Times New Roman"/>
                <w:color w:val="000000" w:themeColor="text1"/>
                <w:sz w:val="24"/>
                <w:szCs w:val="24"/>
              </w:rPr>
              <w:t xml:space="preserve"> of </w:t>
            </w:r>
            <w:proofErr w:type="spellStart"/>
            <w:r w:rsidR="006E755F" w:rsidRPr="001E2697">
              <w:rPr>
                <w:rFonts w:ascii="Times New Roman" w:hAnsi="Times New Roman" w:cs="Times New Roman"/>
                <w:color w:val="000000" w:themeColor="text1"/>
                <w:sz w:val="24"/>
                <w:szCs w:val="24"/>
              </w:rPr>
              <w:t>haemagglutination</w:t>
            </w:r>
            <w:proofErr w:type="spellEnd"/>
            <w:r w:rsidR="006E755F" w:rsidRPr="001E2697">
              <w:rPr>
                <w:rFonts w:ascii="Times New Roman" w:hAnsi="Times New Roman" w:cs="Times New Roman"/>
                <w:color w:val="000000" w:themeColor="text1"/>
                <w:sz w:val="24"/>
                <w:szCs w:val="24"/>
              </w:rPr>
              <w:t xml:space="preserve"> with reference to </w:t>
            </w:r>
            <w:proofErr w:type="spellStart"/>
            <w:r w:rsidR="00CD2034" w:rsidRPr="001E2697">
              <w:rPr>
                <w:rFonts w:ascii="Times New Roman" w:hAnsi="Times New Roman" w:cs="Times New Roman"/>
                <w:i/>
                <w:iCs/>
                <w:color w:val="000000" w:themeColor="text1"/>
                <w:sz w:val="24"/>
                <w:szCs w:val="24"/>
              </w:rPr>
              <w:t>Treponema</w:t>
            </w:r>
            <w:proofErr w:type="spellEnd"/>
            <w:r w:rsidR="00CD2034" w:rsidRPr="001E2697">
              <w:rPr>
                <w:rFonts w:ascii="Times New Roman" w:hAnsi="Times New Roman" w:cs="Times New Roman"/>
                <w:i/>
                <w:iCs/>
                <w:color w:val="000000" w:themeColor="text1"/>
                <w:sz w:val="24"/>
                <w:szCs w:val="24"/>
              </w:rPr>
              <w:t xml:space="preserve"> </w:t>
            </w:r>
            <w:proofErr w:type="spellStart"/>
            <w:r w:rsidR="00CD2034" w:rsidRPr="001E2697">
              <w:rPr>
                <w:rFonts w:ascii="Times New Roman" w:hAnsi="Times New Roman" w:cs="Times New Roman"/>
                <w:i/>
                <w:iCs/>
                <w:color w:val="000000" w:themeColor="text1"/>
                <w:sz w:val="24"/>
                <w:szCs w:val="24"/>
              </w:rPr>
              <w:t>pallidum</w:t>
            </w:r>
            <w:proofErr w:type="spellEnd"/>
            <w:r w:rsidR="00CD2034" w:rsidRPr="001E2697">
              <w:rPr>
                <w:rFonts w:ascii="Times New Roman" w:hAnsi="Times New Roman" w:cs="Times New Roman"/>
                <w:i/>
                <w:iCs/>
                <w:color w:val="000000" w:themeColor="text1"/>
                <w:sz w:val="24"/>
                <w:szCs w:val="24"/>
              </w:rPr>
              <w:t xml:space="preserve"> </w:t>
            </w:r>
            <w:proofErr w:type="spellStart"/>
            <w:r w:rsidR="006E755F" w:rsidRPr="001E2697">
              <w:rPr>
                <w:rFonts w:ascii="Times New Roman" w:hAnsi="Times New Roman" w:cs="Times New Roman"/>
                <w:color w:val="000000" w:themeColor="text1"/>
                <w:sz w:val="24"/>
                <w:szCs w:val="24"/>
              </w:rPr>
              <w:t>Haemagglutination</w:t>
            </w:r>
            <w:proofErr w:type="spellEnd"/>
            <w:r w:rsidR="006E755F" w:rsidRPr="001E2697">
              <w:rPr>
                <w:rFonts w:ascii="Times New Roman" w:hAnsi="Times New Roman" w:cs="Times New Roman"/>
                <w:color w:val="000000" w:themeColor="text1"/>
                <w:sz w:val="24"/>
                <w:szCs w:val="24"/>
              </w:rPr>
              <w:t xml:space="preserve"> test</w:t>
            </w:r>
            <w:r w:rsidR="00F158D7" w:rsidRPr="001E2697">
              <w:rPr>
                <w:rFonts w:ascii="Times New Roman" w:hAnsi="Times New Roman" w:cs="Times New Roman"/>
                <w:color w:val="000000" w:themeColor="text1"/>
                <w:sz w:val="24"/>
                <w:szCs w:val="24"/>
              </w:rPr>
              <w:t>.</w:t>
            </w:r>
          </w:p>
          <w:p w14:paraId="05199242" w14:textId="47B9E6D9" w:rsidR="006E755F" w:rsidRPr="001E2697" w:rsidRDefault="000F28F7"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3: Demonstration</w:t>
            </w:r>
            <w:r w:rsidR="006E755F" w:rsidRPr="001E2697">
              <w:rPr>
                <w:rFonts w:ascii="Times New Roman" w:hAnsi="Times New Roman" w:cs="Times New Roman"/>
                <w:color w:val="000000" w:themeColor="text1"/>
                <w:sz w:val="24"/>
                <w:szCs w:val="24"/>
              </w:rPr>
              <w:t xml:space="preserve"> of ODD (</w:t>
            </w:r>
            <w:proofErr w:type="spellStart"/>
            <w:r w:rsidR="006E755F" w:rsidRPr="001E2697">
              <w:rPr>
                <w:rFonts w:ascii="Times New Roman" w:hAnsi="Times New Roman" w:cs="Times New Roman"/>
                <w:color w:val="000000" w:themeColor="text1"/>
                <w:sz w:val="24"/>
                <w:szCs w:val="24"/>
              </w:rPr>
              <w:t>Ouchtlerlony</w:t>
            </w:r>
            <w:proofErr w:type="spellEnd"/>
            <w:r w:rsidR="006E755F" w:rsidRPr="001E2697">
              <w:rPr>
                <w:rFonts w:ascii="Times New Roman" w:hAnsi="Times New Roman" w:cs="Times New Roman"/>
                <w:color w:val="000000" w:themeColor="text1"/>
                <w:sz w:val="24"/>
                <w:szCs w:val="24"/>
              </w:rPr>
              <w:t xml:space="preserve"> Double Diffusion)</w:t>
            </w:r>
            <w:r w:rsidR="00CD2034" w:rsidRPr="001E2697">
              <w:rPr>
                <w:rFonts w:ascii="Times New Roman" w:hAnsi="Times New Roman" w:cs="Times New Roman"/>
                <w:color w:val="000000" w:themeColor="text1"/>
                <w:sz w:val="24"/>
                <w:szCs w:val="24"/>
              </w:rPr>
              <w:t>-</w:t>
            </w:r>
            <w:r w:rsidR="00CD2034" w:rsidRPr="001E2697">
              <w:rPr>
                <w:rFonts w:ascii="Times New Roman" w:hAnsi="Times New Roman" w:cs="Times New Roman"/>
                <w:color w:val="000000" w:themeColor="text1"/>
                <w:sz w:val="24"/>
                <w:szCs w:val="24"/>
                <w:shd w:val="clear" w:color="auto" w:fill="FFFFFF"/>
              </w:rPr>
              <w:t>an immunological technique used in the detection, identification, and quantification of antibodies and antigens.</w:t>
            </w:r>
          </w:p>
          <w:p w14:paraId="410CA161" w14:textId="77777777" w:rsidR="006E755F" w:rsidRPr="001E2697" w:rsidRDefault="006E755F" w:rsidP="008C0B69">
            <w:pPr>
              <w:tabs>
                <w:tab w:val="left" w:pos="226"/>
              </w:tabs>
              <w:autoSpaceDE w:val="0"/>
              <w:autoSpaceDN w:val="0"/>
              <w:adjustRightInd w:val="0"/>
              <w:jc w:val="both"/>
              <w:rPr>
                <w:rFonts w:ascii="Times New Roman" w:hAnsi="Times New Roman" w:cs="Times New Roman"/>
                <w:color w:val="000000" w:themeColor="text1"/>
                <w:sz w:val="24"/>
                <w:szCs w:val="24"/>
              </w:rPr>
            </w:pPr>
          </w:p>
        </w:tc>
        <w:tc>
          <w:tcPr>
            <w:tcW w:w="926" w:type="dxa"/>
            <w:vAlign w:val="center"/>
          </w:tcPr>
          <w:p w14:paraId="1C97D0F2" w14:textId="77777777" w:rsidR="006E755F" w:rsidRPr="001E2697" w:rsidRDefault="00F41654"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24</w:t>
            </w:r>
          </w:p>
        </w:tc>
      </w:tr>
      <w:tr w:rsidR="007E2E81" w:rsidRPr="001E2697" w14:paraId="75495EC7" w14:textId="77777777" w:rsidTr="008C0B69">
        <w:trPr>
          <w:trHeight w:val="1570"/>
          <w:jc w:val="center"/>
        </w:trPr>
        <w:tc>
          <w:tcPr>
            <w:tcW w:w="1165" w:type="dxa"/>
            <w:vAlign w:val="center"/>
          </w:tcPr>
          <w:p w14:paraId="78DEB2A9"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086" w:type="dxa"/>
            <w:vAlign w:val="center"/>
          </w:tcPr>
          <w:p w14:paraId="1278F309" w14:textId="23FE041A" w:rsidR="00F158D7" w:rsidRPr="001E2697" w:rsidRDefault="00F158D7"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4: </w:t>
            </w:r>
            <w:r w:rsidR="006E755F" w:rsidRPr="001E2697">
              <w:rPr>
                <w:rFonts w:ascii="Times New Roman" w:hAnsi="Times New Roman" w:cs="Times New Roman"/>
                <w:color w:val="000000" w:themeColor="text1"/>
                <w:sz w:val="24"/>
                <w:szCs w:val="24"/>
              </w:rPr>
              <w:t xml:space="preserve">Separation and characterization of </w:t>
            </w:r>
            <w:r w:rsidR="000F28F7" w:rsidRPr="001E2697">
              <w:rPr>
                <w:rFonts w:ascii="Times New Roman" w:hAnsi="Times New Roman" w:cs="Times New Roman"/>
                <w:color w:val="000000" w:themeColor="text1"/>
                <w:sz w:val="24"/>
                <w:szCs w:val="24"/>
              </w:rPr>
              <w:t>serum-by-serum</w:t>
            </w:r>
            <w:r w:rsidR="006E755F" w:rsidRPr="001E2697">
              <w:rPr>
                <w:rFonts w:ascii="Times New Roman" w:hAnsi="Times New Roman" w:cs="Times New Roman"/>
                <w:color w:val="000000" w:themeColor="text1"/>
                <w:sz w:val="24"/>
                <w:szCs w:val="24"/>
              </w:rPr>
              <w:t xml:space="preserve"> electrophoresis method</w:t>
            </w:r>
            <w:r w:rsidRPr="001E2697">
              <w:rPr>
                <w:rFonts w:ascii="Times New Roman" w:hAnsi="Times New Roman" w:cs="Times New Roman"/>
                <w:color w:val="000000" w:themeColor="text1"/>
                <w:sz w:val="24"/>
                <w:szCs w:val="24"/>
              </w:rPr>
              <w:t>.</w:t>
            </w:r>
          </w:p>
          <w:p w14:paraId="45105AA4" w14:textId="70668DFA" w:rsidR="006E755F" w:rsidRPr="001E2697" w:rsidRDefault="000F28F7"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6: Separation</w:t>
            </w:r>
            <w:r w:rsidR="006E755F" w:rsidRPr="001E2697">
              <w:rPr>
                <w:rFonts w:ascii="Times New Roman" w:hAnsi="Times New Roman" w:cs="Times New Roman"/>
                <w:color w:val="000000" w:themeColor="text1"/>
                <w:sz w:val="24"/>
                <w:szCs w:val="24"/>
              </w:rPr>
              <w:t xml:space="preserve"> and characterization of lymphocytes from blood, Demonstration of </w:t>
            </w:r>
            <w:r w:rsidR="00A0251D" w:rsidRPr="001E2697">
              <w:rPr>
                <w:rFonts w:ascii="Times New Roman" w:hAnsi="Times New Roman" w:cs="Times New Roman"/>
                <w:color w:val="000000" w:themeColor="text1"/>
                <w:sz w:val="24"/>
                <w:szCs w:val="24"/>
              </w:rPr>
              <w:t>Antigen-antibody</w:t>
            </w:r>
            <w:r w:rsidR="006E755F" w:rsidRPr="001E2697">
              <w:rPr>
                <w:rFonts w:ascii="Times New Roman" w:hAnsi="Times New Roman" w:cs="Times New Roman"/>
                <w:color w:val="000000" w:themeColor="text1"/>
                <w:sz w:val="24"/>
                <w:szCs w:val="24"/>
              </w:rPr>
              <w:t xml:space="preserve"> reaction by ELISA.</w:t>
            </w:r>
          </w:p>
        </w:tc>
        <w:tc>
          <w:tcPr>
            <w:tcW w:w="926" w:type="dxa"/>
            <w:vAlign w:val="center"/>
          </w:tcPr>
          <w:p w14:paraId="1F720C2A" w14:textId="77777777" w:rsidR="006E755F" w:rsidRPr="001E2697" w:rsidRDefault="00F41654"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24</w:t>
            </w:r>
          </w:p>
        </w:tc>
      </w:tr>
      <w:tr w:rsidR="007E2E81" w:rsidRPr="001E2697" w14:paraId="4E86CE2F" w14:textId="77777777" w:rsidTr="008C0B69">
        <w:trPr>
          <w:trHeight w:val="1250"/>
          <w:jc w:val="center"/>
        </w:trPr>
        <w:tc>
          <w:tcPr>
            <w:tcW w:w="1165" w:type="dxa"/>
            <w:vAlign w:val="center"/>
          </w:tcPr>
          <w:p w14:paraId="1AC5E8F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086" w:type="dxa"/>
            <w:vAlign w:val="center"/>
          </w:tcPr>
          <w:p w14:paraId="3587EC94" w14:textId="77777777" w:rsidR="006E755F" w:rsidRPr="001E2697" w:rsidRDefault="006E755F" w:rsidP="008C0B69">
            <w:pPr>
              <w:autoSpaceDE w:val="0"/>
              <w:autoSpaceDN w:val="0"/>
              <w:adjustRightInd w:val="0"/>
              <w:jc w:val="both"/>
              <w:rPr>
                <w:rFonts w:ascii="Times New Roman" w:hAnsi="Times New Roman" w:cs="Times New Roman"/>
                <w:color w:val="000000" w:themeColor="text1"/>
                <w:sz w:val="24"/>
                <w:szCs w:val="24"/>
              </w:rPr>
            </w:pPr>
          </w:p>
          <w:p w14:paraId="3A8BCC39" w14:textId="13FFF150" w:rsidR="00483A3A" w:rsidRPr="001E2697" w:rsidRDefault="000F28F7" w:rsidP="008C0B69">
            <w:pPr>
              <w:autoSpaceDE w:val="0"/>
              <w:autoSpaceDN w:val="0"/>
              <w:adjustRightInd w:val="0"/>
              <w:spacing w:after="27"/>
              <w:jc w:val="both"/>
              <w:rPr>
                <w:rFonts w:ascii="Times New Roman" w:hAnsi="Times New Roman" w:cs="Times New Roman"/>
                <w:i/>
                <w:iCs/>
                <w:color w:val="000000" w:themeColor="text1"/>
                <w:sz w:val="24"/>
                <w:szCs w:val="24"/>
              </w:rPr>
            </w:pPr>
            <w:r w:rsidRPr="001E2697">
              <w:rPr>
                <w:rFonts w:ascii="Times New Roman" w:hAnsi="Times New Roman" w:cs="Times New Roman"/>
                <w:color w:val="000000" w:themeColor="text1"/>
                <w:sz w:val="24"/>
                <w:szCs w:val="24"/>
              </w:rPr>
              <w:t>7: Demonstration</w:t>
            </w:r>
            <w:r w:rsidR="006E755F" w:rsidRPr="001E2697">
              <w:rPr>
                <w:rFonts w:ascii="Times New Roman" w:hAnsi="Times New Roman" w:cs="Times New Roman"/>
                <w:color w:val="000000" w:themeColor="text1"/>
                <w:sz w:val="24"/>
                <w:szCs w:val="24"/>
              </w:rPr>
              <w:t xml:space="preserve"> of replica plating technique, Determination of expression of </w:t>
            </w:r>
            <w:r w:rsidR="00483A3A" w:rsidRPr="001E2697">
              <w:rPr>
                <w:rFonts w:ascii="Times New Roman" w:hAnsi="Times New Roman" w:cs="Times New Roman"/>
                <w:color w:val="000000" w:themeColor="text1"/>
                <w:sz w:val="24"/>
                <w:szCs w:val="24"/>
              </w:rPr>
              <w:t>beta-</w:t>
            </w:r>
            <w:proofErr w:type="spellStart"/>
            <w:r w:rsidR="00483A3A" w:rsidRPr="001E2697">
              <w:rPr>
                <w:rFonts w:ascii="Times New Roman" w:hAnsi="Times New Roman" w:cs="Times New Roman"/>
                <w:color w:val="000000" w:themeColor="text1"/>
                <w:sz w:val="24"/>
                <w:szCs w:val="24"/>
              </w:rPr>
              <w:t>galactosidase</w:t>
            </w:r>
            <w:proofErr w:type="spellEnd"/>
            <w:r w:rsidR="006E755F" w:rsidRPr="001E2697">
              <w:rPr>
                <w:rFonts w:ascii="Times New Roman" w:hAnsi="Times New Roman" w:cs="Times New Roman"/>
                <w:color w:val="000000" w:themeColor="text1"/>
                <w:sz w:val="24"/>
                <w:szCs w:val="24"/>
              </w:rPr>
              <w:t xml:space="preserve"> in </w:t>
            </w:r>
            <w:r w:rsidR="006E755F" w:rsidRPr="001E2697">
              <w:rPr>
                <w:rFonts w:ascii="Times New Roman" w:hAnsi="Times New Roman" w:cs="Times New Roman"/>
                <w:i/>
                <w:iCs/>
                <w:color w:val="000000" w:themeColor="text1"/>
                <w:sz w:val="24"/>
                <w:szCs w:val="24"/>
              </w:rPr>
              <w:t>E. coli</w:t>
            </w:r>
            <w:r w:rsidR="009E55DE" w:rsidRPr="001E2697">
              <w:rPr>
                <w:rFonts w:ascii="Times New Roman" w:hAnsi="Times New Roman" w:cs="Times New Roman"/>
                <w:i/>
                <w:iCs/>
                <w:color w:val="000000" w:themeColor="text1"/>
                <w:sz w:val="24"/>
                <w:szCs w:val="24"/>
              </w:rPr>
              <w:t>.</w:t>
            </w:r>
          </w:p>
          <w:p w14:paraId="2026741C" w14:textId="77777777" w:rsidR="00F80C3C" w:rsidRPr="001E2697" w:rsidRDefault="00483A3A"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8: </w:t>
            </w:r>
            <w:r w:rsidR="006E755F" w:rsidRPr="001E2697">
              <w:rPr>
                <w:rFonts w:ascii="Times New Roman" w:hAnsi="Times New Roman" w:cs="Times New Roman"/>
                <w:color w:val="000000" w:themeColor="text1"/>
                <w:sz w:val="24"/>
                <w:szCs w:val="24"/>
              </w:rPr>
              <w:t xml:space="preserve">Isolation of </w:t>
            </w:r>
            <w:r w:rsidR="009E55DE" w:rsidRPr="001E2697">
              <w:rPr>
                <w:rFonts w:ascii="Times New Roman" w:hAnsi="Times New Roman" w:cs="Times New Roman"/>
                <w:color w:val="000000" w:themeColor="text1"/>
                <w:sz w:val="24"/>
                <w:szCs w:val="24"/>
              </w:rPr>
              <w:t>antibiotic-</w:t>
            </w:r>
            <w:proofErr w:type="spellStart"/>
            <w:r w:rsidR="009E55DE" w:rsidRPr="001E2697">
              <w:rPr>
                <w:rFonts w:ascii="Times New Roman" w:hAnsi="Times New Roman" w:cs="Times New Roman"/>
                <w:color w:val="000000" w:themeColor="text1"/>
                <w:sz w:val="24"/>
                <w:szCs w:val="24"/>
              </w:rPr>
              <w:t>resistant</w:t>
            </w:r>
            <w:r w:rsidR="006E755F" w:rsidRPr="001E2697">
              <w:rPr>
                <w:rFonts w:ascii="Times New Roman" w:hAnsi="Times New Roman" w:cs="Times New Roman"/>
                <w:i/>
                <w:iCs/>
                <w:color w:val="000000" w:themeColor="text1"/>
                <w:sz w:val="24"/>
                <w:szCs w:val="24"/>
              </w:rPr>
              <w:t>E</w:t>
            </w:r>
            <w:proofErr w:type="spellEnd"/>
            <w:r w:rsidR="006E755F" w:rsidRPr="001E2697">
              <w:rPr>
                <w:rFonts w:ascii="Times New Roman" w:hAnsi="Times New Roman" w:cs="Times New Roman"/>
                <w:i/>
                <w:iCs/>
                <w:color w:val="000000" w:themeColor="text1"/>
                <w:sz w:val="24"/>
                <w:szCs w:val="24"/>
              </w:rPr>
              <w:t xml:space="preserve">. </w:t>
            </w:r>
            <w:proofErr w:type="gramStart"/>
            <w:r w:rsidR="006E755F" w:rsidRPr="001E2697">
              <w:rPr>
                <w:rFonts w:ascii="Times New Roman" w:hAnsi="Times New Roman" w:cs="Times New Roman"/>
                <w:i/>
                <w:iCs/>
                <w:color w:val="000000" w:themeColor="text1"/>
                <w:sz w:val="24"/>
                <w:szCs w:val="24"/>
              </w:rPr>
              <w:t>coli</w:t>
            </w:r>
            <w:proofErr w:type="gramEnd"/>
            <w:r w:rsidR="006E755F" w:rsidRPr="001E2697">
              <w:rPr>
                <w:rFonts w:ascii="Times New Roman" w:hAnsi="Times New Roman" w:cs="Times New Roman"/>
                <w:i/>
                <w:iCs/>
                <w:color w:val="000000" w:themeColor="text1"/>
                <w:sz w:val="24"/>
                <w:szCs w:val="24"/>
              </w:rPr>
              <w:t xml:space="preserve"> </w:t>
            </w:r>
            <w:r w:rsidR="006E755F" w:rsidRPr="001E2697">
              <w:rPr>
                <w:rFonts w:ascii="Times New Roman" w:hAnsi="Times New Roman" w:cs="Times New Roman"/>
                <w:color w:val="000000" w:themeColor="text1"/>
                <w:sz w:val="24"/>
                <w:szCs w:val="24"/>
              </w:rPr>
              <w:t>by gradient plate method</w:t>
            </w:r>
            <w:r w:rsidR="009E55DE" w:rsidRPr="001E2697">
              <w:rPr>
                <w:rFonts w:ascii="Times New Roman" w:hAnsi="Times New Roman" w:cs="Times New Roman"/>
                <w:color w:val="000000" w:themeColor="text1"/>
                <w:sz w:val="24"/>
                <w:szCs w:val="24"/>
              </w:rPr>
              <w:t>.</w:t>
            </w:r>
          </w:p>
          <w:p w14:paraId="7E4121FF" w14:textId="52C847B7" w:rsidR="00AC07BF" w:rsidRPr="001E2697" w:rsidRDefault="000F28F7" w:rsidP="00AC07BF">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9: Primer</w:t>
            </w:r>
            <w:r w:rsidR="00F80C3C" w:rsidRPr="001E2697">
              <w:rPr>
                <w:rFonts w:ascii="Times New Roman" w:hAnsi="Times New Roman" w:cs="Times New Roman"/>
                <w:color w:val="000000" w:themeColor="text1"/>
                <w:sz w:val="24"/>
                <w:szCs w:val="24"/>
              </w:rPr>
              <w:t xml:space="preserve"> Designing for Bacterial DNA amplification </w:t>
            </w:r>
            <w:r w:rsidRPr="001E2697">
              <w:rPr>
                <w:rFonts w:ascii="Times New Roman" w:hAnsi="Times New Roman" w:cs="Times New Roman"/>
                <w:color w:val="000000" w:themeColor="text1"/>
                <w:sz w:val="24"/>
                <w:szCs w:val="24"/>
              </w:rPr>
              <w:t>and PCR (polymerase</w:t>
            </w:r>
            <w:r w:rsidR="00F80C3C" w:rsidRPr="001E2697">
              <w:rPr>
                <w:rFonts w:ascii="Times New Roman" w:hAnsi="Times New Roman" w:cs="Times New Roman"/>
                <w:color w:val="000000" w:themeColor="text1"/>
                <w:sz w:val="24"/>
                <w:szCs w:val="24"/>
              </w:rPr>
              <w:t xml:space="preserve"> chain reaction)</w:t>
            </w:r>
            <w:r w:rsidR="009E55DE" w:rsidRPr="001E2697">
              <w:rPr>
                <w:rFonts w:ascii="Times New Roman" w:hAnsi="Times New Roman" w:cs="Times New Roman"/>
                <w:color w:val="000000" w:themeColor="text1"/>
                <w:sz w:val="24"/>
                <w:szCs w:val="24"/>
              </w:rPr>
              <w:t>.</w:t>
            </w:r>
          </w:p>
          <w:p w14:paraId="23C22CF3" w14:textId="1BDE9F6E" w:rsidR="009E55DE" w:rsidRPr="001E2697" w:rsidRDefault="000F28F7" w:rsidP="00AC07BF">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10: Plasmid DNA</w:t>
            </w:r>
            <w:r w:rsidR="00AC07BF" w:rsidRPr="001E2697">
              <w:rPr>
                <w:rFonts w:ascii="Times New Roman" w:hAnsi="Times New Roman" w:cs="Times New Roman"/>
                <w:color w:val="000000" w:themeColor="text1"/>
                <w:sz w:val="24"/>
                <w:szCs w:val="24"/>
              </w:rPr>
              <w:t xml:space="preserve"> isolation from bacteria</w:t>
            </w:r>
            <w:r w:rsidR="009E55DE" w:rsidRPr="001E2697">
              <w:rPr>
                <w:rFonts w:ascii="Times New Roman" w:hAnsi="Times New Roman" w:cs="Times New Roman"/>
                <w:color w:val="000000" w:themeColor="text1"/>
                <w:sz w:val="24"/>
                <w:szCs w:val="24"/>
              </w:rPr>
              <w:t>.</w:t>
            </w:r>
          </w:p>
          <w:p w14:paraId="6B431CBF" w14:textId="77777777" w:rsidR="006E755F" w:rsidRPr="001E2697" w:rsidRDefault="006E755F" w:rsidP="009E55DE">
            <w:pPr>
              <w:autoSpaceDE w:val="0"/>
              <w:autoSpaceDN w:val="0"/>
              <w:adjustRightInd w:val="0"/>
              <w:spacing w:after="27"/>
              <w:jc w:val="both"/>
              <w:rPr>
                <w:rFonts w:ascii="Times New Roman" w:hAnsi="Times New Roman" w:cs="Times New Roman"/>
                <w:color w:val="000000" w:themeColor="text1"/>
                <w:sz w:val="24"/>
                <w:szCs w:val="24"/>
              </w:rPr>
            </w:pPr>
          </w:p>
        </w:tc>
        <w:tc>
          <w:tcPr>
            <w:tcW w:w="926" w:type="dxa"/>
            <w:vAlign w:val="center"/>
          </w:tcPr>
          <w:p w14:paraId="08B2CD9E"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F41654" w:rsidRPr="001E2697">
              <w:rPr>
                <w:rFonts w:ascii="Times New Roman" w:hAnsi="Times New Roman" w:cs="Times New Roman"/>
                <w:b/>
                <w:color w:val="000000" w:themeColor="text1"/>
                <w:sz w:val="24"/>
                <w:szCs w:val="24"/>
              </w:rPr>
              <w:t>4</w:t>
            </w:r>
          </w:p>
        </w:tc>
      </w:tr>
      <w:tr w:rsidR="007E2E81" w:rsidRPr="001E2697" w14:paraId="7AAECCD9" w14:textId="77777777" w:rsidTr="008C0B69">
        <w:trPr>
          <w:trHeight w:val="1422"/>
          <w:jc w:val="center"/>
        </w:trPr>
        <w:tc>
          <w:tcPr>
            <w:tcW w:w="1165" w:type="dxa"/>
            <w:vAlign w:val="center"/>
          </w:tcPr>
          <w:p w14:paraId="24A0CC39"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086" w:type="dxa"/>
            <w:vAlign w:val="center"/>
          </w:tcPr>
          <w:p w14:paraId="47C776CE" w14:textId="77777777" w:rsidR="00725416" w:rsidRPr="001E2697" w:rsidRDefault="001E5E1A" w:rsidP="008C0B69">
            <w:pPr>
              <w:pStyle w:val="ListParagraph"/>
              <w:tabs>
                <w:tab w:val="left" w:pos="256"/>
              </w:tabs>
              <w:ind w:left="1"/>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11. Separation of DNA by </w:t>
            </w:r>
            <w:proofErr w:type="spellStart"/>
            <w:r w:rsidRPr="001E2697">
              <w:rPr>
                <w:rFonts w:ascii="Times New Roman" w:hAnsi="Times New Roman" w:cs="Times New Roman"/>
                <w:color w:val="000000" w:themeColor="text1"/>
                <w:sz w:val="24"/>
                <w:szCs w:val="24"/>
              </w:rPr>
              <w:t>agarose</w:t>
            </w:r>
            <w:proofErr w:type="spellEnd"/>
            <w:r w:rsidRPr="001E2697">
              <w:rPr>
                <w:rFonts w:ascii="Times New Roman" w:hAnsi="Times New Roman" w:cs="Times New Roman"/>
                <w:color w:val="000000" w:themeColor="text1"/>
                <w:sz w:val="24"/>
                <w:szCs w:val="24"/>
              </w:rPr>
              <w:t xml:space="preserve"> gel electrophoresis.</w:t>
            </w:r>
          </w:p>
          <w:p w14:paraId="4A259D58" w14:textId="50F4D3FC" w:rsidR="006E755F" w:rsidRPr="001E2697" w:rsidRDefault="000F28F7" w:rsidP="008C0B69">
            <w:pPr>
              <w:pStyle w:val="ListParagraph"/>
              <w:tabs>
                <w:tab w:val="left" w:pos="256"/>
              </w:tabs>
              <w:ind w:left="1"/>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12: Restriction</w:t>
            </w:r>
            <w:r w:rsidR="006E755F" w:rsidRPr="001E2697">
              <w:rPr>
                <w:rFonts w:ascii="Times New Roman" w:hAnsi="Times New Roman" w:cs="Times New Roman"/>
                <w:color w:val="000000" w:themeColor="text1"/>
                <w:sz w:val="24"/>
                <w:szCs w:val="24"/>
              </w:rPr>
              <w:t xml:space="preserve"> digestion of bacterial DNA</w:t>
            </w:r>
            <w:r w:rsidR="009E55DE" w:rsidRPr="001E2697">
              <w:rPr>
                <w:rFonts w:ascii="Times New Roman" w:hAnsi="Times New Roman" w:cs="Times New Roman"/>
                <w:color w:val="000000" w:themeColor="text1"/>
                <w:sz w:val="24"/>
                <w:szCs w:val="24"/>
              </w:rPr>
              <w:t>.</w:t>
            </w:r>
          </w:p>
          <w:p w14:paraId="20121103" w14:textId="2ED02F35" w:rsidR="009E55DE" w:rsidRDefault="000F28F7" w:rsidP="009E55DE">
            <w:pPr>
              <w:tabs>
                <w:tab w:val="left" w:pos="256"/>
              </w:tabs>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13: Separation</w:t>
            </w:r>
            <w:r w:rsidR="009E55DE" w:rsidRPr="001E2697">
              <w:rPr>
                <w:rFonts w:ascii="Times New Roman" w:hAnsi="Times New Roman" w:cs="Times New Roman"/>
                <w:color w:val="000000" w:themeColor="text1"/>
                <w:sz w:val="24"/>
                <w:szCs w:val="24"/>
              </w:rPr>
              <w:t xml:space="preserve"> of protein by SDS PAGE.</w:t>
            </w:r>
          </w:p>
          <w:p w14:paraId="003D47D2" w14:textId="5D08C86A" w:rsidR="00AF5EF6" w:rsidRPr="001E2697" w:rsidRDefault="00AF5EF6" w:rsidP="009E55DE">
            <w:pPr>
              <w:tabs>
                <w:tab w:val="left" w:pos="256"/>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14. </w:t>
            </w:r>
            <w:r w:rsidRPr="00AF5EF6">
              <w:rPr>
                <w:rFonts w:ascii="Times New Roman" w:hAnsi="Times New Roman" w:cs="Times New Roman"/>
                <w:color w:val="000000" w:themeColor="text1"/>
                <w:sz w:val="24"/>
                <w:szCs w:val="24"/>
              </w:rPr>
              <w:t>Extraction of Enzyme from Microbial Source (e.g., Amylase, Peroxidase)</w:t>
            </w:r>
            <w:r>
              <w:rPr>
                <w:rFonts w:ascii="Times New Roman" w:hAnsi="Times New Roman" w:cs="Times New Roman"/>
                <w:color w:val="000000" w:themeColor="text1"/>
                <w:sz w:val="24"/>
                <w:szCs w:val="24"/>
              </w:rPr>
              <w:t xml:space="preserve">, </w:t>
            </w:r>
            <w:r w:rsidRPr="00AF5EF6">
              <w:rPr>
                <w:rFonts w:ascii="Times New Roman" w:hAnsi="Times New Roman" w:cs="Times New Roman"/>
                <w:color w:val="000000" w:themeColor="text1"/>
                <w:sz w:val="24"/>
                <w:szCs w:val="24"/>
              </w:rPr>
              <w:t>Effect of pH and Temperature on Enzyme Activity</w:t>
            </w:r>
          </w:p>
          <w:p w14:paraId="702363F9" w14:textId="77777777" w:rsidR="009E55DE" w:rsidRPr="001E2697" w:rsidRDefault="009E55DE" w:rsidP="008C0B69">
            <w:pPr>
              <w:pStyle w:val="ListParagraph"/>
              <w:tabs>
                <w:tab w:val="left" w:pos="256"/>
              </w:tabs>
              <w:ind w:left="1"/>
              <w:jc w:val="both"/>
              <w:rPr>
                <w:rFonts w:ascii="Times New Roman" w:hAnsi="Times New Roman" w:cs="Times New Roman"/>
                <w:b/>
                <w:noProof/>
                <w:color w:val="000000" w:themeColor="text1"/>
                <w:sz w:val="24"/>
                <w:szCs w:val="24"/>
              </w:rPr>
            </w:pPr>
          </w:p>
        </w:tc>
        <w:tc>
          <w:tcPr>
            <w:tcW w:w="926" w:type="dxa"/>
            <w:vAlign w:val="center"/>
          </w:tcPr>
          <w:p w14:paraId="18BF3707"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F41654" w:rsidRPr="001E2697">
              <w:rPr>
                <w:rFonts w:ascii="Times New Roman" w:hAnsi="Times New Roman" w:cs="Times New Roman"/>
                <w:b/>
                <w:color w:val="000000" w:themeColor="text1"/>
                <w:sz w:val="24"/>
                <w:szCs w:val="24"/>
              </w:rPr>
              <w:t>4</w:t>
            </w:r>
          </w:p>
        </w:tc>
      </w:tr>
      <w:tr w:rsidR="006E755F" w:rsidRPr="001E2697" w14:paraId="2FC45AF5" w14:textId="77777777" w:rsidTr="008C0B69">
        <w:trPr>
          <w:trHeight w:val="289"/>
          <w:jc w:val="center"/>
        </w:trPr>
        <w:tc>
          <w:tcPr>
            <w:tcW w:w="8251" w:type="dxa"/>
            <w:gridSpan w:val="2"/>
          </w:tcPr>
          <w:p w14:paraId="1EF5A1B6"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vAlign w:val="center"/>
          </w:tcPr>
          <w:p w14:paraId="504986C7" w14:textId="77777777" w:rsidR="006E755F" w:rsidRPr="001E2697" w:rsidRDefault="00F41654"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96</w:t>
            </w:r>
          </w:p>
        </w:tc>
      </w:tr>
    </w:tbl>
    <w:p w14:paraId="1AE23A9A" w14:textId="77777777" w:rsidR="006E755F" w:rsidRPr="001E2697" w:rsidRDefault="006E755F" w:rsidP="006E755F">
      <w:pPr>
        <w:autoSpaceDE w:val="0"/>
        <w:autoSpaceDN w:val="0"/>
        <w:adjustRightInd w:val="0"/>
        <w:rPr>
          <w:rFonts w:ascii="Times New Roman" w:hAnsi="Times New Roman" w:cs="Times New Roman"/>
          <w:b/>
          <w:bCs/>
          <w:color w:val="000000" w:themeColor="text1"/>
          <w:sz w:val="24"/>
          <w:szCs w:val="24"/>
        </w:rPr>
      </w:pPr>
    </w:p>
    <w:p w14:paraId="73EEF85D" w14:textId="77777777" w:rsidR="006E755F" w:rsidRPr="001E2697" w:rsidRDefault="006E755F" w:rsidP="006E755F">
      <w:pPr>
        <w:ind w:left="2160" w:firstLine="720"/>
        <w:rPr>
          <w:rFonts w:ascii="Times New Roman" w:hAnsi="Times New Roman" w:cs="Times New Roman"/>
          <w:b/>
          <w:noProof/>
          <w:color w:val="000000" w:themeColor="text1"/>
          <w:sz w:val="24"/>
          <w:szCs w:val="24"/>
        </w:rPr>
      </w:pPr>
    </w:p>
    <w:p w14:paraId="31BB007F" w14:textId="77777777" w:rsidR="006E755F" w:rsidRPr="001E2697" w:rsidRDefault="006E755F" w:rsidP="006E755F">
      <w:pPr>
        <w:ind w:left="2160" w:firstLine="720"/>
        <w:rPr>
          <w:rFonts w:ascii="Times New Roman" w:hAnsi="Times New Roman" w:cs="Times New Roman"/>
          <w:b/>
          <w:noProof/>
          <w:color w:val="000000" w:themeColor="text1"/>
          <w:sz w:val="24"/>
          <w:szCs w:val="24"/>
        </w:rPr>
      </w:pPr>
    </w:p>
    <w:p w14:paraId="6E0ED396" w14:textId="77777777" w:rsidR="006E755F" w:rsidRPr="001E2697" w:rsidRDefault="006E755F" w:rsidP="006E755F">
      <w:pPr>
        <w:ind w:left="2160" w:firstLine="720"/>
        <w:rPr>
          <w:rFonts w:ascii="Times New Roman" w:hAnsi="Times New Roman" w:cs="Times New Roman"/>
          <w:b/>
          <w:noProof/>
          <w:color w:val="000000" w:themeColor="text1"/>
          <w:sz w:val="24"/>
          <w:szCs w:val="24"/>
        </w:rPr>
      </w:pPr>
    </w:p>
    <w:p w14:paraId="49D81E53" w14:textId="77777777" w:rsidR="006E755F" w:rsidRPr="001E2697" w:rsidRDefault="006E755F" w:rsidP="006E755F">
      <w:pPr>
        <w:ind w:left="2160" w:firstLine="720"/>
        <w:rPr>
          <w:rFonts w:ascii="Times New Roman" w:hAnsi="Times New Roman" w:cs="Times New Roman"/>
          <w:b/>
          <w:noProof/>
          <w:color w:val="000000" w:themeColor="text1"/>
          <w:sz w:val="24"/>
          <w:szCs w:val="24"/>
        </w:rPr>
      </w:pPr>
    </w:p>
    <w:p w14:paraId="0310214F" w14:textId="77777777" w:rsidR="006E755F" w:rsidRPr="001E2697" w:rsidRDefault="006E755F" w:rsidP="006E755F">
      <w:pPr>
        <w:ind w:left="2160" w:firstLine="720"/>
        <w:rPr>
          <w:rFonts w:ascii="Times New Roman" w:hAnsi="Times New Roman" w:cs="Times New Roman"/>
          <w:b/>
          <w:noProof/>
          <w:color w:val="000000" w:themeColor="text1"/>
          <w:sz w:val="24"/>
          <w:szCs w:val="24"/>
        </w:rPr>
      </w:pPr>
    </w:p>
    <w:p w14:paraId="1CDA8E4C" w14:textId="77777777" w:rsidR="006E755F" w:rsidRPr="001E2697" w:rsidRDefault="006E755F" w:rsidP="006E755F">
      <w:pPr>
        <w:ind w:left="2160" w:firstLine="720"/>
        <w:rPr>
          <w:rFonts w:ascii="Times New Roman" w:hAnsi="Times New Roman" w:cs="Times New Roman"/>
          <w:b/>
          <w:noProof/>
          <w:color w:val="000000" w:themeColor="text1"/>
          <w:sz w:val="24"/>
          <w:szCs w:val="24"/>
        </w:rPr>
      </w:pPr>
    </w:p>
    <w:p w14:paraId="0791AEBD" w14:textId="77777777" w:rsidR="006E755F" w:rsidRPr="001E2697" w:rsidRDefault="007E1BDC" w:rsidP="006E755F">
      <w:pPr>
        <w:ind w:left="2160" w:firstLine="720"/>
        <w:rPr>
          <w:rFonts w:ascii="Times New Roman" w:hAnsi="Times New Roman" w:cs="Times New Roman"/>
          <w:b/>
          <w:color w:val="000000" w:themeColor="text1"/>
          <w:sz w:val="24"/>
          <w:szCs w:val="24"/>
        </w:rPr>
      </w:pPr>
      <w:r>
        <w:rPr>
          <w:rFonts w:ascii="Times New Roman" w:hAnsi="Times New Roman" w:cs="Times New Roman"/>
          <w:noProof/>
          <w:color w:val="000000" w:themeColor="text1"/>
          <w:sz w:val="24"/>
          <w:szCs w:val="24"/>
        </w:rPr>
        <w:pict w14:anchorId="392AE3B0">
          <v:rect id="Rectangle 21" o:spid="_x0000_s1036" style="position:absolute;left:0;text-align:left;margin-left:-9.7pt;margin-top:23.8pt;width:501.75pt;height:57.1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" filled="f" fillcolor="black [3213]"/>
        </w:pict>
      </w:r>
      <w:r w:rsidR="006E755F" w:rsidRPr="001E2697">
        <w:rPr>
          <w:rFonts w:ascii="Times New Roman" w:hAnsi="Times New Roman" w:cs="Times New Roman"/>
          <w:b/>
          <w:noProof/>
          <w:color w:val="000000" w:themeColor="text1"/>
          <w:sz w:val="24"/>
          <w:szCs w:val="24"/>
        </w:rPr>
        <w:t>SYLLABUS (3</w:t>
      </w:r>
      <w:r w:rsidR="006E755F" w:rsidRPr="001E2697">
        <w:rPr>
          <w:rFonts w:ascii="Times New Roman" w:hAnsi="Times New Roman" w:cs="Times New Roman"/>
          <w:b/>
          <w:noProof/>
          <w:color w:val="000000" w:themeColor="text1"/>
          <w:sz w:val="24"/>
          <w:szCs w:val="24"/>
          <w:vertAlign w:val="superscript"/>
        </w:rPr>
        <w:t>rd</w:t>
      </w:r>
      <w:r w:rsidR="006E755F" w:rsidRPr="001E2697">
        <w:rPr>
          <w:rFonts w:ascii="Times New Roman" w:hAnsi="Times New Roman" w:cs="Times New Roman"/>
          <w:b/>
          <w:noProof/>
          <w:color w:val="000000" w:themeColor="text1"/>
          <w:sz w:val="24"/>
          <w:szCs w:val="24"/>
        </w:rPr>
        <w:t>SEMESTER)</w:t>
      </w:r>
    </w:p>
    <w:p w14:paraId="7AE94AD2" w14:textId="051EB632"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 xml:space="preserve">Paper I: </w:t>
      </w:r>
      <w:r w:rsidRPr="001E2697">
        <w:rPr>
          <w:rFonts w:ascii="Times New Roman" w:eastAsiaTheme="minorHAnsi" w:hAnsi="Times New Roman" w:cs="Times New Roman"/>
          <w:b/>
          <w:color w:val="000000" w:themeColor="text1"/>
          <w:sz w:val="24"/>
          <w:szCs w:val="24"/>
          <w:lang w:val="en-US" w:eastAsia="en-US"/>
        </w:rPr>
        <w:t>Parasitology, Medical and Veterinary Microbiology</w:t>
      </w:r>
      <w:r w:rsidRPr="001E2697">
        <w:rPr>
          <w:rFonts w:ascii="Times New Roman" w:hAnsi="Times New Roman" w:cs="Times New Roman"/>
          <w:b/>
          <w:color w:val="000000" w:themeColor="text1"/>
          <w:sz w:val="24"/>
          <w:szCs w:val="24"/>
        </w:rPr>
        <w:tab/>
        <w:t xml:space="preserve">Subject code: </w:t>
      </w:r>
      <w:r w:rsidRPr="001E2697">
        <w:rPr>
          <w:rFonts w:ascii="Times New Roman" w:hAnsi="Times New Roman" w:cs="Times New Roman"/>
          <w:b/>
          <w:color w:val="000000" w:themeColor="text1"/>
          <w:sz w:val="24"/>
          <w:szCs w:val="24"/>
        </w:rPr>
        <w:tab/>
        <w:t>MIB154</w:t>
      </w:r>
      <w:r w:rsidR="00955C24">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301</w:t>
      </w:r>
    </w:p>
    <w:p w14:paraId="62E84309"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L-T-P-C-</w:t>
      </w:r>
      <w:r w:rsidRPr="001E2697">
        <w:rPr>
          <w:rFonts w:ascii="Times New Roman" w:hAnsi="Times New Roman" w:cs="Times New Roman"/>
          <w:b/>
          <w:sz w:val="24"/>
          <w:szCs w:val="24"/>
        </w:rPr>
        <w:t>3-0-</w:t>
      </w:r>
      <w:r w:rsidR="00966AE9" w:rsidRPr="001E2697">
        <w:rPr>
          <w:rFonts w:ascii="Times New Roman" w:hAnsi="Times New Roman" w:cs="Times New Roman"/>
          <w:b/>
          <w:sz w:val="24"/>
          <w:szCs w:val="24"/>
        </w:rPr>
        <w:t>0</w:t>
      </w:r>
      <w:r w:rsidRPr="001E2697">
        <w:rPr>
          <w:rFonts w:ascii="Times New Roman" w:hAnsi="Times New Roman" w:cs="Times New Roman"/>
          <w:b/>
          <w:sz w:val="24"/>
          <w:szCs w:val="24"/>
        </w:rPr>
        <w:t>-</w:t>
      </w:r>
      <w:r w:rsidR="00966AE9" w:rsidRPr="001E2697">
        <w:rPr>
          <w:rFonts w:ascii="Times New Roman" w:hAnsi="Times New Roman" w:cs="Times New Roman"/>
          <w:b/>
          <w:sz w:val="24"/>
          <w:szCs w:val="24"/>
        </w:rPr>
        <w:t>3</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 xml:space="preserve">Credit units: 4                         </w:t>
      </w:r>
      <w:r w:rsidRPr="001E2697">
        <w:rPr>
          <w:rFonts w:ascii="Times New Roman" w:hAnsi="Times New Roman" w:cs="Times New Roman"/>
          <w:b/>
          <w:color w:val="000000" w:themeColor="text1"/>
          <w:sz w:val="24"/>
          <w:szCs w:val="24"/>
        </w:rPr>
        <w:tab/>
        <w:t>Scheme of evaluation: (TP)</w:t>
      </w:r>
    </w:p>
    <w:p w14:paraId="0360AE14" w14:textId="77777777" w:rsidR="006E755F" w:rsidRPr="001E2697" w:rsidRDefault="006E755F" w:rsidP="006E755F">
      <w:pPr>
        <w:rPr>
          <w:rFonts w:ascii="Times New Roman" w:hAnsi="Times New Roman" w:cs="Times New Roman"/>
          <w:color w:val="000000" w:themeColor="text1"/>
          <w:sz w:val="24"/>
          <w:szCs w:val="24"/>
        </w:rPr>
      </w:pPr>
    </w:p>
    <w:p w14:paraId="2F02E7C5"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u w:val="single"/>
        </w:rPr>
        <w:lastRenderedPageBreak/>
        <w:t xml:space="preserve">Course Objective: </w:t>
      </w:r>
    </w:p>
    <w:p w14:paraId="1D823461" w14:textId="77777777" w:rsidR="006E755F" w:rsidRPr="001E2697" w:rsidRDefault="006E755F" w:rsidP="006E755F">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course is developed with the following objectives: </w:t>
      </w:r>
    </w:p>
    <w:p w14:paraId="27202F7A"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enable the </w:t>
      </w:r>
      <w:proofErr w:type="spellStart"/>
      <w:r w:rsidR="00813F7D" w:rsidRPr="001E2697">
        <w:rPr>
          <w:rFonts w:ascii="Times New Roman" w:hAnsi="Times New Roman" w:cs="Times New Roman"/>
          <w:color w:val="000000" w:themeColor="text1"/>
          <w:sz w:val="24"/>
          <w:szCs w:val="24"/>
        </w:rPr>
        <w:t>students</w:t>
      </w:r>
      <w:proofErr w:type="gramStart"/>
      <w:r w:rsidR="00813F7D" w:rsidRPr="001E2697">
        <w:rPr>
          <w:rFonts w:ascii="Times New Roman" w:hAnsi="Times New Roman" w:cs="Times New Roman"/>
          <w:color w:val="000000" w:themeColor="text1"/>
          <w:sz w:val="24"/>
          <w:szCs w:val="24"/>
        </w:rPr>
        <w:t>,to</w:t>
      </w:r>
      <w:proofErr w:type="spellEnd"/>
      <w:proofErr w:type="gramEnd"/>
      <w:r w:rsidR="00813F7D" w:rsidRPr="001E2697">
        <w:rPr>
          <w:rFonts w:ascii="Times New Roman" w:hAnsi="Times New Roman" w:cs="Times New Roman"/>
          <w:color w:val="000000" w:themeColor="text1"/>
          <w:sz w:val="24"/>
          <w:szCs w:val="24"/>
        </w:rPr>
        <w:t xml:space="preserve"> </w:t>
      </w:r>
      <w:r w:rsidRPr="001E2697">
        <w:rPr>
          <w:rFonts w:ascii="Times New Roman" w:hAnsi="Times New Roman" w:cs="Times New Roman"/>
          <w:color w:val="000000" w:themeColor="text1"/>
          <w:sz w:val="24"/>
          <w:szCs w:val="24"/>
        </w:rPr>
        <w:t>develop a proper understanding of different pathogenic microbes.</w:t>
      </w:r>
    </w:p>
    <w:p w14:paraId="18CA24AE"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understand the mode of transmission and life cycle of human and animal </w:t>
      </w:r>
      <w:r w:rsidR="00813F7D" w:rsidRPr="001E2697">
        <w:rPr>
          <w:rFonts w:ascii="Times New Roman" w:hAnsi="Times New Roman" w:cs="Times New Roman"/>
          <w:color w:val="000000" w:themeColor="text1"/>
          <w:sz w:val="24"/>
          <w:szCs w:val="24"/>
        </w:rPr>
        <w:t>pathogens</w:t>
      </w:r>
      <w:r w:rsidRPr="001E2697">
        <w:rPr>
          <w:rFonts w:ascii="Times New Roman" w:hAnsi="Times New Roman" w:cs="Times New Roman"/>
          <w:color w:val="000000" w:themeColor="text1"/>
          <w:sz w:val="24"/>
          <w:szCs w:val="24"/>
        </w:rPr>
        <w:t>.</w:t>
      </w:r>
    </w:p>
    <w:p w14:paraId="1DEDD405"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To enable understanding of the mode of action of anti-microbial agents.</w:t>
      </w:r>
    </w:p>
    <w:p w14:paraId="47EB8F1F"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impart the basic skills for </w:t>
      </w:r>
      <w:r w:rsidR="00813F7D" w:rsidRPr="001E2697">
        <w:rPr>
          <w:rFonts w:ascii="Times New Roman" w:hAnsi="Times New Roman" w:cs="Times New Roman"/>
          <w:color w:val="000000" w:themeColor="text1"/>
          <w:sz w:val="24"/>
          <w:szCs w:val="24"/>
        </w:rPr>
        <w:t xml:space="preserve">the </w:t>
      </w:r>
      <w:r w:rsidRPr="001E2697">
        <w:rPr>
          <w:rFonts w:ascii="Times New Roman" w:hAnsi="Times New Roman" w:cs="Times New Roman"/>
          <w:color w:val="000000" w:themeColor="text1"/>
          <w:sz w:val="24"/>
          <w:szCs w:val="24"/>
        </w:rPr>
        <w:t xml:space="preserve">diagnosis and identification of pathogenic microbes. </w:t>
      </w:r>
    </w:p>
    <w:p w14:paraId="32DE60CB" w14:textId="77777777" w:rsidR="000E677C" w:rsidRPr="001E2697" w:rsidRDefault="000E677C" w:rsidP="000E677C">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Course outcome:</w:t>
      </w:r>
    </w:p>
    <w:p w14:paraId="18341EFF" w14:textId="77777777" w:rsidR="000E677C" w:rsidRPr="001E2697" w:rsidRDefault="000E677C" w:rsidP="000E677C">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CO-1</w:t>
      </w:r>
      <w:proofErr w:type="gramStart"/>
      <w:r w:rsidRPr="001E2697">
        <w:rPr>
          <w:rFonts w:ascii="Times New Roman" w:hAnsi="Times New Roman" w:cs="Times New Roman"/>
          <w:color w:val="000000" w:themeColor="text1"/>
          <w:sz w:val="24"/>
          <w:szCs w:val="24"/>
        </w:rPr>
        <w:t>:Remember</w:t>
      </w:r>
      <w:proofErr w:type="gramEnd"/>
      <w:r w:rsidRPr="001E2697">
        <w:rPr>
          <w:rFonts w:ascii="Times New Roman" w:hAnsi="Times New Roman" w:cs="Times New Roman"/>
          <w:color w:val="000000" w:themeColor="text1"/>
          <w:sz w:val="24"/>
          <w:szCs w:val="24"/>
        </w:rPr>
        <w:t xml:space="preserve"> the basic concept of pathogenesis and transmission and life cycle.</w:t>
      </w:r>
    </w:p>
    <w:p w14:paraId="2295C88C" w14:textId="77777777" w:rsidR="000E677C" w:rsidRPr="001E2697" w:rsidRDefault="000E677C" w:rsidP="000E677C">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CO-2</w:t>
      </w:r>
      <w:proofErr w:type="gramStart"/>
      <w:r w:rsidRPr="001E2697">
        <w:rPr>
          <w:rFonts w:ascii="Times New Roman" w:hAnsi="Times New Roman" w:cs="Times New Roman"/>
          <w:color w:val="000000" w:themeColor="text1"/>
          <w:sz w:val="24"/>
          <w:szCs w:val="24"/>
        </w:rPr>
        <w:t>:Understandingof</w:t>
      </w:r>
      <w:proofErr w:type="gramEnd"/>
      <w:r w:rsidRPr="001E2697">
        <w:rPr>
          <w:rFonts w:ascii="Times New Roman" w:hAnsi="Times New Roman" w:cs="Times New Roman"/>
          <w:color w:val="000000" w:themeColor="text1"/>
          <w:sz w:val="24"/>
          <w:szCs w:val="24"/>
        </w:rPr>
        <w:t xml:space="preserve"> </w:t>
      </w:r>
      <w:r w:rsidRPr="001E2697">
        <w:rPr>
          <w:rFonts w:ascii="Times New Roman" w:eastAsiaTheme="minorHAnsi" w:hAnsi="Times New Roman" w:cs="Times New Roman"/>
          <w:color w:val="000000" w:themeColor="text1"/>
          <w:sz w:val="24"/>
          <w:szCs w:val="24"/>
          <w:lang w:val="en-US" w:eastAsia="en-US"/>
        </w:rPr>
        <w:t xml:space="preserve">normal </w:t>
      </w:r>
      <w:proofErr w:type="spellStart"/>
      <w:r w:rsidRPr="001E2697">
        <w:rPr>
          <w:rFonts w:ascii="Times New Roman" w:eastAsiaTheme="minorHAnsi" w:hAnsi="Times New Roman" w:cs="Times New Roman"/>
          <w:color w:val="000000" w:themeColor="text1"/>
          <w:sz w:val="24"/>
          <w:szCs w:val="24"/>
          <w:lang w:val="en-US" w:eastAsia="en-US"/>
        </w:rPr>
        <w:t>microflora</w:t>
      </w:r>
      <w:proofErr w:type="spellEnd"/>
      <w:r w:rsidRPr="001E2697">
        <w:rPr>
          <w:rFonts w:ascii="Times New Roman" w:eastAsiaTheme="minorHAnsi" w:hAnsi="Times New Roman" w:cs="Times New Roman"/>
          <w:color w:val="000000" w:themeColor="text1"/>
          <w:sz w:val="24"/>
          <w:szCs w:val="24"/>
          <w:lang w:val="en-US" w:eastAsia="en-US"/>
        </w:rPr>
        <w:t xml:space="preserve"> of human body; role of resident flora. Host-parasite relationships, </w:t>
      </w:r>
      <w:proofErr w:type="spellStart"/>
      <w:r w:rsidRPr="001E2697">
        <w:rPr>
          <w:rFonts w:ascii="Times New Roman" w:eastAsiaTheme="minorHAnsi" w:hAnsi="Times New Roman" w:cs="Times New Roman"/>
          <w:color w:val="000000" w:themeColor="text1"/>
          <w:sz w:val="24"/>
          <w:szCs w:val="24"/>
          <w:lang w:val="en-US" w:eastAsia="en-US"/>
        </w:rPr>
        <w:t>Infectiontype</w:t>
      </w:r>
      <w:proofErr w:type="spellEnd"/>
      <w:r w:rsidRPr="001E2697">
        <w:rPr>
          <w:rFonts w:ascii="Times New Roman" w:eastAsiaTheme="minorHAnsi" w:hAnsi="Times New Roman" w:cs="Times New Roman"/>
          <w:color w:val="000000" w:themeColor="text1"/>
          <w:sz w:val="24"/>
          <w:szCs w:val="24"/>
          <w:lang w:val="en-US" w:eastAsia="en-US"/>
        </w:rPr>
        <w:t>.</w:t>
      </w:r>
    </w:p>
    <w:p w14:paraId="673B6744" w14:textId="77777777" w:rsidR="000E677C" w:rsidRPr="001E2697" w:rsidRDefault="000E677C" w:rsidP="000E677C">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CO-3: apply the knowledge</w:t>
      </w:r>
      <w:r w:rsidR="00A40E54" w:rsidRPr="001E2697">
        <w:rPr>
          <w:rFonts w:ascii="Times New Roman" w:hAnsi="Times New Roman" w:cs="Times New Roman"/>
          <w:sz w:val="24"/>
          <w:szCs w:val="24"/>
        </w:rPr>
        <w:t xml:space="preserve"> of </w:t>
      </w:r>
      <w:r w:rsidR="00813F7D" w:rsidRPr="001E2697">
        <w:rPr>
          <w:rFonts w:ascii="Times New Roman" w:eastAsiaTheme="minorHAnsi" w:hAnsi="Times New Roman" w:cs="Times New Roman"/>
          <w:color w:val="000000" w:themeColor="text1"/>
          <w:sz w:val="24"/>
          <w:szCs w:val="24"/>
          <w:lang w:val="en-US" w:eastAsia="en-US"/>
        </w:rPr>
        <w:t>antimicrobial</w:t>
      </w:r>
      <w:r w:rsidR="00A40E54" w:rsidRPr="001E2697">
        <w:rPr>
          <w:rFonts w:ascii="Times New Roman" w:eastAsiaTheme="minorHAnsi" w:hAnsi="Times New Roman" w:cs="Times New Roman"/>
          <w:color w:val="000000" w:themeColor="text1"/>
          <w:sz w:val="24"/>
          <w:szCs w:val="24"/>
          <w:lang w:val="en-US" w:eastAsia="en-US"/>
        </w:rPr>
        <w:t xml:space="preserve"> agents and antibiotics as chemotherapeutic agents</w:t>
      </w:r>
      <w:r w:rsidRPr="001E2697">
        <w:rPr>
          <w:rFonts w:ascii="Times New Roman" w:hAnsi="Times New Roman" w:cs="Times New Roman"/>
          <w:sz w:val="24"/>
          <w:szCs w:val="24"/>
        </w:rPr>
        <w:t>.</w:t>
      </w:r>
    </w:p>
    <w:p w14:paraId="6CF595AF" w14:textId="77777777" w:rsidR="000E677C" w:rsidRPr="001E2697" w:rsidRDefault="000E677C" w:rsidP="000E677C">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CO-4</w:t>
      </w:r>
      <w:proofErr w:type="gramStart"/>
      <w:r w:rsidRPr="001E2697">
        <w:rPr>
          <w:rFonts w:ascii="Times New Roman" w:hAnsi="Times New Roman" w:cs="Times New Roman"/>
          <w:sz w:val="24"/>
          <w:szCs w:val="24"/>
        </w:rPr>
        <w:t>:Analysis</w:t>
      </w:r>
      <w:proofErr w:type="gramEnd"/>
      <w:r w:rsidRPr="001E2697">
        <w:rPr>
          <w:rFonts w:ascii="Times New Roman" w:hAnsi="Times New Roman" w:cs="Times New Roman"/>
          <w:sz w:val="24"/>
          <w:szCs w:val="24"/>
        </w:rPr>
        <w:t xml:space="preserve"> </w:t>
      </w:r>
      <w:r w:rsidR="00A40E54" w:rsidRPr="001E2697">
        <w:rPr>
          <w:rFonts w:ascii="Times New Roman" w:hAnsi="Times New Roman" w:cs="Times New Roman"/>
          <w:sz w:val="24"/>
          <w:szCs w:val="24"/>
        </w:rPr>
        <w:t xml:space="preserve">of the </w:t>
      </w:r>
      <w:r w:rsidR="00A40E54" w:rsidRPr="001E2697">
        <w:rPr>
          <w:rFonts w:ascii="Times New Roman" w:eastAsiaTheme="minorHAnsi" w:hAnsi="Times New Roman" w:cs="Times New Roman"/>
          <w:color w:val="000000" w:themeColor="text1"/>
          <w:sz w:val="24"/>
          <w:szCs w:val="24"/>
          <w:lang w:val="en-US" w:eastAsia="en-US"/>
        </w:rPr>
        <w:t>Emerging communicable diseases (Plague, Anthrax)</w:t>
      </w:r>
      <w:r w:rsidR="00A40E54" w:rsidRPr="001E2697">
        <w:rPr>
          <w:rFonts w:ascii="Times New Roman" w:hAnsi="Times New Roman" w:cs="Times New Roman"/>
          <w:sz w:val="24"/>
          <w:szCs w:val="24"/>
        </w:rPr>
        <w:t xml:space="preserve"> and</w:t>
      </w:r>
      <w:r w:rsidR="00813F7D" w:rsidRPr="001E2697">
        <w:rPr>
          <w:rFonts w:ascii="Times New Roman" w:hAnsi="Times New Roman" w:cs="Times New Roman"/>
          <w:sz w:val="24"/>
          <w:szCs w:val="24"/>
        </w:rPr>
        <w:t xml:space="preserve"> their</w:t>
      </w:r>
      <w:r w:rsidR="00A40E54" w:rsidRPr="001E2697">
        <w:rPr>
          <w:rFonts w:ascii="Times New Roman" w:hAnsi="Times New Roman" w:cs="Times New Roman"/>
          <w:sz w:val="24"/>
          <w:szCs w:val="24"/>
        </w:rPr>
        <w:t xml:space="preserve"> control. </w:t>
      </w:r>
    </w:p>
    <w:p w14:paraId="247C4FB0" w14:textId="77777777" w:rsidR="000E677C" w:rsidRPr="001E2697" w:rsidRDefault="000E677C" w:rsidP="000E677C">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813F7D" w:rsidRPr="001E2697">
        <w:rPr>
          <w:rFonts w:ascii="Times New Roman" w:hAnsi="Times New Roman" w:cs="Times New Roman"/>
          <w:sz w:val="24"/>
          <w:szCs w:val="24"/>
        </w:rPr>
        <w:t>5: Determine</w:t>
      </w:r>
      <w:r w:rsidRPr="001E2697">
        <w:rPr>
          <w:rFonts w:ascii="Times New Roman" w:hAnsi="Times New Roman" w:cs="Times New Roman"/>
          <w:sz w:val="24"/>
          <w:szCs w:val="24"/>
        </w:rPr>
        <w:t xml:space="preserve"> the future prospect </w:t>
      </w:r>
      <w:r w:rsidR="00A40E54" w:rsidRPr="001E2697">
        <w:rPr>
          <w:rFonts w:ascii="Times New Roman" w:hAnsi="Times New Roman" w:cs="Times New Roman"/>
          <w:sz w:val="24"/>
          <w:szCs w:val="24"/>
        </w:rPr>
        <w:t xml:space="preserve">of different </w:t>
      </w:r>
      <w:r w:rsidR="00A40E54" w:rsidRPr="001E2697">
        <w:rPr>
          <w:rFonts w:ascii="Times New Roman" w:eastAsiaTheme="minorHAnsi" w:hAnsi="Times New Roman" w:cs="Times New Roman"/>
          <w:color w:val="000000" w:themeColor="text1"/>
          <w:sz w:val="24"/>
          <w:szCs w:val="24"/>
          <w:lang w:val="en-US" w:eastAsia="en-US"/>
        </w:rPr>
        <w:t>therapeutic agents.</w:t>
      </w:r>
    </w:p>
    <w:p w14:paraId="5009E92E" w14:textId="77777777" w:rsidR="006E755F" w:rsidRPr="001E2697" w:rsidRDefault="006E755F" w:rsidP="006E755F">
      <w:pPr>
        <w:jc w:val="both"/>
        <w:rPr>
          <w:rFonts w:ascii="Times New Roman" w:hAnsi="Times New Roman" w:cs="Times New Roman"/>
          <w:color w:val="000000" w:themeColor="text1"/>
          <w:sz w:val="24"/>
          <w:szCs w:val="24"/>
        </w:rPr>
      </w:pPr>
    </w:p>
    <w:p w14:paraId="2743662D"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p w14:paraId="5FB3855E" w14:textId="77777777" w:rsidR="006E755F" w:rsidRPr="001E2697" w:rsidRDefault="006E755F" w:rsidP="006E755F">
      <w:pPr>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255"/>
        <w:gridCol w:w="7361"/>
        <w:gridCol w:w="990"/>
      </w:tblGrid>
      <w:tr w:rsidR="007E2E81" w:rsidRPr="001E2697" w14:paraId="10ABD045" w14:textId="77777777" w:rsidTr="008C0B69">
        <w:trPr>
          <w:trHeight w:val="472"/>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1049C2"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EA4C73"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83C1BA"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3188E1B3" w14:textId="77777777" w:rsidTr="008C0B69">
        <w:trPr>
          <w:trHeight w:val="84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61966C"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D47F47"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Introduction to medical parasitology-classification. Pathogenesis, transmission, life cycle, lab diagnosis, treatment of Protozoa-</w:t>
            </w:r>
            <w:proofErr w:type="spellStart"/>
            <w:r w:rsidRPr="001E2697">
              <w:rPr>
                <w:rFonts w:ascii="Times New Roman" w:eastAsiaTheme="minorHAnsi" w:hAnsi="Times New Roman" w:cs="Times New Roman"/>
                <w:i/>
                <w:iCs/>
                <w:color w:val="000000" w:themeColor="text1"/>
                <w:sz w:val="24"/>
                <w:szCs w:val="24"/>
                <w:lang w:val="en-US" w:eastAsia="en-US"/>
              </w:rPr>
              <w:t>Entamoeba</w:t>
            </w:r>
            <w:proofErr w:type="spellEnd"/>
            <w:r w:rsidRPr="001E2697">
              <w:rPr>
                <w:rFonts w:ascii="Times New Roman" w:eastAsiaTheme="minorHAnsi" w:hAnsi="Times New Roman" w:cs="Times New Roman"/>
                <w:i/>
                <w:iCs/>
                <w:color w:val="000000" w:themeColor="text1"/>
                <w:sz w:val="24"/>
                <w:szCs w:val="24"/>
                <w:lang w:val="en-US" w:eastAsia="en-US"/>
              </w:rPr>
              <w:t xml:space="preserve">, Toxoplasma, Cryptosporidium, </w:t>
            </w:r>
            <w:proofErr w:type="spellStart"/>
            <w:r w:rsidRPr="001E2697">
              <w:rPr>
                <w:rFonts w:ascii="Times New Roman" w:eastAsiaTheme="minorHAnsi" w:hAnsi="Times New Roman" w:cs="Times New Roman"/>
                <w:i/>
                <w:iCs/>
                <w:color w:val="000000" w:themeColor="text1"/>
                <w:sz w:val="24"/>
                <w:szCs w:val="24"/>
                <w:lang w:val="en-US" w:eastAsia="en-US"/>
              </w:rPr>
              <w:t>Leishmania</w:t>
            </w:r>
            <w:proofErr w:type="gramStart"/>
            <w:r w:rsidRPr="001E2697">
              <w:rPr>
                <w:rFonts w:ascii="Times New Roman" w:eastAsiaTheme="minorHAnsi" w:hAnsi="Times New Roman" w:cs="Times New Roman"/>
                <w:i/>
                <w:iCs/>
                <w:color w:val="000000" w:themeColor="text1"/>
                <w:sz w:val="24"/>
                <w:szCs w:val="24"/>
                <w:lang w:val="en-US" w:eastAsia="en-US"/>
              </w:rPr>
              <w:t>,Trypanosoma</w:t>
            </w:r>
            <w:proofErr w:type="spellEnd"/>
            <w:proofErr w:type="gramEnd"/>
            <w:r w:rsidRPr="001E2697">
              <w:rPr>
                <w:rFonts w:ascii="Times New Roman" w:eastAsiaTheme="minorHAnsi" w:hAnsi="Times New Roman" w:cs="Times New Roman"/>
                <w:i/>
                <w:iCs/>
                <w:color w:val="000000" w:themeColor="text1"/>
                <w:sz w:val="24"/>
                <w:szCs w:val="24"/>
                <w:lang w:val="en-US" w:eastAsia="en-US"/>
              </w:rPr>
              <w:t xml:space="preserve">, Plasmodium, Giardia, </w:t>
            </w:r>
            <w:proofErr w:type="spellStart"/>
            <w:r w:rsidRPr="001E2697">
              <w:rPr>
                <w:rFonts w:ascii="Times New Roman" w:eastAsiaTheme="minorHAnsi" w:hAnsi="Times New Roman" w:cs="Times New Roman"/>
                <w:i/>
                <w:iCs/>
                <w:color w:val="000000" w:themeColor="text1"/>
                <w:sz w:val="24"/>
                <w:szCs w:val="24"/>
                <w:lang w:val="en-US" w:eastAsia="en-US"/>
              </w:rPr>
              <w:t>Trichomonas</w:t>
            </w:r>
            <w:r w:rsidRPr="001E2697">
              <w:rPr>
                <w:rFonts w:ascii="Times New Roman" w:eastAsiaTheme="minorHAnsi" w:hAnsi="Times New Roman" w:cs="Times New Roman"/>
                <w:color w:val="000000" w:themeColor="text1"/>
                <w:sz w:val="24"/>
                <w:szCs w:val="24"/>
                <w:lang w:val="en-US" w:eastAsia="en-US"/>
              </w:rPr>
              <w:t>and</w:t>
            </w:r>
            <w:r w:rsidRPr="001E2697">
              <w:rPr>
                <w:rFonts w:ascii="Times New Roman" w:eastAsiaTheme="minorHAnsi" w:hAnsi="Times New Roman" w:cs="Times New Roman"/>
                <w:i/>
                <w:iCs/>
                <w:color w:val="000000" w:themeColor="text1"/>
                <w:sz w:val="24"/>
                <w:szCs w:val="24"/>
                <w:lang w:val="en-US" w:eastAsia="en-US"/>
              </w:rPr>
              <w:t>Balantidium</w:t>
            </w:r>
            <w:proofErr w:type="spellEnd"/>
            <w:r w:rsidRPr="001E2697">
              <w:rPr>
                <w:rFonts w:ascii="Times New Roman" w:eastAsiaTheme="minorHAnsi" w:hAnsi="Times New Roman" w:cs="Times New Roman"/>
                <w:color w:val="000000" w:themeColor="text1"/>
                <w:sz w:val="24"/>
                <w:szCs w:val="24"/>
                <w:lang w:val="en-US" w:eastAsia="en-US"/>
              </w:rPr>
              <w:t>.</w:t>
            </w:r>
          </w:p>
          <w:p w14:paraId="7F23C305"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Introduction to </w:t>
            </w:r>
            <w:r w:rsidRPr="001E2697">
              <w:rPr>
                <w:rFonts w:ascii="Times New Roman" w:eastAsiaTheme="minorHAnsi" w:hAnsi="Times New Roman" w:cs="Times New Roman"/>
                <w:i/>
                <w:iCs/>
                <w:color w:val="000000" w:themeColor="text1"/>
                <w:sz w:val="24"/>
                <w:szCs w:val="24"/>
                <w:lang w:val="en-US" w:eastAsia="en-US"/>
              </w:rPr>
              <w:t xml:space="preserve">Mycobacteria, </w:t>
            </w:r>
            <w:proofErr w:type="spellStart"/>
            <w:r w:rsidRPr="001E2697">
              <w:rPr>
                <w:rFonts w:ascii="Times New Roman" w:eastAsiaTheme="minorHAnsi" w:hAnsi="Times New Roman" w:cs="Times New Roman"/>
                <w:i/>
                <w:iCs/>
                <w:color w:val="000000" w:themeColor="text1"/>
                <w:sz w:val="24"/>
                <w:szCs w:val="24"/>
                <w:lang w:val="en-US" w:eastAsia="en-US"/>
              </w:rPr>
              <w:t>Brucella</w:t>
            </w:r>
            <w:proofErr w:type="spellEnd"/>
            <w:r w:rsidRPr="001E2697">
              <w:rPr>
                <w:rFonts w:ascii="Times New Roman" w:eastAsiaTheme="minorHAnsi" w:hAnsi="Times New Roman" w:cs="Times New Roman"/>
                <w:i/>
                <w:iCs/>
                <w:color w:val="000000" w:themeColor="text1"/>
                <w:sz w:val="24"/>
                <w:szCs w:val="24"/>
                <w:lang w:val="en-US" w:eastAsia="en-US"/>
              </w:rPr>
              <w:t xml:space="preserve">, Listeria, </w:t>
            </w:r>
            <w:proofErr w:type="spellStart"/>
            <w:r w:rsidRPr="001E2697">
              <w:rPr>
                <w:rFonts w:ascii="Times New Roman" w:eastAsiaTheme="minorHAnsi" w:hAnsi="Times New Roman" w:cs="Times New Roman"/>
                <w:i/>
                <w:iCs/>
                <w:color w:val="000000" w:themeColor="text1"/>
                <w:sz w:val="24"/>
                <w:szCs w:val="24"/>
                <w:lang w:val="en-US" w:eastAsia="en-US"/>
              </w:rPr>
              <w:t>Pasturella</w:t>
            </w:r>
            <w:r w:rsidRPr="001E2697">
              <w:rPr>
                <w:rFonts w:ascii="Times New Roman" w:eastAsiaTheme="minorHAnsi" w:hAnsi="Times New Roman" w:cs="Times New Roman"/>
                <w:color w:val="000000" w:themeColor="text1"/>
                <w:sz w:val="24"/>
                <w:szCs w:val="24"/>
                <w:lang w:val="en-US" w:eastAsia="en-US"/>
              </w:rPr>
              <w:t>andErysepelas</w:t>
            </w:r>
            <w:proofErr w:type="spellEnd"/>
            <w:r w:rsidRPr="001E2697">
              <w:rPr>
                <w:rFonts w:ascii="Times New Roman" w:eastAsiaTheme="minorHAnsi" w:hAnsi="Times New Roman" w:cs="Times New Roman"/>
                <w:color w:val="000000" w:themeColor="text1"/>
                <w:sz w:val="24"/>
                <w:szCs w:val="24"/>
                <w:lang w:val="en-US" w:eastAsia="en-US"/>
              </w:rPr>
              <w:t xml:space="preserve">. Spirochetes, </w:t>
            </w:r>
            <w:proofErr w:type="spellStart"/>
            <w:r w:rsidRPr="001E2697">
              <w:rPr>
                <w:rFonts w:ascii="Times New Roman" w:eastAsiaTheme="minorHAnsi" w:hAnsi="Times New Roman" w:cs="Times New Roman"/>
                <w:i/>
                <w:iCs/>
                <w:color w:val="000000" w:themeColor="text1"/>
                <w:sz w:val="24"/>
                <w:szCs w:val="24"/>
                <w:lang w:val="en-US" w:eastAsia="en-US"/>
              </w:rPr>
              <w:t>Rickettsiae</w:t>
            </w:r>
            <w:proofErr w:type="spellEnd"/>
            <w:r w:rsidRPr="001E2697">
              <w:rPr>
                <w:rFonts w:ascii="Times New Roman" w:eastAsiaTheme="minorHAnsi" w:hAnsi="Times New Roman" w:cs="Times New Roman"/>
                <w:i/>
                <w:iCs/>
                <w:color w:val="000000" w:themeColor="text1"/>
                <w:sz w:val="24"/>
                <w:szCs w:val="24"/>
                <w:lang w:val="en-US" w:eastAsia="en-US"/>
              </w:rPr>
              <w:t xml:space="preserve">, Chlamydia, Mycoplasma </w:t>
            </w:r>
            <w:r w:rsidRPr="001E2697">
              <w:rPr>
                <w:rFonts w:ascii="Times New Roman" w:eastAsiaTheme="minorHAnsi" w:hAnsi="Times New Roman" w:cs="Times New Roman"/>
                <w:color w:val="000000" w:themeColor="text1"/>
                <w:sz w:val="24"/>
                <w:szCs w:val="24"/>
                <w:lang w:val="en-US" w:eastAsia="en-US"/>
              </w:rPr>
              <w:t xml:space="preserve">and </w:t>
            </w:r>
            <w:proofErr w:type="spellStart"/>
            <w:r w:rsidRPr="001E2697">
              <w:rPr>
                <w:rFonts w:ascii="Times New Roman" w:eastAsiaTheme="minorHAnsi" w:hAnsi="Times New Roman" w:cs="Times New Roman"/>
                <w:i/>
                <w:iCs/>
                <w:color w:val="000000" w:themeColor="text1"/>
                <w:sz w:val="24"/>
                <w:szCs w:val="24"/>
                <w:lang w:val="en-US" w:eastAsia="en-US"/>
              </w:rPr>
              <w:t>Ureoplasma</w:t>
            </w:r>
            <w:proofErr w:type="spellEnd"/>
            <w:r w:rsidRPr="001E2697">
              <w:rPr>
                <w:rFonts w:ascii="Times New Roman" w:eastAsiaTheme="minorHAnsi" w:hAnsi="Times New Roman" w:cs="Times New Roman"/>
                <w:i/>
                <w:iCs/>
                <w:color w:val="000000" w:themeColor="text1"/>
                <w:sz w:val="24"/>
                <w:szCs w:val="24"/>
                <w:lang w:val="en-US" w:eastAsia="en-US"/>
              </w:rPr>
              <w: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FD9D51"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DB243E" w:rsidRPr="001E2697">
              <w:rPr>
                <w:rFonts w:ascii="Times New Roman" w:hAnsi="Times New Roman" w:cs="Times New Roman"/>
                <w:b/>
                <w:color w:val="000000" w:themeColor="text1"/>
                <w:sz w:val="24"/>
                <w:szCs w:val="24"/>
              </w:rPr>
              <w:t>2</w:t>
            </w:r>
          </w:p>
        </w:tc>
      </w:tr>
      <w:tr w:rsidR="007E2E81" w:rsidRPr="001E2697" w14:paraId="5AA01C03" w14:textId="77777777" w:rsidTr="008C0B69">
        <w:trPr>
          <w:trHeight w:val="1250"/>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476F7C"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8CD19F"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Discovery of pathogenic micro-organisms; normal </w:t>
            </w:r>
            <w:proofErr w:type="spellStart"/>
            <w:r w:rsidRPr="001E2697">
              <w:rPr>
                <w:rFonts w:ascii="Times New Roman" w:eastAsiaTheme="minorHAnsi" w:hAnsi="Times New Roman" w:cs="Times New Roman"/>
                <w:color w:val="000000" w:themeColor="text1"/>
                <w:sz w:val="24"/>
                <w:szCs w:val="24"/>
                <w:lang w:val="en-US" w:eastAsia="en-US"/>
              </w:rPr>
              <w:t>microflora</w:t>
            </w:r>
            <w:proofErr w:type="spellEnd"/>
            <w:r w:rsidRPr="001E2697">
              <w:rPr>
                <w:rFonts w:ascii="Times New Roman" w:eastAsiaTheme="minorHAnsi" w:hAnsi="Times New Roman" w:cs="Times New Roman"/>
                <w:color w:val="000000" w:themeColor="text1"/>
                <w:sz w:val="24"/>
                <w:szCs w:val="24"/>
                <w:lang w:val="en-US" w:eastAsia="en-US"/>
              </w:rPr>
              <w:t xml:space="preserve"> of human body; role of resident flora. Host-parasite relationships, Infection, type and source. Disease cycle (sources of diseases, reservoirs, transmission of pathogens); Intoxications (exotoxins and endotoxins and their mechanism of action). Antimicrobial agents and antibiotics: Antiseptics, chemotherapeutic agents, effect of antibiotics on protein, nucleic acid, </w:t>
            </w:r>
            <w:proofErr w:type="spellStart"/>
            <w:r w:rsidRPr="001E2697">
              <w:rPr>
                <w:rFonts w:ascii="Times New Roman" w:eastAsiaTheme="minorHAnsi" w:hAnsi="Times New Roman" w:cs="Times New Roman"/>
                <w:color w:val="000000" w:themeColor="text1"/>
                <w:sz w:val="24"/>
                <w:szCs w:val="24"/>
                <w:lang w:val="en-US" w:eastAsia="en-US"/>
              </w:rPr>
              <w:t>cellwall</w:t>
            </w:r>
            <w:proofErr w:type="spellEnd"/>
            <w:r w:rsidRPr="001E2697">
              <w:rPr>
                <w:rFonts w:ascii="Times New Roman" w:eastAsiaTheme="minorHAnsi" w:hAnsi="Times New Roman" w:cs="Times New Roman"/>
                <w:color w:val="000000" w:themeColor="text1"/>
                <w:sz w:val="24"/>
                <w:szCs w:val="24"/>
                <w:lang w:val="en-US" w:eastAsia="en-US"/>
              </w:rPr>
              <w:t xml:space="preserve"> and cytoplasmic membrane.</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52980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DB243E" w:rsidRPr="001E2697">
              <w:rPr>
                <w:rFonts w:ascii="Times New Roman" w:hAnsi="Times New Roman" w:cs="Times New Roman"/>
                <w:b/>
                <w:color w:val="000000" w:themeColor="text1"/>
                <w:sz w:val="24"/>
                <w:szCs w:val="24"/>
              </w:rPr>
              <w:t>2</w:t>
            </w:r>
          </w:p>
        </w:tc>
      </w:tr>
      <w:tr w:rsidR="007E2E81" w:rsidRPr="001E2697" w14:paraId="73754AC1" w14:textId="77777777" w:rsidTr="008C0B69">
        <w:trPr>
          <w:trHeight w:val="1619"/>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5F9181"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DE9B7"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Morphology, classification, cultural characteristics, pathogenicity and laboratory diagnosis of Staphylococci, Streptococci, Pneumococci, </w:t>
            </w:r>
            <w:proofErr w:type="spellStart"/>
            <w:r w:rsidRPr="001E2697">
              <w:rPr>
                <w:rFonts w:ascii="Times New Roman" w:eastAsiaTheme="minorHAnsi" w:hAnsi="Times New Roman" w:cs="Times New Roman"/>
                <w:color w:val="000000" w:themeColor="text1"/>
                <w:sz w:val="24"/>
                <w:szCs w:val="24"/>
                <w:lang w:val="en-US" w:eastAsia="en-US"/>
              </w:rPr>
              <w:t>Neisseriae</w:t>
            </w:r>
            <w:proofErr w:type="spellEnd"/>
            <w:r w:rsidRPr="001E2697">
              <w:rPr>
                <w:rFonts w:ascii="Times New Roman" w:eastAsiaTheme="minorHAnsi" w:hAnsi="Times New Roman" w:cs="Times New Roman"/>
                <w:color w:val="000000" w:themeColor="text1"/>
                <w:sz w:val="24"/>
                <w:szCs w:val="24"/>
                <w:lang w:val="en-US" w:eastAsia="en-US"/>
              </w:rPr>
              <w:t xml:space="preserve"> (Gonococci and </w:t>
            </w:r>
            <w:proofErr w:type="spellStart"/>
            <w:r w:rsidRPr="001E2697">
              <w:rPr>
                <w:rFonts w:ascii="Times New Roman" w:eastAsiaTheme="minorHAnsi" w:hAnsi="Times New Roman" w:cs="Times New Roman"/>
                <w:color w:val="000000" w:themeColor="text1"/>
                <w:sz w:val="24"/>
                <w:szCs w:val="24"/>
                <w:lang w:val="en-US" w:eastAsia="en-US"/>
              </w:rPr>
              <w:t>Meningococci</w:t>
            </w:r>
            <w:proofErr w:type="spellEnd"/>
            <w:r w:rsidRPr="001E2697">
              <w:rPr>
                <w:rFonts w:ascii="Times New Roman" w:eastAsiaTheme="minorHAnsi" w:hAnsi="Times New Roman" w:cs="Times New Roman"/>
                <w:color w:val="000000" w:themeColor="text1"/>
                <w:sz w:val="24"/>
                <w:szCs w:val="24"/>
                <w:lang w:val="en-US" w:eastAsia="en-US"/>
              </w:rPr>
              <w:t xml:space="preserve">), </w:t>
            </w:r>
            <w:proofErr w:type="spellStart"/>
            <w:r w:rsidRPr="001E2697">
              <w:rPr>
                <w:rFonts w:ascii="Times New Roman" w:eastAsiaTheme="minorHAnsi" w:hAnsi="Times New Roman" w:cs="Times New Roman"/>
                <w:i/>
                <w:iCs/>
                <w:color w:val="000000" w:themeColor="text1"/>
                <w:sz w:val="24"/>
                <w:szCs w:val="24"/>
                <w:lang w:val="en-US" w:eastAsia="en-US"/>
              </w:rPr>
              <w:t>Haemophilus</w:t>
            </w:r>
            <w:proofErr w:type="spellEnd"/>
            <w:r w:rsidRPr="001E2697">
              <w:rPr>
                <w:rFonts w:ascii="Times New Roman" w:eastAsiaTheme="minorHAnsi" w:hAnsi="Times New Roman" w:cs="Times New Roman"/>
                <w:i/>
                <w:iCs/>
                <w:color w:val="000000" w:themeColor="text1"/>
                <w:sz w:val="24"/>
                <w:szCs w:val="24"/>
                <w:lang w:val="en-US" w:eastAsia="en-US"/>
              </w:rPr>
              <w:t xml:space="preserve">, </w:t>
            </w:r>
            <w:proofErr w:type="spellStart"/>
            <w:r w:rsidRPr="001E2697">
              <w:rPr>
                <w:rFonts w:ascii="Times New Roman" w:eastAsiaTheme="minorHAnsi" w:hAnsi="Times New Roman" w:cs="Times New Roman"/>
                <w:i/>
                <w:iCs/>
                <w:color w:val="000000" w:themeColor="text1"/>
                <w:sz w:val="24"/>
                <w:szCs w:val="24"/>
                <w:lang w:val="en-US" w:eastAsia="en-US"/>
              </w:rPr>
              <w:t>Bordetella</w:t>
            </w:r>
            <w:proofErr w:type="spellEnd"/>
            <w:r w:rsidRPr="001E2697">
              <w:rPr>
                <w:rFonts w:ascii="Times New Roman" w:eastAsiaTheme="minorHAnsi" w:hAnsi="Times New Roman" w:cs="Times New Roman"/>
                <w:i/>
                <w:iCs/>
                <w:color w:val="000000" w:themeColor="text1"/>
                <w:sz w:val="24"/>
                <w:szCs w:val="24"/>
                <w:lang w:val="en-US" w:eastAsia="en-US"/>
              </w:rPr>
              <w:t xml:space="preserve">, </w:t>
            </w:r>
            <w:proofErr w:type="spellStart"/>
            <w:r w:rsidRPr="001E2697">
              <w:rPr>
                <w:rFonts w:ascii="Times New Roman" w:eastAsiaTheme="minorHAnsi" w:hAnsi="Times New Roman" w:cs="Times New Roman"/>
                <w:i/>
                <w:iCs/>
                <w:color w:val="000000" w:themeColor="text1"/>
                <w:sz w:val="24"/>
                <w:szCs w:val="24"/>
                <w:lang w:val="en-US" w:eastAsia="en-US"/>
              </w:rPr>
              <w:t>Corynebacterium</w:t>
            </w:r>
            <w:proofErr w:type="spellEnd"/>
            <w:r w:rsidRPr="001E2697">
              <w:rPr>
                <w:rFonts w:ascii="Times New Roman" w:eastAsiaTheme="minorHAnsi" w:hAnsi="Times New Roman" w:cs="Times New Roman"/>
                <w:i/>
                <w:iCs/>
                <w:color w:val="000000" w:themeColor="text1"/>
                <w:sz w:val="24"/>
                <w:szCs w:val="24"/>
                <w:lang w:val="en-US" w:eastAsia="en-US"/>
              </w:rPr>
              <w:t>, Clostridium.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DBE1E1"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DB243E" w:rsidRPr="001E2697">
              <w:rPr>
                <w:rFonts w:ascii="Times New Roman" w:hAnsi="Times New Roman" w:cs="Times New Roman"/>
                <w:b/>
                <w:color w:val="000000" w:themeColor="text1"/>
                <w:sz w:val="24"/>
                <w:szCs w:val="24"/>
              </w:rPr>
              <w:t>2</w:t>
            </w:r>
          </w:p>
        </w:tc>
      </w:tr>
      <w:tr w:rsidR="007E2E81" w:rsidRPr="001E2697" w14:paraId="2E756378" w14:textId="77777777" w:rsidTr="008C0B69">
        <w:trPr>
          <w:trHeight w:val="79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C1BC08"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576ABB"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Study of </w:t>
            </w:r>
            <w:proofErr w:type="spellStart"/>
            <w:r w:rsidRPr="001E2697">
              <w:rPr>
                <w:rFonts w:ascii="Times New Roman" w:eastAsiaTheme="minorHAnsi" w:hAnsi="Times New Roman" w:cs="Times New Roman"/>
                <w:color w:val="000000" w:themeColor="text1"/>
                <w:sz w:val="24"/>
                <w:szCs w:val="24"/>
                <w:lang w:val="en-US" w:eastAsia="en-US"/>
              </w:rPr>
              <w:t>Enterobacteriaceae</w:t>
            </w:r>
            <w:proofErr w:type="spellEnd"/>
            <w:r w:rsidRPr="001E2697">
              <w:rPr>
                <w:rFonts w:ascii="Times New Roman" w:eastAsiaTheme="minorHAnsi" w:hAnsi="Times New Roman" w:cs="Times New Roman"/>
                <w:color w:val="000000" w:themeColor="text1"/>
                <w:sz w:val="24"/>
                <w:szCs w:val="24"/>
                <w:lang w:val="en-US" w:eastAsia="en-US"/>
              </w:rPr>
              <w:t xml:space="preserve"> (</w:t>
            </w:r>
            <w:r w:rsidRPr="001E2697">
              <w:rPr>
                <w:rFonts w:ascii="Times New Roman" w:eastAsiaTheme="minorHAnsi" w:hAnsi="Times New Roman" w:cs="Times New Roman"/>
                <w:i/>
                <w:iCs/>
                <w:color w:val="000000" w:themeColor="text1"/>
                <w:sz w:val="24"/>
                <w:szCs w:val="24"/>
                <w:lang w:val="en-US" w:eastAsia="en-US"/>
              </w:rPr>
              <w:t xml:space="preserve">E. coli, </w:t>
            </w:r>
            <w:proofErr w:type="spellStart"/>
            <w:r w:rsidRPr="001E2697">
              <w:rPr>
                <w:rFonts w:ascii="Times New Roman" w:eastAsiaTheme="minorHAnsi" w:hAnsi="Times New Roman" w:cs="Times New Roman"/>
                <w:i/>
                <w:iCs/>
                <w:color w:val="000000" w:themeColor="text1"/>
                <w:sz w:val="24"/>
                <w:szCs w:val="24"/>
                <w:lang w:val="en-US" w:eastAsia="en-US"/>
              </w:rPr>
              <w:t>Klebsiella</w:t>
            </w:r>
            <w:proofErr w:type="spellEnd"/>
            <w:r w:rsidRPr="001E2697">
              <w:rPr>
                <w:rFonts w:ascii="Times New Roman" w:eastAsiaTheme="minorHAnsi" w:hAnsi="Times New Roman" w:cs="Times New Roman"/>
                <w:i/>
                <w:iCs/>
                <w:color w:val="000000" w:themeColor="text1"/>
                <w:sz w:val="24"/>
                <w:szCs w:val="24"/>
                <w:lang w:val="en-US" w:eastAsia="en-US"/>
              </w:rPr>
              <w:t xml:space="preserve">, Salmonella, </w:t>
            </w:r>
            <w:proofErr w:type="spellStart"/>
            <w:r w:rsidRPr="001E2697">
              <w:rPr>
                <w:rFonts w:ascii="Times New Roman" w:eastAsiaTheme="minorHAnsi" w:hAnsi="Times New Roman" w:cs="Times New Roman"/>
                <w:i/>
                <w:iCs/>
                <w:color w:val="000000" w:themeColor="text1"/>
                <w:sz w:val="24"/>
                <w:szCs w:val="24"/>
                <w:lang w:val="en-US" w:eastAsia="en-US"/>
              </w:rPr>
              <w:t>Shigella</w:t>
            </w:r>
            <w:proofErr w:type="spellEnd"/>
            <w:r w:rsidRPr="001E2697">
              <w:rPr>
                <w:rFonts w:ascii="Times New Roman" w:eastAsiaTheme="minorHAnsi" w:hAnsi="Times New Roman" w:cs="Times New Roman"/>
                <w:i/>
                <w:iCs/>
                <w:color w:val="000000" w:themeColor="text1"/>
                <w:sz w:val="24"/>
                <w:szCs w:val="24"/>
                <w:lang w:val="en-US" w:eastAsia="en-US"/>
              </w:rPr>
              <w:t>, Proteus</w:t>
            </w:r>
            <w:r w:rsidRPr="001E2697">
              <w:rPr>
                <w:rFonts w:ascii="Times New Roman" w:eastAsiaTheme="minorHAnsi" w:hAnsi="Times New Roman" w:cs="Times New Roman"/>
                <w:color w:val="000000" w:themeColor="text1"/>
                <w:sz w:val="24"/>
                <w:szCs w:val="24"/>
                <w:lang w:val="en-US" w:eastAsia="en-US"/>
              </w:rPr>
              <w:t xml:space="preserve">), </w:t>
            </w:r>
            <w:proofErr w:type="spellStart"/>
            <w:r w:rsidRPr="001E2697">
              <w:rPr>
                <w:rFonts w:ascii="Times New Roman" w:eastAsiaTheme="minorHAnsi" w:hAnsi="Times New Roman" w:cs="Times New Roman"/>
                <w:color w:val="000000" w:themeColor="text1"/>
                <w:sz w:val="24"/>
                <w:szCs w:val="24"/>
                <w:lang w:val="en-US" w:eastAsia="en-US"/>
              </w:rPr>
              <w:t>Vibrios</w:t>
            </w:r>
            <w:proofErr w:type="spellEnd"/>
            <w:r w:rsidRPr="001E2697">
              <w:rPr>
                <w:rFonts w:ascii="Times New Roman" w:eastAsiaTheme="minorHAnsi" w:hAnsi="Times New Roman" w:cs="Times New Roman"/>
                <w:color w:val="000000" w:themeColor="text1"/>
                <w:sz w:val="24"/>
                <w:szCs w:val="24"/>
                <w:lang w:val="en-US" w:eastAsia="en-US"/>
              </w:rPr>
              <w:t xml:space="preserve"> and </w:t>
            </w:r>
            <w:proofErr w:type="spellStart"/>
            <w:r w:rsidRPr="001E2697">
              <w:rPr>
                <w:rFonts w:ascii="Times New Roman" w:eastAsiaTheme="minorHAnsi" w:hAnsi="Times New Roman" w:cs="Times New Roman"/>
                <w:color w:val="000000" w:themeColor="text1"/>
                <w:sz w:val="24"/>
                <w:szCs w:val="24"/>
                <w:lang w:val="en-US" w:eastAsia="en-US"/>
              </w:rPr>
              <w:t>Nonfermenting</w:t>
            </w:r>
            <w:proofErr w:type="spellEnd"/>
            <w:r w:rsidRPr="001E2697">
              <w:rPr>
                <w:rFonts w:ascii="Times New Roman" w:eastAsiaTheme="minorHAnsi" w:hAnsi="Times New Roman" w:cs="Times New Roman"/>
                <w:color w:val="000000" w:themeColor="text1"/>
                <w:sz w:val="24"/>
                <w:szCs w:val="24"/>
                <w:lang w:val="en-US" w:eastAsia="en-US"/>
              </w:rPr>
              <w:t xml:space="preserve"> Gram negative bacilli. Emerging communicable diseases (Plague, Anthrax) - symptom, identification, monitoring and surveillance and quarantine administration.</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A64A18"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DB243E" w:rsidRPr="001E2697">
              <w:rPr>
                <w:rFonts w:ascii="Times New Roman" w:hAnsi="Times New Roman" w:cs="Times New Roman"/>
                <w:b/>
                <w:color w:val="000000" w:themeColor="text1"/>
                <w:sz w:val="24"/>
                <w:szCs w:val="24"/>
              </w:rPr>
              <w:t>2</w:t>
            </w:r>
          </w:p>
        </w:tc>
      </w:tr>
      <w:tr w:rsidR="006E755F" w:rsidRPr="001E2697" w14:paraId="5EB6F2BE" w14:textId="77777777" w:rsidTr="008C0B69">
        <w:trPr>
          <w:trHeight w:val="431"/>
          <w:jc w:val="center"/>
        </w:trPr>
        <w:tc>
          <w:tcPr>
            <w:tcW w:w="86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75C9E2"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CED466" w14:textId="77777777" w:rsidR="006E755F" w:rsidRPr="001E2697" w:rsidRDefault="00DB243E"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2B8B4AE0" w14:textId="77777777" w:rsidR="006E755F" w:rsidRPr="001E2697" w:rsidRDefault="006E755F" w:rsidP="006E755F">
      <w:pPr>
        <w:rPr>
          <w:rFonts w:ascii="Times New Roman" w:hAnsi="Times New Roman" w:cs="Times New Roman"/>
          <w:b/>
          <w:bCs/>
          <w:color w:val="000000" w:themeColor="text1"/>
          <w:sz w:val="24"/>
          <w:szCs w:val="24"/>
          <w:u w:val="single"/>
        </w:rPr>
      </w:pPr>
    </w:p>
    <w:p w14:paraId="19C443C7" w14:textId="77777777" w:rsidR="006E755F" w:rsidRPr="001E2697" w:rsidRDefault="006E755F" w:rsidP="006E755F">
      <w:pPr>
        <w:rPr>
          <w:rFonts w:ascii="Times New Roman" w:hAnsi="Times New Roman" w:cs="Times New Roman"/>
          <w:b/>
          <w:bCs/>
          <w:color w:val="000000" w:themeColor="text1"/>
          <w:sz w:val="24"/>
          <w:szCs w:val="24"/>
          <w:u w:val="single"/>
        </w:rPr>
      </w:pPr>
      <w:r w:rsidRPr="001E2697">
        <w:rPr>
          <w:rFonts w:ascii="Times New Roman" w:hAnsi="Times New Roman" w:cs="Times New Roman"/>
          <w:b/>
          <w:bCs/>
          <w:color w:val="000000" w:themeColor="text1"/>
          <w:sz w:val="24"/>
          <w:szCs w:val="24"/>
          <w:u w:val="single"/>
        </w:rPr>
        <w:t xml:space="preserve">Textbooks: </w:t>
      </w:r>
    </w:p>
    <w:p w14:paraId="1968D8F3" w14:textId="77777777" w:rsidR="006E755F" w:rsidRPr="001E2697" w:rsidRDefault="006E755F" w:rsidP="006E755F">
      <w:pPr>
        <w:pStyle w:val="ListParagraph1"/>
        <w:numPr>
          <w:ilvl w:val="0"/>
          <w:numId w:val="17"/>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lastRenderedPageBreak/>
        <w:t xml:space="preserve">Willey JM, Sherwood LM, and </w:t>
      </w:r>
      <w:proofErr w:type="spellStart"/>
      <w:r w:rsidRPr="001E2697">
        <w:rPr>
          <w:rFonts w:ascii="Times New Roman" w:hAnsi="Times New Roman" w:cs="Times New Roman"/>
          <w:color w:val="000000" w:themeColor="text1"/>
          <w:sz w:val="24"/>
          <w:szCs w:val="24"/>
        </w:rPr>
        <w:t>Woolverton</w:t>
      </w:r>
      <w:proofErr w:type="spellEnd"/>
      <w:r w:rsidRPr="001E2697">
        <w:rPr>
          <w:rFonts w:ascii="Times New Roman" w:hAnsi="Times New Roman" w:cs="Times New Roman"/>
          <w:color w:val="000000" w:themeColor="text1"/>
          <w:sz w:val="24"/>
          <w:szCs w:val="24"/>
        </w:rPr>
        <w:t xml:space="preserve"> CJ. (2008). </w:t>
      </w:r>
      <w:r w:rsidRPr="001E2697">
        <w:rPr>
          <w:rFonts w:ascii="Times New Roman" w:hAnsi="Times New Roman" w:cs="Times New Roman"/>
          <w:i/>
          <w:iCs/>
          <w:color w:val="000000" w:themeColor="text1"/>
          <w:sz w:val="24"/>
          <w:szCs w:val="24"/>
        </w:rPr>
        <w:t>Prescott, Harley and Klein’s Microbiology</w:t>
      </w:r>
      <w:r w:rsidRPr="001E2697">
        <w:rPr>
          <w:rFonts w:ascii="Times New Roman" w:hAnsi="Times New Roman" w:cs="Times New Roman"/>
          <w:color w:val="000000" w:themeColor="text1"/>
          <w:sz w:val="24"/>
          <w:szCs w:val="24"/>
        </w:rPr>
        <w:t>. 8th edition. McGraw Hill Higher Education.</w:t>
      </w:r>
    </w:p>
    <w:p w14:paraId="6657A9D5" w14:textId="77777777" w:rsidR="006E755F" w:rsidRPr="001E2697" w:rsidRDefault="006E755F" w:rsidP="006E755F">
      <w:pPr>
        <w:pStyle w:val="ListParagraph1"/>
        <w:numPr>
          <w:ilvl w:val="0"/>
          <w:numId w:val="17"/>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Text Book Of Medical Mycology by </w:t>
      </w:r>
      <w:proofErr w:type="spellStart"/>
      <w:r w:rsidRPr="001E2697">
        <w:rPr>
          <w:rFonts w:ascii="Times New Roman" w:eastAsiaTheme="minorHAnsi" w:hAnsi="Times New Roman" w:cs="Times New Roman"/>
          <w:color w:val="000000" w:themeColor="text1"/>
          <w:sz w:val="24"/>
          <w:szCs w:val="24"/>
          <w:lang w:val="en-US" w:eastAsia="en-US"/>
        </w:rPr>
        <w:t>JagdishChander</w:t>
      </w:r>
      <w:proofErr w:type="spellEnd"/>
      <w:r w:rsidRPr="001E2697">
        <w:rPr>
          <w:rFonts w:ascii="Times New Roman" w:eastAsiaTheme="minorHAnsi" w:hAnsi="Times New Roman" w:cs="Times New Roman"/>
          <w:color w:val="000000" w:themeColor="text1"/>
          <w:sz w:val="24"/>
          <w:szCs w:val="24"/>
          <w:lang w:val="en-US" w:eastAsia="en-US"/>
        </w:rPr>
        <w:t>, Mehta Publishers, New Delhi</w:t>
      </w:r>
    </w:p>
    <w:p w14:paraId="4C1B3C20" w14:textId="77777777" w:rsidR="006E755F" w:rsidRPr="001E2697" w:rsidRDefault="006E755F" w:rsidP="006E755F">
      <w:pPr>
        <w:pStyle w:val="ListParagraph1"/>
        <w:numPr>
          <w:ilvl w:val="0"/>
          <w:numId w:val="17"/>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eastAsiaTheme="minorHAnsi" w:hAnsi="Times New Roman" w:cs="Times New Roman"/>
          <w:color w:val="000000" w:themeColor="text1"/>
          <w:sz w:val="24"/>
          <w:szCs w:val="24"/>
          <w:lang w:val="en-US" w:eastAsia="en-US"/>
        </w:rPr>
        <w:t>Sherris</w:t>
      </w:r>
      <w:proofErr w:type="spellEnd"/>
      <w:r w:rsidRPr="001E2697">
        <w:rPr>
          <w:rFonts w:ascii="Times New Roman" w:eastAsiaTheme="minorHAnsi" w:hAnsi="Times New Roman" w:cs="Times New Roman"/>
          <w:color w:val="000000" w:themeColor="text1"/>
          <w:sz w:val="24"/>
          <w:szCs w:val="24"/>
          <w:lang w:val="en-US" w:eastAsia="en-US"/>
        </w:rPr>
        <w:t xml:space="preserve"> Medical </w:t>
      </w:r>
      <w:proofErr w:type="gramStart"/>
      <w:r w:rsidRPr="001E2697">
        <w:rPr>
          <w:rFonts w:ascii="Times New Roman" w:eastAsiaTheme="minorHAnsi" w:hAnsi="Times New Roman" w:cs="Times New Roman"/>
          <w:color w:val="000000" w:themeColor="text1"/>
          <w:sz w:val="24"/>
          <w:szCs w:val="24"/>
          <w:lang w:val="en-US" w:eastAsia="en-US"/>
        </w:rPr>
        <w:t>Microbiology :</w:t>
      </w:r>
      <w:proofErr w:type="gramEnd"/>
      <w:r w:rsidRPr="001E2697">
        <w:rPr>
          <w:rFonts w:ascii="Times New Roman" w:eastAsiaTheme="minorHAnsi" w:hAnsi="Times New Roman" w:cs="Times New Roman"/>
          <w:color w:val="000000" w:themeColor="text1"/>
          <w:sz w:val="24"/>
          <w:szCs w:val="24"/>
          <w:lang w:val="en-US" w:eastAsia="en-US"/>
        </w:rPr>
        <w:t xml:space="preserve"> An Introduction to Infectious Diseases by Kenneth Ryan, McGraw-Hill Medical.</w:t>
      </w:r>
    </w:p>
    <w:p w14:paraId="4BDE791B" w14:textId="77777777" w:rsidR="006E755F" w:rsidRPr="001E2697" w:rsidRDefault="006E755F" w:rsidP="006E755F">
      <w:pPr>
        <w:pStyle w:val="ListParagraph1"/>
        <w:numPr>
          <w:ilvl w:val="0"/>
          <w:numId w:val="17"/>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eastAsiaTheme="minorHAnsi" w:hAnsi="Times New Roman" w:cs="Times New Roman"/>
          <w:color w:val="000000" w:themeColor="text1"/>
          <w:sz w:val="24"/>
          <w:szCs w:val="24"/>
          <w:lang w:val="en-US" w:eastAsia="en-US"/>
        </w:rPr>
        <w:t>Jawetz</w:t>
      </w:r>
      <w:proofErr w:type="spellEnd"/>
      <w:r w:rsidRPr="001E2697">
        <w:rPr>
          <w:rFonts w:ascii="Times New Roman" w:eastAsiaTheme="minorHAnsi" w:hAnsi="Times New Roman" w:cs="Times New Roman"/>
          <w:color w:val="000000" w:themeColor="text1"/>
          <w:sz w:val="24"/>
          <w:szCs w:val="24"/>
          <w:lang w:val="en-US" w:eastAsia="en-US"/>
        </w:rPr>
        <w:t xml:space="preserve">, </w:t>
      </w:r>
      <w:proofErr w:type="spellStart"/>
      <w:r w:rsidRPr="001E2697">
        <w:rPr>
          <w:rFonts w:ascii="Times New Roman" w:eastAsiaTheme="minorHAnsi" w:hAnsi="Times New Roman" w:cs="Times New Roman"/>
          <w:color w:val="000000" w:themeColor="text1"/>
          <w:sz w:val="24"/>
          <w:szCs w:val="24"/>
          <w:lang w:val="en-US" w:eastAsia="en-US"/>
        </w:rPr>
        <w:t>Melnick</w:t>
      </w:r>
      <w:proofErr w:type="spellEnd"/>
      <w:r w:rsidRPr="001E2697">
        <w:rPr>
          <w:rFonts w:ascii="Times New Roman" w:eastAsiaTheme="minorHAnsi" w:hAnsi="Times New Roman" w:cs="Times New Roman"/>
          <w:color w:val="000000" w:themeColor="text1"/>
          <w:sz w:val="24"/>
          <w:szCs w:val="24"/>
          <w:lang w:val="en-US" w:eastAsia="en-US"/>
        </w:rPr>
        <w:t>, &amp;</w:t>
      </w:r>
      <w:proofErr w:type="spellStart"/>
      <w:r w:rsidRPr="001E2697">
        <w:rPr>
          <w:rFonts w:ascii="Times New Roman" w:eastAsiaTheme="minorHAnsi" w:hAnsi="Times New Roman" w:cs="Times New Roman"/>
          <w:color w:val="000000" w:themeColor="text1"/>
          <w:sz w:val="24"/>
          <w:szCs w:val="24"/>
          <w:lang w:val="en-US" w:eastAsia="en-US"/>
        </w:rPr>
        <w:t>Adelberg's</w:t>
      </w:r>
      <w:proofErr w:type="spellEnd"/>
      <w:r w:rsidRPr="001E2697">
        <w:rPr>
          <w:rFonts w:ascii="Times New Roman" w:eastAsiaTheme="minorHAnsi" w:hAnsi="Times New Roman" w:cs="Times New Roman"/>
          <w:color w:val="000000" w:themeColor="text1"/>
          <w:sz w:val="24"/>
          <w:szCs w:val="24"/>
          <w:lang w:val="en-US" w:eastAsia="en-US"/>
        </w:rPr>
        <w:t xml:space="preserve"> Medical Microbiology (Lange basic), McGraw-Hill Medical</w:t>
      </w:r>
    </w:p>
    <w:p w14:paraId="30D8E6B6" w14:textId="77777777" w:rsidR="006E755F" w:rsidRPr="001E2697" w:rsidRDefault="006E755F" w:rsidP="006E755F">
      <w:pPr>
        <w:pStyle w:val="ListParagraph1"/>
        <w:numPr>
          <w:ilvl w:val="0"/>
          <w:numId w:val="17"/>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Medical Microbiology by Patrick R. Murray, Michael A. </w:t>
      </w:r>
      <w:proofErr w:type="spellStart"/>
      <w:r w:rsidRPr="001E2697">
        <w:rPr>
          <w:rFonts w:ascii="Times New Roman" w:eastAsiaTheme="minorHAnsi" w:hAnsi="Times New Roman" w:cs="Times New Roman"/>
          <w:color w:val="000000" w:themeColor="text1"/>
          <w:sz w:val="24"/>
          <w:szCs w:val="24"/>
          <w:lang w:val="en-US" w:eastAsia="en-US"/>
        </w:rPr>
        <w:t>Pfaller</w:t>
      </w:r>
      <w:proofErr w:type="spellEnd"/>
      <w:r w:rsidRPr="001E2697">
        <w:rPr>
          <w:rFonts w:ascii="Times New Roman" w:eastAsiaTheme="minorHAnsi" w:hAnsi="Times New Roman" w:cs="Times New Roman"/>
          <w:color w:val="000000" w:themeColor="text1"/>
          <w:sz w:val="24"/>
          <w:szCs w:val="24"/>
          <w:lang w:val="en-US" w:eastAsia="en-US"/>
        </w:rPr>
        <w:t>, &amp; Ken S. Rosenthal, Elsevier</w:t>
      </w:r>
    </w:p>
    <w:p w14:paraId="0C17AF29" w14:textId="77777777" w:rsidR="006E755F" w:rsidRPr="001E2697" w:rsidRDefault="006E755F" w:rsidP="006E755F">
      <w:pPr>
        <w:pStyle w:val="ListParagraph1"/>
        <w:numPr>
          <w:ilvl w:val="0"/>
          <w:numId w:val="17"/>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Text book of microbiology by </w:t>
      </w:r>
      <w:proofErr w:type="spellStart"/>
      <w:r w:rsidRPr="001E2697">
        <w:rPr>
          <w:rFonts w:ascii="Times New Roman" w:eastAsiaTheme="minorHAnsi" w:hAnsi="Times New Roman" w:cs="Times New Roman"/>
          <w:color w:val="000000" w:themeColor="text1"/>
          <w:sz w:val="24"/>
          <w:szCs w:val="24"/>
          <w:lang w:val="en-US" w:eastAsia="en-US"/>
        </w:rPr>
        <w:t>Ananthanarayan</w:t>
      </w:r>
      <w:proofErr w:type="spellEnd"/>
      <w:r w:rsidRPr="001E2697">
        <w:rPr>
          <w:rFonts w:ascii="Times New Roman" w:eastAsiaTheme="minorHAnsi" w:hAnsi="Times New Roman" w:cs="Times New Roman"/>
          <w:color w:val="000000" w:themeColor="text1"/>
          <w:sz w:val="24"/>
          <w:szCs w:val="24"/>
          <w:lang w:val="en-US" w:eastAsia="en-US"/>
        </w:rPr>
        <w:t xml:space="preserve"> and </w:t>
      </w:r>
      <w:proofErr w:type="spellStart"/>
      <w:r w:rsidRPr="001E2697">
        <w:rPr>
          <w:rFonts w:ascii="Times New Roman" w:eastAsiaTheme="minorHAnsi" w:hAnsi="Times New Roman" w:cs="Times New Roman"/>
          <w:color w:val="000000" w:themeColor="text1"/>
          <w:sz w:val="24"/>
          <w:szCs w:val="24"/>
          <w:lang w:val="en-US" w:eastAsia="en-US"/>
        </w:rPr>
        <w:t>Paniker</w:t>
      </w:r>
      <w:proofErr w:type="spellEnd"/>
      <w:r w:rsidRPr="001E2697">
        <w:rPr>
          <w:rFonts w:ascii="Times New Roman" w:hAnsi="Times New Roman" w:cs="Times New Roman"/>
          <w:bCs/>
          <w:color w:val="000000" w:themeColor="text1"/>
          <w:sz w:val="24"/>
          <w:szCs w:val="24"/>
        </w:rPr>
        <w:t xml:space="preserve">. </w:t>
      </w:r>
      <w:r w:rsidRPr="001E2697">
        <w:rPr>
          <w:rFonts w:ascii="Times New Roman" w:eastAsiaTheme="minorHAnsi" w:hAnsi="Times New Roman" w:cs="Times New Roman"/>
          <w:color w:val="000000" w:themeColor="text1"/>
          <w:sz w:val="24"/>
          <w:szCs w:val="24"/>
          <w:lang w:val="en-US" w:eastAsia="en-US"/>
        </w:rPr>
        <w:t xml:space="preserve">Medical Microbiology by Cedric Mims, John </w:t>
      </w:r>
      <w:proofErr w:type="spellStart"/>
      <w:r w:rsidRPr="001E2697">
        <w:rPr>
          <w:rFonts w:ascii="Times New Roman" w:eastAsiaTheme="minorHAnsi" w:hAnsi="Times New Roman" w:cs="Times New Roman"/>
          <w:color w:val="000000" w:themeColor="text1"/>
          <w:sz w:val="24"/>
          <w:szCs w:val="24"/>
          <w:lang w:val="en-US" w:eastAsia="en-US"/>
        </w:rPr>
        <w:t>Playfair</w:t>
      </w:r>
      <w:proofErr w:type="spellEnd"/>
      <w:r w:rsidRPr="001E2697">
        <w:rPr>
          <w:rFonts w:ascii="Times New Roman" w:eastAsiaTheme="minorHAnsi" w:hAnsi="Times New Roman" w:cs="Times New Roman"/>
          <w:color w:val="000000" w:themeColor="text1"/>
          <w:sz w:val="24"/>
          <w:szCs w:val="24"/>
          <w:lang w:val="en-US" w:eastAsia="en-US"/>
        </w:rPr>
        <w:t xml:space="preserve"> and Ivan </w:t>
      </w:r>
      <w:proofErr w:type="spellStart"/>
      <w:r w:rsidRPr="001E2697">
        <w:rPr>
          <w:rFonts w:ascii="Times New Roman" w:eastAsiaTheme="minorHAnsi" w:hAnsi="Times New Roman" w:cs="Times New Roman"/>
          <w:color w:val="000000" w:themeColor="text1"/>
          <w:sz w:val="24"/>
          <w:szCs w:val="24"/>
          <w:lang w:val="en-US" w:eastAsia="en-US"/>
        </w:rPr>
        <w:t>roitt</w:t>
      </w:r>
      <w:proofErr w:type="spellEnd"/>
      <w:r w:rsidRPr="001E2697">
        <w:rPr>
          <w:rFonts w:ascii="Times New Roman" w:eastAsiaTheme="minorHAnsi" w:hAnsi="Times New Roman" w:cs="Times New Roman"/>
          <w:color w:val="000000" w:themeColor="text1"/>
          <w:sz w:val="24"/>
          <w:szCs w:val="24"/>
          <w:lang w:val="en-US" w:eastAsia="en-US"/>
        </w:rPr>
        <w:t>. Mosby-</w:t>
      </w:r>
      <w:proofErr w:type="spellStart"/>
      <w:r w:rsidRPr="001E2697">
        <w:rPr>
          <w:rFonts w:ascii="Times New Roman" w:eastAsiaTheme="minorHAnsi" w:hAnsi="Times New Roman" w:cs="Times New Roman"/>
          <w:color w:val="000000" w:themeColor="text1"/>
          <w:sz w:val="24"/>
          <w:szCs w:val="24"/>
          <w:lang w:val="en-US" w:eastAsia="en-US"/>
        </w:rPr>
        <w:t>wolfe</w:t>
      </w:r>
      <w:proofErr w:type="spellEnd"/>
    </w:p>
    <w:p w14:paraId="03A75F9C" w14:textId="77777777" w:rsidR="006E755F" w:rsidRPr="001E2697" w:rsidRDefault="006E755F" w:rsidP="006E755F">
      <w:pPr>
        <w:pStyle w:val="ListParagraph1"/>
        <w:tabs>
          <w:tab w:val="left" w:pos="720"/>
        </w:tabs>
        <w:suppressAutoHyphens/>
        <w:spacing w:after="0" w:line="240" w:lineRule="auto"/>
        <w:ind w:left="0" w:right="330"/>
        <w:jc w:val="both"/>
        <w:rPr>
          <w:rFonts w:ascii="Times New Roman" w:hAnsi="Times New Roman" w:cs="Times New Roman"/>
          <w:b/>
          <w:bCs/>
          <w:color w:val="000000" w:themeColor="text1"/>
          <w:sz w:val="24"/>
          <w:szCs w:val="24"/>
          <w:u w:val="single"/>
        </w:rPr>
      </w:pPr>
    </w:p>
    <w:p w14:paraId="470BA17D" w14:textId="77777777" w:rsidR="006E755F" w:rsidRPr="001E2697" w:rsidRDefault="006E755F" w:rsidP="006E755F">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243F0CA2" w14:textId="77777777" w:rsidR="006E755F" w:rsidRPr="001E2697" w:rsidRDefault="006E755F" w:rsidP="006E755F">
      <w:pPr>
        <w:pStyle w:val="ListParagraph1"/>
        <w:tabs>
          <w:tab w:val="left" w:pos="0"/>
          <w:tab w:val="left" w:pos="720"/>
        </w:tabs>
        <w:suppressAutoHyphens/>
        <w:spacing w:after="0" w:line="240" w:lineRule="auto"/>
        <w:ind w:left="0" w:right="330"/>
        <w:jc w:val="both"/>
        <w:rPr>
          <w:rFonts w:ascii="Times New Roman" w:hAnsi="Times New Roman" w:cs="Times New Roman"/>
          <w:b/>
          <w:bCs/>
          <w:color w:val="000000" w:themeColor="text1"/>
          <w:sz w:val="24"/>
          <w:szCs w:val="24"/>
          <w:u w:val="single"/>
        </w:rPr>
      </w:pPr>
    </w:p>
    <w:p w14:paraId="21D45CA0" w14:textId="77777777" w:rsidR="006E755F" w:rsidRPr="001E2697" w:rsidRDefault="006E755F" w:rsidP="006E755F">
      <w:pPr>
        <w:pStyle w:val="ListParagraph1"/>
        <w:numPr>
          <w:ilvl w:val="0"/>
          <w:numId w:val="18"/>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Jawetz</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Melnick</w:t>
      </w:r>
      <w:proofErr w:type="spellEnd"/>
      <w:r w:rsidRPr="001E2697">
        <w:rPr>
          <w:rFonts w:ascii="Times New Roman" w:hAnsi="Times New Roman" w:cs="Times New Roman"/>
          <w:color w:val="000000" w:themeColor="text1"/>
          <w:sz w:val="24"/>
          <w:szCs w:val="24"/>
        </w:rPr>
        <w:t>, &amp;</w:t>
      </w:r>
      <w:proofErr w:type="spellStart"/>
      <w:r w:rsidRPr="001E2697">
        <w:rPr>
          <w:rFonts w:ascii="Times New Roman" w:hAnsi="Times New Roman" w:cs="Times New Roman"/>
          <w:color w:val="000000" w:themeColor="text1"/>
          <w:sz w:val="24"/>
          <w:szCs w:val="24"/>
        </w:rPr>
        <w:t>Adelberg's</w:t>
      </w:r>
      <w:proofErr w:type="spellEnd"/>
      <w:r w:rsidRPr="001E2697">
        <w:rPr>
          <w:rFonts w:ascii="Times New Roman" w:hAnsi="Times New Roman" w:cs="Times New Roman"/>
          <w:color w:val="000000" w:themeColor="text1"/>
          <w:sz w:val="24"/>
          <w:szCs w:val="24"/>
        </w:rPr>
        <w:t>. (2013). Medical Microbiology. 26th Edition. McGraw-Hill.</w:t>
      </w:r>
    </w:p>
    <w:p w14:paraId="6AF21B52" w14:textId="77777777" w:rsidR="006E755F" w:rsidRPr="001E2697" w:rsidRDefault="006E755F" w:rsidP="006E755F">
      <w:pPr>
        <w:pStyle w:val="ListParagraph1"/>
        <w:numPr>
          <w:ilvl w:val="0"/>
          <w:numId w:val="18"/>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Dey</w:t>
      </w:r>
      <w:proofErr w:type="spellEnd"/>
      <w:r w:rsidRPr="001E2697">
        <w:rPr>
          <w:rFonts w:ascii="Times New Roman" w:hAnsi="Times New Roman" w:cs="Times New Roman"/>
          <w:color w:val="000000" w:themeColor="text1"/>
          <w:sz w:val="24"/>
          <w:szCs w:val="24"/>
        </w:rPr>
        <w:t xml:space="preserve">, N.C., </w:t>
      </w:r>
      <w:proofErr w:type="spellStart"/>
      <w:r w:rsidRPr="001E2697">
        <w:rPr>
          <w:rFonts w:ascii="Times New Roman" w:hAnsi="Times New Roman" w:cs="Times New Roman"/>
          <w:color w:val="000000" w:themeColor="text1"/>
          <w:sz w:val="24"/>
          <w:szCs w:val="24"/>
        </w:rPr>
        <w:t>Dey</w:t>
      </w:r>
      <w:proofErr w:type="spellEnd"/>
      <w:r w:rsidRPr="001E2697">
        <w:rPr>
          <w:rFonts w:ascii="Times New Roman" w:hAnsi="Times New Roman" w:cs="Times New Roman"/>
          <w:color w:val="000000" w:themeColor="text1"/>
          <w:sz w:val="24"/>
          <w:szCs w:val="24"/>
        </w:rPr>
        <w:t xml:space="preserve">, T.K. and </w:t>
      </w:r>
      <w:proofErr w:type="spellStart"/>
      <w:r w:rsidRPr="001E2697">
        <w:rPr>
          <w:rFonts w:ascii="Times New Roman" w:hAnsi="Times New Roman" w:cs="Times New Roman"/>
          <w:color w:val="000000" w:themeColor="text1"/>
          <w:sz w:val="24"/>
          <w:szCs w:val="24"/>
        </w:rPr>
        <w:t>Sinha</w:t>
      </w:r>
      <w:proofErr w:type="spellEnd"/>
      <w:r w:rsidRPr="001E2697">
        <w:rPr>
          <w:rFonts w:ascii="Times New Roman" w:hAnsi="Times New Roman" w:cs="Times New Roman"/>
          <w:color w:val="000000" w:themeColor="text1"/>
          <w:sz w:val="24"/>
          <w:szCs w:val="24"/>
        </w:rPr>
        <w:t xml:space="preserve">, D., 1999. Medical Bacteriology including Medical Mycology and AIDS. 17th edition, New Central Book agency. </w:t>
      </w:r>
      <w:proofErr w:type="spellStart"/>
      <w:r w:rsidRPr="001E2697">
        <w:rPr>
          <w:rFonts w:ascii="Times New Roman" w:hAnsi="Times New Roman" w:cs="Times New Roman"/>
          <w:color w:val="000000" w:themeColor="text1"/>
          <w:sz w:val="24"/>
          <w:szCs w:val="24"/>
        </w:rPr>
        <w:t>Kolkatta</w:t>
      </w:r>
      <w:proofErr w:type="spellEnd"/>
      <w:r w:rsidRPr="001E2697">
        <w:rPr>
          <w:rFonts w:ascii="Times New Roman" w:hAnsi="Times New Roman" w:cs="Times New Roman"/>
          <w:color w:val="000000" w:themeColor="text1"/>
          <w:sz w:val="24"/>
          <w:szCs w:val="24"/>
        </w:rPr>
        <w:t>.</w:t>
      </w:r>
    </w:p>
    <w:p w14:paraId="650F17A4" w14:textId="77777777" w:rsidR="006E755F" w:rsidRPr="001E2697" w:rsidRDefault="006E755F" w:rsidP="006E755F">
      <w:pPr>
        <w:pStyle w:val="ListParagraph1"/>
        <w:numPr>
          <w:ilvl w:val="0"/>
          <w:numId w:val="18"/>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Finegold</w:t>
      </w:r>
      <w:proofErr w:type="spellEnd"/>
      <w:r w:rsidRPr="001E2697">
        <w:rPr>
          <w:rFonts w:ascii="Times New Roman" w:hAnsi="Times New Roman" w:cs="Times New Roman"/>
          <w:color w:val="000000" w:themeColor="text1"/>
          <w:sz w:val="24"/>
          <w:szCs w:val="24"/>
        </w:rPr>
        <w:t xml:space="preserve">, S.M. (2000) Diagnostic Microbiology, 10th </w:t>
      </w:r>
      <w:proofErr w:type="spellStart"/>
      <w:r w:rsidRPr="001E2697">
        <w:rPr>
          <w:rFonts w:ascii="Times New Roman" w:hAnsi="Times New Roman" w:cs="Times New Roman"/>
          <w:color w:val="000000" w:themeColor="text1"/>
          <w:sz w:val="24"/>
          <w:szCs w:val="24"/>
        </w:rPr>
        <w:t>Edn</w:t>
      </w:r>
      <w:proofErr w:type="spellEnd"/>
      <w:r w:rsidRPr="001E2697">
        <w:rPr>
          <w:rFonts w:ascii="Times New Roman" w:hAnsi="Times New Roman" w:cs="Times New Roman"/>
          <w:color w:val="000000" w:themeColor="text1"/>
          <w:sz w:val="24"/>
          <w:szCs w:val="24"/>
        </w:rPr>
        <w:t>. C.V. Mosby Company, St. Louis</w:t>
      </w:r>
    </w:p>
    <w:p w14:paraId="0F0ADC5A" w14:textId="77777777" w:rsidR="006E755F" w:rsidRPr="001E2697" w:rsidRDefault="006E755F" w:rsidP="006E755F">
      <w:pPr>
        <w:pStyle w:val="ListParagraph1"/>
        <w:numPr>
          <w:ilvl w:val="0"/>
          <w:numId w:val="18"/>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Chatterjee</w:t>
      </w:r>
      <w:proofErr w:type="spellEnd"/>
      <w:r w:rsidRPr="001E2697">
        <w:rPr>
          <w:rFonts w:ascii="Times New Roman" w:hAnsi="Times New Roman" w:cs="Times New Roman"/>
          <w:color w:val="000000" w:themeColor="text1"/>
          <w:sz w:val="24"/>
          <w:szCs w:val="24"/>
        </w:rPr>
        <w:t xml:space="preserve">, 1986. Medical Parasitology. Tata McGraw Hill, New Delhi. </w:t>
      </w:r>
    </w:p>
    <w:p w14:paraId="2EB42025" w14:textId="77777777" w:rsidR="006E755F" w:rsidRPr="001E2697" w:rsidRDefault="006E755F" w:rsidP="006E755F">
      <w:pPr>
        <w:pStyle w:val="ListParagraph1"/>
        <w:numPr>
          <w:ilvl w:val="0"/>
          <w:numId w:val="18"/>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Karyakarte</w:t>
      </w:r>
      <w:proofErr w:type="spellEnd"/>
      <w:r w:rsidRPr="001E2697">
        <w:rPr>
          <w:rFonts w:ascii="Times New Roman" w:hAnsi="Times New Roman" w:cs="Times New Roman"/>
          <w:color w:val="000000" w:themeColor="text1"/>
          <w:sz w:val="24"/>
          <w:szCs w:val="24"/>
        </w:rPr>
        <w:t xml:space="preserve">, R.P. and </w:t>
      </w:r>
      <w:proofErr w:type="spellStart"/>
      <w:r w:rsidRPr="001E2697">
        <w:rPr>
          <w:rFonts w:ascii="Times New Roman" w:hAnsi="Times New Roman" w:cs="Times New Roman"/>
          <w:color w:val="000000" w:themeColor="text1"/>
          <w:sz w:val="24"/>
          <w:szCs w:val="24"/>
        </w:rPr>
        <w:t>Damle</w:t>
      </w:r>
      <w:proofErr w:type="spellEnd"/>
      <w:r w:rsidRPr="001E2697">
        <w:rPr>
          <w:rFonts w:ascii="Times New Roman" w:hAnsi="Times New Roman" w:cs="Times New Roman"/>
          <w:color w:val="000000" w:themeColor="text1"/>
          <w:sz w:val="24"/>
          <w:szCs w:val="24"/>
        </w:rPr>
        <w:t xml:space="preserve">, A.S., 2005. Medical </w:t>
      </w:r>
      <w:proofErr w:type="spellStart"/>
      <w:r w:rsidRPr="001E2697">
        <w:rPr>
          <w:rFonts w:ascii="Times New Roman" w:hAnsi="Times New Roman" w:cs="Times New Roman"/>
          <w:color w:val="000000" w:themeColor="text1"/>
          <w:sz w:val="24"/>
          <w:szCs w:val="24"/>
        </w:rPr>
        <w:t>Parasitolog</w:t>
      </w:r>
      <w:proofErr w:type="spellEnd"/>
      <w:r w:rsidRPr="001E2697">
        <w:rPr>
          <w:rFonts w:ascii="Times New Roman" w:hAnsi="Times New Roman" w:cs="Times New Roman"/>
          <w:color w:val="000000" w:themeColor="text1"/>
          <w:sz w:val="24"/>
          <w:szCs w:val="24"/>
        </w:rPr>
        <w:t xml:space="preserve">. Revised edition. Published by Books and Allied (P) Ltd., </w:t>
      </w:r>
      <w:proofErr w:type="spellStart"/>
      <w:r w:rsidRPr="001E2697">
        <w:rPr>
          <w:rFonts w:ascii="Times New Roman" w:hAnsi="Times New Roman" w:cs="Times New Roman"/>
          <w:color w:val="000000" w:themeColor="text1"/>
          <w:sz w:val="24"/>
          <w:szCs w:val="24"/>
        </w:rPr>
        <w:t>Kolkatta</w:t>
      </w:r>
      <w:proofErr w:type="spellEnd"/>
      <w:r w:rsidRPr="001E2697">
        <w:rPr>
          <w:rFonts w:ascii="Times New Roman" w:hAnsi="Times New Roman" w:cs="Times New Roman"/>
          <w:color w:val="000000" w:themeColor="text1"/>
          <w:sz w:val="24"/>
          <w:szCs w:val="24"/>
        </w:rPr>
        <w:t xml:space="preserve">. </w:t>
      </w:r>
    </w:p>
    <w:p w14:paraId="4F41EECD" w14:textId="77777777" w:rsidR="006E755F" w:rsidRPr="001E2697" w:rsidRDefault="006E755F" w:rsidP="006E755F">
      <w:pPr>
        <w:pStyle w:val="ListParagraph1"/>
        <w:numPr>
          <w:ilvl w:val="0"/>
          <w:numId w:val="18"/>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JeyaramPaniker</w:t>
      </w:r>
      <w:proofErr w:type="spellEnd"/>
      <w:r w:rsidRPr="001E2697">
        <w:rPr>
          <w:rFonts w:ascii="Times New Roman" w:hAnsi="Times New Roman" w:cs="Times New Roman"/>
          <w:color w:val="000000" w:themeColor="text1"/>
          <w:sz w:val="24"/>
          <w:szCs w:val="24"/>
        </w:rPr>
        <w:t>, 2004. Text book of Medical Parasitology. 5th edition, JAYPEE brothers, Medical Publishers (P) Ltd, New Delhi.</w:t>
      </w:r>
    </w:p>
    <w:p w14:paraId="2F7313A1" w14:textId="77777777" w:rsidR="006E755F" w:rsidRPr="001E2697" w:rsidRDefault="006E755F" w:rsidP="006E755F">
      <w:pPr>
        <w:pStyle w:val="ListParagraph1"/>
        <w:numPr>
          <w:ilvl w:val="0"/>
          <w:numId w:val="18"/>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bCs/>
          <w:color w:val="000000" w:themeColor="text1"/>
          <w:sz w:val="24"/>
          <w:szCs w:val="24"/>
          <w:shd w:val="clear" w:color="auto" w:fill="FFFFFF"/>
        </w:rPr>
        <w:t>Veterinary Microbiology and Microbial Disease” by P J Quinn and B K Markey</w:t>
      </w:r>
    </w:p>
    <w:p w14:paraId="6CC4C334" w14:textId="77777777" w:rsidR="006E755F" w:rsidRPr="001E2697" w:rsidRDefault="006E755F" w:rsidP="006E755F">
      <w:pPr>
        <w:jc w:val="both"/>
        <w:rPr>
          <w:rFonts w:ascii="Times New Roman" w:hAnsi="Times New Roman" w:cs="Times New Roman"/>
          <w:color w:val="000000" w:themeColor="text1"/>
          <w:sz w:val="24"/>
          <w:szCs w:val="24"/>
        </w:rPr>
      </w:pPr>
    </w:p>
    <w:p w14:paraId="5381992D" w14:textId="77777777" w:rsidR="006E755F" w:rsidRPr="001E2697" w:rsidRDefault="006E755F" w:rsidP="006E755F">
      <w:pPr>
        <w:jc w:val="both"/>
        <w:rPr>
          <w:rFonts w:ascii="Times New Roman" w:hAnsi="Times New Roman" w:cs="Times New Roman"/>
          <w:color w:val="000000" w:themeColor="text1"/>
          <w:sz w:val="24"/>
          <w:szCs w:val="24"/>
        </w:rPr>
      </w:pPr>
    </w:p>
    <w:p w14:paraId="2DDE33C8" w14:textId="77777777" w:rsidR="006E755F" w:rsidRPr="001E2697" w:rsidRDefault="006E755F" w:rsidP="006E755F">
      <w:pPr>
        <w:jc w:val="both"/>
        <w:rPr>
          <w:rFonts w:ascii="Times New Roman" w:hAnsi="Times New Roman" w:cs="Times New Roman"/>
          <w:color w:val="000000" w:themeColor="text1"/>
          <w:sz w:val="24"/>
          <w:szCs w:val="24"/>
        </w:rPr>
      </w:pPr>
    </w:p>
    <w:p w14:paraId="407550BB" w14:textId="7A6D7718" w:rsidR="006E755F" w:rsidRPr="001E2697" w:rsidRDefault="007E1BDC" w:rsidP="006E755F">
      <w:pPr>
        <w:ind w:left="2160" w:firstLine="720"/>
        <w:rPr>
          <w:rFonts w:ascii="Times New Roman" w:hAnsi="Times New Roman" w:cs="Times New Roman"/>
          <w:b/>
          <w:color w:val="000000" w:themeColor="text1"/>
          <w:sz w:val="24"/>
          <w:szCs w:val="24"/>
        </w:rPr>
      </w:pPr>
      <w:r>
        <w:rPr>
          <w:rFonts w:ascii="Times New Roman" w:hAnsi="Times New Roman" w:cs="Times New Roman"/>
          <w:noProof/>
          <w:color w:val="000000" w:themeColor="text1"/>
          <w:sz w:val="24"/>
          <w:szCs w:val="24"/>
        </w:rPr>
        <w:pict w14:anchorId="3D6DB247">
          <v:rect id="Rectangle 20" o:spid="_x0000_s1035" style="position:absolute;left:0;text-align:left;margin-left:-9.7pt;margin-top:23.8pt;width:501.75pt;height:57.1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" filled="f" fillcolor="black [3213]"/>
        </w:pict>
      </w:r>
      <w:r w:rsidR="006E755F" w:rsidRPr="001E2697">
        <w:rPr>
          <w:rFonts w:ascii="Times New Roman" w:hAnsi="Times New Roman" w:cs="Times New Roman"/>
          <w:b/>
          <w:noProof/>
          <w:color w:val="000000" w:themeColor="text1"/>
          <w:sz w:val="24"/>
          <w:szCs w:val="24"/>
        </w:rPr>
        <w:t>SYLLABUS (3</w:t>
      </w:r>
      <w:r w:rsidR="006E755F" w:rsidRPr="001E2697">
        <w:rPr>
          <w:rFonts w:ascii="Times New Roman" w:hAnsi="Times New Roman" w:cs="Times New Roman"/>
          <w:b/>
          <w:noProof/>
          <w:color w:val="000000" w:themeColor="text1"/>
          <w:sz w:val="24"/>
          <w:szCs w:val="24"/>
          <w:vertAlign w:val="superscript"/>
        </w:rPr>
        <w:t>rd</w:t>
      </w:r>
      <w:r w:rsidR="006E755F" w:rsidRPr="001E2697">
        <w:rPr>
          <w:rFonts w:ascii="Times New Roman" w:hAnsi="Times New Roman" w:cs="Times New Roman"/>
          <w:b/>
          <w:noProof/>
          <w:color w:val="000000" w:themeColor="text1"/>
          <w:sz w:val="24"/>
          <w:szCs w:val="24"/>
        </w:rPr>
        <w:t>SEMESTER)</w:t>
      </w:r>
    </w:p>
    <w:p w14:paraId="6FA6DDF0" w14:textId="508C5481"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Paper II: Food Microbiology</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Subject code: MIB154</w:t>
      </w:r>
      <w:r w:rsidR="00955C24">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302</w:t>
      </w:r>
    </w:p>
    <w:p w14:paraId="6F9D2F61"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L-T-P-C-3-0-</w:t>
      </w:r>
      <w:r w:rsidR="00966AE9" w:rsidRPr="001E2697">
        <w:rPr>
          <w:rFonts w:ascii="Times New Roman" w:hAnsi="Times New Roman" w:cs="Times New Roman"/>
          <w:b/>
          <w:color w:val="000000" w:themeColor="text1"/>
          <w:sz w:val="24"/>
          <w:szCs w:val="24"/>
        </w:rPr>
        <w:t>0</w:t>
      </w:r>
      <w:r w:rsidRPr="001E2697">
        <w:rPr>
          <w:rFonts w:ascii="Times New Roman" w:hAnsi="Times New Roman" w:cs="Times New Roman"/>
          <w:b/>
          <w:color w:val="000000" w:themeColor="text1"/>
          <w:sz w:val="24"/>
          <w:szCs w:val="24"/>
        </w:rPr>
        <w:t>-</w:t>
      </w:r>
      <w:r w:rsidR="00966AE9" w:rsidRPr="001E2697">
        <w:rPr>
          <w:rFonts w:ascii="Times New Roman" w:hAnsi="Times New Roman" w:cs="Times New Roman"/>
          <w:b/>
          <w:color w:val="000000" w:themeColor="text1"/>
          <w:sz w:val="24"/>
          <w:szCs w:val="24"/>
        </w:rPr>
        <w:t>3</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 xml:space="preserve">Credit units: 4                </w:t>
      </w:r>
      <w:r w:rsidRPr="001E2697">
        <w:rPr>
          <w:rFonts w:ascii="Times New Roman" w:hAnsi="Times New Roman" w:cs="Times New Roman"/>
          <w:b/>
          <w:color w:val="000000" w:themeColor="text1"/>
          <w:sz w:val="24"/>
          <w:szCs w:val="24"/>
        </w:rPr>
        <w:tab/>
        <w:t>Scheme of evaluation: (TP)</w:t>
      </w:r>
    </w:p>
    <w:p w14:paraId="7C2F8B5B" w14:textId="77777777" w:rsidR="006E755F" w:rsidRPr="001E2697" w:rsidRDefault="006E755F" w:rsidP="006E755F">
      <w:pPr>
        <w:rPr>
          <w:rFonts w:ascii="Times New Roman" w:hAnsi="Times New Roman" w:cs="Times New Roman"/>
          <w:color w:val="000000" w:themeColor="text1"/>
          <w:sz w:val="24"/>
          <w:szCs w:val="24"/>
        </w:rPr>
      </w:pPr>
    </w:p>
    <w:p w14:paraId="47020A49"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u w:val="single"/>
        </w:rPr>
        <w:t xml:space="preserve">Course Objective: </w:t>
      </w:r>
    </w:p>
    <w:p w14:paraId="34515F79" w14:textId="77777777" w:rsidR="006E755F" w:rsidRPr="001E2697" w:rsidRDefault="006E755F" w:rsidP="006E755F">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course is developed with the following objectives: </w:t>
      </w:r>
    </w:p>
    <w:p w14:paraId="30C86D57"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To enable the students</w:t>
      </w:r>
      <w:r w:rsidR="007B52BA" w:rsidRPr="001E2697">
        <w:rPr>
          <w:rFonts w:ascii="Times New Roman" w:hAnsi="Times New Roman" w:cs="Times New Roman"/>
          <w:color w:val="000000" w:themeColor="text1"/>
          <w:sz w:val="24"/>
          <w:szCs w:val="24"/>
        </w:rPr>
        <w:t xml:space="preserve"> to </w:t>
      </w:r>
      <w:r w:rsidRPr="001E2697">
        <w:rPr>
          <w:rFonts w:ascii="Times New Roman" w:hAnsi="Times New Roman" w:cs="Times New Roman"/>
          <w:color w:val="000000" w:themeColor="text1"/>
          <w:sz w:val="24"/>
          <w:szCs w:val="24"/>
        </w:rPr>
        <w:t>develop a proper understanding of</w:t>
      </w:r>
      <w:r w:rsidR="007B52BA" w:rsidRPr="001E2697">
        <w:rPr>
          <w:rFonts w:ascii="Times New Roman" w:hAnsi="Times New Roman" w:cs="Times New Roman"/>
          <w:color w:val="000000" w:themeColor="text1"/>
          <w:sz w:val="24"/>
          <w:szCs w:val="24"/>
        </w:rPr>
        <w:t xml:space="preserve"> different food-born</w:t>
      </w:r>
      <w:r w:rsidRPr="001E2697">
        <w:rPr>
          <w:rFonts w:ascii="Times New Roman" w:hAnsi="Times New Roman" w:cs="Times New Roman"/>
          <w:color w:val="000000" w:themeColor="text1"/>
          <w:sz w:val="24"/>
          <w:szCs w:val="24"/>
        </w:rPr>
        <w:t xml:space="preserve"> microbes.</w:t>
      </w:r>
    </w:p>
    <w:p w14:paraId="141767EB"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understand </w:t>
      </w:r>
      <w:r w:rsidR="007B52BA" w:rsidRPr="001E2697">
        <w:rPr>
          <w:rFonts w:ascii="Times New Roman" w:hAnsi="Times New Roman" w:cs="Times New Roman"/>
          <w:color w:val="000000" w:themeColor="text1"/>
          <w:sz w:val="24"/>
          <w:szCs w:val="24"/>
        </w:rPr>
        <w:t xml:space="preserve">the principles </w:t>
      </w:r>
      <w:r w:rsidRPr="001E2697">
        <w:rPr>
          <w:rFonts w:ascii="Times New Roman" w:hAnsi="Times New Roman" w:cs="Times New Roman"/>
          <w:color w:val="000000" w:themeColor="text1"/>
          <w:sz w:val="24"/>
          <w:szCs w:val="24"/>
        </w:rPr>
        <w:t>of food preservation.</w:t>
      </w:r>
    </w:p>
    <w:p w14:paraId="60FA5685"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To enable understanding of food born infection and intoxication.</w:t>
      </w:r>
    </w:p>
    <w:p w14:paraId="7ED61656"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impart the basic skills for laboratory testing and quality control of food. </w:t>
      </w:r>
    </w:p>
    <w:p w14:paraId="7623E244" w14:textId="77777777" w:rsidR="000E677C" w:rsidRPr="001E2697" w:rsidRDefault="000E677C" w:rsidP="000E677C">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Course outcome:</w:t>
      </w:r>
    </w:p>
    <w:p w14:paraId="59AC42D0" w14:textId="64A79212" w:rsidR="000E677C" w:rsidRPr="001E2697" w:rsidRDefault="000E677C" w:rsidP="000E677C">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955C24" w:rsidRPr="001E2697">
        <w:rPr>
          <w:rFonts w:ascii="Times New Roman" w:hAnsi="Times New Roman" w:cs="Times New Roman"/>
          <w:color w:val="000000" w:themeColor="text1"/>
          <w:sz w:val="24"/>
          <w:szCs w:val="24"/>
        </w:rPr>
        <w:t>1: Remember</w:t>
      </w:r>
      <w:r w:rsidRPr="001E2697">
        <w:rPr>
          <w:rFonts w:ascii="Times New Roman" w:hAnsi="Times New Roman" w:cs="Times New Roman"/>
          <w:color w:val="000000" w:themeColor="text1"/>
          <w:sz w:val="24"/>
          <w:szCs w:val="24"/>
        </w:rPr>
        <w:t xml:space="preserve"> the</w:t>
      </w:r>
      <w:r w:rsidR="00DB43EE" w:rsidRPr="001E2697">
        <w:rPr>
          <w:rFonts w:ascii="Times New Roman" w:eastAsiaTheme="minorHAnsi" w:hAnsi="Times New Roman" w:cs="Times New Roman"/>
          <w:color w:val="000000" w:themeColor="text1"/>
          <w:sz w:val="24"/>
          <w:szCs w:val="24"/>
          <w:lang w:val="en-US" w:eastAsia="en-US"/>
        </w:rPr>
        <w:t>Micro-organisms and their importance in food microbiology – molds, yeast, bacteria</w:t>
      </w:r>
      <w:r w:rsidRPr="001E2697">
        <w:rPr>
          <w:rFonts w:ascii="Times New Roman" w:hAnsi="Times New Roman" w:cs="Times New Roman"/>
          <w:color w:val="000000" w:themeColor="text1"/>
          <w:sz w:val="24"/>
          <w:szCs w:val="24"/>
        </w:rPr>
        <w:t>.</w:t>
      </w:r>
    </w:p>
    <w:p w14:paraId="408C05FF" w14:textId="77777777" w:rsidR="000E677C" w:rsidRPr="001E2697" w:rsidRDefault="000E677C" w:rsidP="00A11038">
      <w:pPr>
        <w:pStyle w:val="ListParagraph"/>
        <w:numPr>
          <w:ilvl w:val="0"/>
          <w:numId w:val="11"/>
        </w:num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hAnsi="Times New Roman" w:cs="Times New Roman"/>
          <w:color w:val="000000" w:themeColor="text1"/>
          <w:sz w:val="24"/>
          <w:szCs w:val="24"/>
        </w:rPr>
        <w:t>CO-2: Understanding</w:t>
      </w:r>
      <w:r w:rsidR="00A11038" w:rsidRPr="001E2697">
        <w:rPr>
          <w:rFonts w:ascii="Times New Roman" w:hAnsi="Times New Roman" w:cs="Times New Roman"/>
          <w:color w:val="000000" w:themeColor="text1"/>
          <w:sz w:val="24"/>
          <w:szCs w:val="24"/>
        </w:rPr>
        <w:t xml:space="preserve"> of </w:t>
      </w:r>
      <w:r w:rsidRPr="001E2697">
        <w:rPr>
          <w:rFonts w:ascii="Times New Roman" w:hAnsi="Times New Roman" w:cs="Times New Roman"/>
          <w:color w:val="000000" w:themeColor="text1"/>
          <w:sz w:val="24"/>
          <w:szCs w:val="24"/>
        </w:rPr>
        <w:t xml:space="preserve">the </w:t>
      </w:r>
      <w:proofErr w:type="gramStart"/>
      <w:r w:rsidR="00A11038" w:rsidRPr="001E2697">
        <w:rPr>
          <w:rFonts w:ascii="Times New Roman" w:eastAsiaTheme="minorHAnsi" w:hAnsi="Times New Roman" w:cs="Times New Roman"/>
          <w:color w:val="000000" w:themeColor="text1"/>
          <w:sz w:val="24"/>
          <w:szCs w:val="24"/>
          <w:lang w:val="en-US" w:eastAsia="en-US"/>
        </w:rPr>
        <w:t>organisms,</w:t>
      </w:r>
      <w:proofErr w:type="gramEnd"/>
      <w:r w:rsidR="00A11038" w:rsidRPr="001E2697">
        <w:rPr>
          <w:rFonts w:ascii="Times New Roman" w:eastAsiaTheme="minorHAnsi" w:hAnsi="Times New Roman" w:cs="Times New Roman"/>
          <w:color w:val="000000" w:themeColor="text1"/>
          <w:sz w:val="24"/>
          <w:szCs w:val="24"/>
          <w:lang w:val="en-US" w:eastAsia="en-US"/>
        </w:rPr>
        <w:t xml:space="preserve"> and different factors those influence </w:t>
      </w:r>
      <w:proofErr w:type="spellStart"/>
      <w:r w:rsidR="00A11038" w:rsidRPr="001E2697">
        <w:rPr>
          <w:rFonts w:ascii="Times New Roman" w:eastAsiaTheme="minorHAnsi" w:hAnsi="Times New Roman" w:cs="Times New Roman"/>
          <w:color w:val="000000" w:themeColor="text1"/>
          <w:sz w:val="24"/>
          <w:szCs w:val="24"/>
          <w:lang w:val="en-US" w:eastAsia="en-US"/>
        </w:rPr>
        <w:t>microbialgrowth</w:t>
      </w:r>
      <w:proofErr w:type="spellEnd"/>
      <w:r w:rsidR="00A11038" w:rsidRPr="001E2697">
        <w:rPr>
          <w:rFonts w:ascii="Times New Roman" w:eastAsiaTheme="minorHAnsi" w:hAnsi="Times New Roman" w:cs="Times New Roman"/>
          <w:color w:val="000000" w:themeColor="text1"/>
          <w:sz w:val="24"/>
          <w:szCs w:val="24"/>
          <w:lang w:val="en-US" w:eastAsia="en-US"/>
        </w:rPr>
        <w:t xml:space="preserve"> in food.</w:t>
      </w:r>
    </w:p>
    <w:p w14:paraId="56CED8B5" w14:textId="6D51BCF9" w:rsidR="000E677C" w:rsidRPr="001E2697" w:rsidRDefault="000E677C" w:rsidP="000E677C">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lastRenderedPageBreak/>
        <w:t xml:space="preserve">CO-3: </w:t>
      </w:r>
      <w:r w:rsidR="00955C24">
        <w:rPr>
          <w:rFonts w:ascii="Times New Roman" w:hAnsi="Times New Roman" w:cs="Times New Roman"/>
          <w:sz w:val="24"/>
          <w:szCs w:val="24"/>
        </w:rPr>
        <w:t>A</w:t>
      </w:r>
      <w:r w:rsidRPr="001E2697">
        <w:rPr>
          <w:rFonts w:ascii="Times New Roman" w:hAnsi="Times New Roman" w:cs="Times New Roman"/>
          <w:sz w:val="24"/>
          <w:szCs w:val="24"/>
        </w:rPr>
        <w:t xml:space="preserve">pply the knowledge of microbes </w:t>
      </w:r>
      <w:r w:rsidR="00A11038" w:rsidRPr="001E2697">
        <w:rPr>
          <w:rFonts w:ascii="Times New Roman" w:hAnsi="Times New Roman" w:cs="Times New Roman"/>
          <w:sz w:val="24"/>
          <w:szCs w:val="24"/>
        </w:rPr>
        <w:t xml:space="preserve">in </w:t>
      </w:r>
      <w:r w:rsidR="00A11038" w:rsidRPr="001E2697">
        <w:rPr>
          <w:rFonts w:ascii="Times New Roman" w:eastAsiaTheme="minorHAnsi" w:hAnsi="Times New Roman" w:cs="Times New Roman"/>
          <w:color w:val="000000" w:themeColor="text1"/>
          <w:sz w:val="24"/>
          <w:szCs w:val="24"/>
          <w:lang w:val="en-US" w:eastAsia="en-US"/>
        </w:rPr>
        <w:t xml:space="preserve">Food fermentation </w:t>
      </w:r>
      <w:r w:rsidR="00A11038" w:rsidRPr="001E2697">
        <w:rPr>
          <w:rFonts w:ascii="Times New Roman" w:eastAsiaTheme="minorHAnsi" w:hAnsi="Times New Roman" w:cs="Times New Roman"/>
          <w:b/>
          <w:bCs/>
          <w:color w:val="000000" w:themeColor="text1"/>
          <w:sz w:val="24"/>
          <w:szCs w:val="24"/>
          <w:lang w:val="en-US" w:eastAsia="en-US"/>
        </w:rPr>
        <w:t xml:space="preserve">– </w:t>
      </w:r>
      <w:r w:rsidR="00A11038" w:rsidRPr="001E2697">
        <w:rPr>
          <w:rFonts w:ascii="Times New Roman" w:eastAsiaTheme="minorHAnsi" w:hAnsi="Times New Roman" w:cs="Times New Roman"/>
          <w:color w:val="000000" w:themeColor="text1"/>
          <w:sz w:val="24"/>
          <w:szCs w:val="24"/>
          <w:lang w:val="en-US" w:eastAsia="en-US"/>
        </w:rPr>
        <w:t xml:space="preserve">Bread, vinegar, fermented vegetables, </w:t>
      </w:r>
      <w:proofErr w:type="gramStart"/>
      <w:r w:rsidR="00A11038" w:rsidRPr="001E2697">
        <w:rPr>
          <w:rFonts w:ascii="Times New Roman" w:eastAsiaTheme="minorHAnsi" w:hAnsi="Times New Roman" w:cs="Times New Roman"/>
          <w:color w:val="000000" w:themeColor="text1"/>
          <w:sz w:val="24"/>
          <w:szCs w:val="24"/>
          <w:lang w:val="en-US" w:eastAsia="en-US"/>
        </w:rPr>
        <w:t>fermented</w:t>
      </w:r>
      <w:proofErr w:type="gramEnd"/>
      <w:r w:rsidR="00A11038" w:rsidRPr="001E2697">
        <w:rPr>
          <w:rFonts w:ascii="Times New Roman" w:eastAsiaTheme="minorHAnsi" w:hAnsi="Times New Roman" w:cs="Times New Roman"/>
          <w:color w:val="000000" w:themeColor="text1"/>
          <w:sz w:val="24"/>
          <w:szCs w:val="24"/>
          <w:lang w:val="en-US" w:eastAsia="en-US"/>
        </w:rPr>
        <w:t xml:space="preserve"> dairy products</w:t>
      </w:r>
      <w:r w:rsidRPr="001E2697">
        <w:rPr>
          <w:rFonts w:ascii="Times New Roman" w:hAnsi="Times New Roman" w:cs="Times New Roman"/>
          <w:sz w:val="24"/>
          <w:szCs w:val="24"/>
        </w:rPr>
        <w:t>.</w:t>
      </w:r>
    </w:p>
    <w:p w14:paraId="585C861F" w14:textId="3A55265C" w:rsidR="000E677C" w:rsidRPr="001E2697" w:rsidRDefault="000E677C" w:rsidP="000E677C">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955C24" w:rsidRPr="001E2697">
        <w:rPr>
          <w:rFonts w:ascii="Times New Roman" w:hAnsi="Times New Roman" w:cs="Times New Roman"/>
          <w:sz w:val="24"/>
          <w:szCs w:val="24"/>
        </w:rPr>
        <w:t>4: Analysis</w:t>
      </w:r>
      <w:r w:rsidRPr="001E2697">
        <w:rPr>
          <w:rFonts w:ascii="Times New Roman" w:hAnsi="Times New Roman" w:cs="Times New Roman"/>
          <w:sz w:val="24"/>
          <w:szCs w:val="24"/>
        </w:rPr>
        <w:t xml:space="preserve"> of </w:t>
      </w:r>
      <w:r w:rsidR="00A11038" w:rsidRPr="001E2697">
        <w:rPr>
          <w:rFonts w:ascii="Times New Roman" w:hAnsi="Times New Roman" w:cs="Times New Roman"/>
          <w:sz w:val="24"/>
          <w:szCs w:val="24"/>
        </w:rPr>
        <w:t xml:space="preserve">the </w:t>
      </w:r>
      <w:r w:rsidRPr="001E2697">
        <w:rPr>
          <w:rFonts w:ascii="Times New Roman" w:hAnsi="Times New Roman" w:cs="Times New Roman"/>
          <w:sz w:val="24"/>
          <w:szCs w:val="24"/>
        </w:rPr>
        <w:t>microbial potential for</w:t>
      </w:r>
      <w:r w:rsidR="00A11038" w:rsidRPr="001E2697">
        <w:rPr>
          <w:rFonts w:ascii="Times New Roman" w:hAnsi="Times New Roman" w:cs="Times New Roman"/>
          <w:sz w:val="24"/>
          <w:szCs w:val="24"/>
        </w:rPr>
        <w:t xml:space="preserve"> fermentation and product development</w:t>
      </w:r>
      <w:r w:rsidRPr="001E2697">
        <w:rPr>
          <w:rFonts w:ascii="Times New Roman" w:hAnsi="Times New Roman" w:cs="Times New Roman"/>
          <w:sz w:val="24"/>
          <w:szCs w:val="24"/>
        </w:rPr>
        <w:t>.</w:t>
      </w:r>
    </w:p>
    <w:p w14:paraId="70924274" w14:textId="1740A388" w:rsidR="006E755F" w:rsidRPr="001E2697" w:rsidRDefault="000E677C" w:rsidP="007E1BDC">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sz w:val="24"/>
          <w:szCs w:val="24"/>
        </w:rPr>
        <w:t>CO-</w:t>
      </w:r>
      <w:r w:rsidR="00955C24" w:rsidRPr="001E2697">
        <w:rPr>
          <w:rFonts w:ascii="Times New Roman" w:hAnsi="Times New Roman" w:cs="Times New Roman"/>
          <w:sz w:val="24"/>
          <w:szCs w:val="24"/>
        </w:rPr>
        <w:t>5:</w:t>
      </w:r>
      <w:r w:rsidR="00955C24" w:rsidRPr="001E2697">
        <w:rPr>
          <w:rFonts w:ascii="Times New Roman" w:hAnsi="Times New Roman" w:cs="Times New Roman"/>
          <w:color w:val="000000" w:themeColor="text1"/>
          <w:sz w:val="24"/>
          <w:szCs w:val="24"/>
        </w:rPr>
        <w:t xml:space="preserve"> Evaluate</w:t>
      </w:r>
      <w:r w:rsidR="00A11038" w:rsidRPr="001E2697">
        <w:rPr>
          <w:rFonts w:ascii="Times New Roman" w:hAnsi="Times New Roman" w:cs="Times New Roman"/>
          <w:color w:val="000000" w:themeColor="text1"/>
          <w:sz w:val="24"/>
          <w:szCs w:val="24"/>
        </w:rPr>
        <w:t xml:space="preserve"> their understanding of expanding their future prospect </w:t>
      </w:r>
      <w:proofErr w:type="spellStart"/>
      <w:r w:rsidR="00A11038" w:rsidRPr="001E2697">
        <w:rPr>
          <w:rFonts w:ascii="Times New Roman" w:hAnsi="Times New Roman" w:cs="Times New Roman"/>
          <w:color w:val="000000" w:themeColor="text1"/>
          <w:sz w:val="24"/>
          <w:szCs w:val="24"/>
        </w:rPr>
        <w:t>forpursuing</w:t>
      </w:r>
      <w:proofErr w:type="spellEnd"/>
      <w:r w:rsidR="00A11038" w:rsidRPr="001E2697">
        <w:rPr>
          <w:rFonts w:ascii="Times New Roman" w:hAnsi="Times New Roman" w:cs="Times New Roman"/>
          <w:color w:val="000000" w:themeColor="text1"/>
          <w:sz w:val="24"/>
          <w:szCs w:val="24"/>
        </w:rPr>
        <w:t xml:space="preserve"> an entrepreneurial venture</w:t>
      </w:r>
    </w:p>
    <w:p w14:paraId="360C4B43"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p w14:paraId="10B00B34" w14:textId="77777777" w:rsidR="006E755F" w:rsidRPr="001E2697" w:rsidRDefault="006E755F" w:rsidP="006E755F">
      <w:pPr>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255"/>
        <w:gridCol w:w="7361"/>
        <w:gridCol w:w="990"/>
      </w:tblGrid>
      <w:tr w:rsidR="007E2E81" w:rsidRPr="001E2697" w14:paraId="21FB532D" w14:textId="77777777" w:rsidTr="008C0B69">
        <w:trPr>
          <w:trHeight w:val="472"/>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AA96C4"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66C4F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9F9A9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2B6720BD" w14:textId="77777777" w:rsidTr="008C0B69">
        <w:trPr>
          <w:trHeight w:val="84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B2AC88"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91A64F"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Micro-organisms and their importance in food microbiology – molds, yeast, bacteria, general features, classification; principles of food preservation; asepsis – control of micro-organisms (anaerobic conditions, high temperature, low temperature, drying); factors influencing microbial</w:t>
            </w:r>
          </w:p>
          <w:p w14:paraId="34A61ACA"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proofErr w:type="gramStart"/>
            <w:r w:rsidRPr="001E2697">
              <w:rPr>
                <w:rFonts w:ascii="Times New Roman" w:eastAsiaTheme="minorHAnsi" w:hAnsi="Times New Roman" w:cs="Times New Roman"/>
                <w:color w:val="000000" w:themeColor="text1"/>
                <w:sz w:val="24"/>
                <w:szCs w:val="24"/>
                <w:lang w:val="en-US" w:eastAsia="en-US"/>
              </w:rPr>
              <w:t>growth</w:t>
            </w:r>
            <w:proofErr w:type="gramEnd"/>
            <w:r w:rsidRPr="001E2697">
              <w:rPr>
                <w:rFonts w:ascii="Times New Roman" w:eastAsiaTheme="minorHAnsi" w:hAnsi="Times New Roman" w:cs="Times New Roman"/>
                <w:color w:val="000000" w:themeColor="text1"/>
                <w:sz w:val="24"/>
                <w:szCs w:val="24"/>
                <w:lang w:val="en-US" w:eastAsia="en-US"/>
              </w:rPr>
              <w:t xml:space="preserve"> in food – extrinsic and intrinsic factors; chemical preservation and food additives; canning process for heat treatment.</w:t>
            </w:r>
          </w:p>
          <w:p w14:paraId="635E750C"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Contamination and Spoilage </w:t>
            </w:r>
            <w:r w:rsidRPr="001E2697">
              <w:rPr>
                <w:rFonts w:ascii="Times New Roman" w:eastAsiaTheme="minorHAnsi" w:hAnsi="Times New Roman" w:cs="Times New Roman"/>
                <w:b/>
                <w:bCs/>
                <w:color w:val="000000" w:themeColor="text1"/>
                <w:sz w:val="24"/>
                <w:szCs w:val="24"/>
                <w:lang w:val="en-US" w:eastAsia="en-US"/>
              </w:rPr>
              <w:t xml:space="preserve">– </w:t>
            </w:r>
            <w:r w:rsidRPr="001E2697">
              <w:rPr>
                <w:rFonts w:ascii="Times New Roman" w:eastAsiaTheme="minorHAnsi" w:hAnsi="Times New Roman" w:cs="Times New Roman"/>
                <w:color w:val="000000" w:themeColor="text1"/>
                <w:sz w:val="24"/>
                <w:szCs w:val="24"/>
                <w:lang w:val="en-US" w:eastAsia="en-US"/>
              </w:rPr>
              <w:t>Cereals, Sugar products, vegetables, fruits, meat and meat products; milk and milk products, fish and sea food, poultry spoilage of canned food; detection of spoilage and characterization.</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BD3A02"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DB243E" w:rsidRPr="001E2697">
              <w:rPr>
                <w:rFonts w:ascii="Times New Roman" w:hAnsi="Times New Roman" w:cs="Times New Roman"/>
                <w:b/>
                <w:color w:val="000000" w:themeColor="text1"/>
                <w:sz w:val="24"/>
                <w:szCs w:val="24"/>
              </w:rPr>
              <w:t>2</w:t>
            </w:r>
          </w:p>
        </w:tc>
      </w:tr>
      <w:tr w:rsidR="007E2E81" w:rsidRPr="001E2697" w14:paraId="2DFCB2FF" w14:textId="77777777" w:rsidTr="008C0B69">
        <w:trPr>
          <w:trHeight w:val="1250"/>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5FCD7A"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A7A7E" w14:textId="77777777" w:rsidR="006E755F" w:rsidRPr="001E2697" w:rsidRDefault="006E755F" w:rsidP="008C0B69">
            <w:pPr>
              <w:autoSpaceDE w:val="0"/>
              <w:autoSpaceDN w:val="0"/>
              <w:adjustRightInd w:val="0"/>
              <w:jc w:val="both"/>
              <w:rPr>
                <w:rFonts w:ascii="Times New Roman" w:eastAsiaTheme="minorHAnsi" w:hAnsi="Times New Roman" w:cs="Times New Roman"/>
                <w:i/>
                <w:iCs/>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Food-borne infections and intoxications </w:t>
            </w:r>
            <w:r w:rsidRPr="001E2697">
              <w:rPr>
                <w:rFonts w:ascii="Times New Roman" w:eastAsiaTheme="minorHAnsi" w:hAnsi="Times New Roman" w:cs="Times New Roman"/>
                <w:b/>
                <w:bCs/>
                <w:color w:val="000000" w:themeColor="text1"/>
                <w:sz w:val="24"/>
                <w:szCs w:val="24"/>
                <w:lang w:val="en-US" w:eastAsia="en-US"/>
              </w:rPr>
              <w:t xml:space="preserve">– </w:t>
            </w:r>
            <w:r w:rsidRPr="001E2697">
              <w:rPr>
                <w:rFonts w:ascii="Times New Roman" w:eastAsiaTheme="minorHAnsi" w:hAnsi="Times New Roman" w:cs="Times New Roman"/>
                <w:color w:val="000000" w:themeColor="text1"/>
                <w:sz w:val="24"/>
                <w:szCs w:val="24"/>
                <w:lang w:val="en-US" w:eastAsia="en-US"/>
              </w:rPr>
              <w:t xml:space="preserve">bacterial: </w:t>
            </w:r>
            <w:proofErr w:type="spellStart"/>
            <w:r w:rsidRPr="001E2697">
              <w:rPr>
                <w:rFonts w:ascii="Times New Roman" w:eastAsiaTheme="minorHAnsi" w:hAnsi="Times New Roman" w:cs="Times New Roman"/>
                <w:i/>
                <w:iCs/>
                <w:color w:val="000000" w:themeColor="text1"/>
                <w:sz w:val="24"/>
                <w:szCs w:val="24"/>
                <w:lang w:val="en-US" w:eastAsia="en-US"/>
              </w:rPr>
              <w:t>Brucella</w:t>
            </w:r>
            <w:proofErr w:type="spellEnd"/>
            <w:r w:rsidRPr="001E2697">
              <w:rPr>
                <w:rFonts w:ascii="Times New Roman" w:eastAsiaTheme="minorHAnsi" w:hAnsi="Times New Roman" w:cs="Times New Roman"/>
                <w:i/>
                <w:iCs/>
                <w:color w:val="000000" w:themeColor="text1"/>
                <w:sz w:val="24"/>
                <w:szCs w:val="24"/>
                <w:lang w:val="en-US" w:eastAsia="en-US"/>
              </w:rPr>
              <w:t xml:space="preserve">, Bacillus, Clostridium, Escherichia, </w:t>
            </w:r>
            <w:proofErr w:type="spellStart"/>
            <w:r w:rsidRPr="001E2697">
              <w:rPr>
                <w:rFonts w:ascii="Times New Roman" w:eastAsiaTheme="minorHAnsi" w:hAnsi="Times New Roman" w:cs="Times New Roman"/>
                <w:i/>
                <w:iCs/>
                <w:color w:val="000000" w:themeColor="text1"/>
                <w:sz w:val="24"/>
                <w:szCs w:val="24"/>
                <w:lang w:val="en-US" w:eastAsia="en-US"/>
              </w:rPr>
              <w:t>Shigella</w:t>
            </w:r>
            <w:proofErr w:type="spellEnd"/>
            <w:r w:rsidRPr="001E2697">
              <w:rPr>
                <w:rFonts w:ascii="Times New Roman" w:eastAsiaTheme="minorHAnsi" w:hAnsi="Times New Roman" w:cs="Times New Roman"/>
                <w:i/>
                <w:iCs/>
                <w:color w:val="000000" w:themeColor="text1"/>
                <w:sz w:val="24"/>
                <w:szCs w:val="24"/>
                <w:lang w:val="en-US" w:eastAsia="en-US"/>
              </w:rPr>
              <w:t xml:space="preserve">, Staphylococcus, Vibrio, </w:t>
            </w:r>
            <w:proofErr w:type="spellStart"/>
            <w:r w:rsidRPr="001E2697">
              <w:rPr>
                <w:rFonts w:ascii="Times New Roman" w:eastAsiaTheme="minorHAnsi" w:hAnsi="Times New Roman" w:cs="Times New Roman"/>
                <w:i/>
                <w:iCs/>
                <w:color w:val="000000" w:themeColor="text1"/>
                <w:sz w:val="24"/>
                <w:szCs w:val="24"/>
                <w:lang w:val="en-US" w:eastAsia="en-US"/>
              </w:rPr>
              <w:t>Yersinia</w:t>
            </w:r>
            <w:r w:rsidRPr="001E2697">
              <w:rPr>
                <w:rFonts w:ascii="Times New Roman" w:eastAsiaTheme="minorHAnsi" w:hAnsi="Times New Roman" w:cs="Times New Roman"/>
                <w:color w:val="000000" w:themeColor="text1"/>
                <w:sz w:val="24"/>
                <w:szCs w:val="24"/>
                <w:lang w:val="en-US" w:eastAsia="en-US"/>
              </w:rPr>
              <w:t>and</w:t>
            </w:r>
            <w:proofErr w:type="spellEnd"/>
            <w:r w:rsidRPr="001E2697">
              <w:rPr>
                <w:rFonts w:ascii="Times New Roman" w:eastAsiaTheme="minorHAnsi" w:hAnsi="Times New Roman" w:cs="Times New Roman"/>
                <w:color w:val="000000" w:themeColor="text1"/>
                <w:sz w:val="24"/>
                <w:szCs w:val="24"/>
                <w:lang w:val="en-US" w:eastAsia="en-US"/>
              </w:rPr>
              <w:t xml:space="preserve"> non-bacterial intoxication (</w:t>
            </w:r>
            <w:proofErr w:type="spellStart"/>
            <w:r w:rsidRPr="001E2697">
              <w:rPr>
                <w:rFonts w:ascii="Times New Roman" w:eastAsiaTheme="minorHAnsi" w:hAnsi="Times New Roman" w:cs="Times New Roman"/>
                <w:color w:val="000000" w:themeColor="text1"/>
                <w:sz w:val="24"/>
                <w:szCs w:val="24"/>
                <w:lang w:val="en-US" w:eastAsia="en-US"/>
              </w:rPr>
              <w:t>withexamples</w:t>
            </w:r>
            <w:proofErr w:type="spellEnd"/>
            <w:r w:rsidRPr="001E2697">
              <w:rPr>
                <w:rFonts w:ascii="Times New Roman" w:eastAsiaTheme="minorHAnsi" w:hAnsi="Times New Roman" w:cs="Times New Roman"/>
                <w:color w:val="000000" w:themeColor="text1"/>
                <w:sz w:val="24"/>
                <w:szCs w:val="24"/>
                <w:lang w:val="en-US" w:eastAsia="en-US"/>
              </w:rPr>
              <w:t xml:space="preserve"> of infective and toxic types) – Protozoa, algae, fungi and viruses; food borne outbreaks– laboratory testing procedures, preventive measures, GMP and Hazard Analysis and Critical</w:t>
            </w:r>
          </w:p>
          <w:p w14:paraId="2619FDF4"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Control Point. Food control agencies and its regulations; Employee’s health standards, waste treatment, disposal and quality control.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304CBC"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DB243E" w:rsidRPr="001E2697">
              <w:rPr>
                <w:rFonts w:ascii="Times New Roman" w:hAnsi="Times New Roman" w:cs="Times New Roman"/>
                <w:b/>
                <w:color w:val="000000" w:themeColor="text1"/>
                <w:sz w:val="24"/>
                <w:szCs w:val="24"/>
              </w:rPr>
              <w:t>2</w:t>
            </w:r>
          </w:p>
        </w:tc>
      </w:tr>
      <w:tr w:rsidR="007E2E81" w:rsidRPr="001E2697" w14:paraId="420E0C4C" w14:textId="77777777" w:rsidTr="008C0B69">
        <w:trPr>
          <w:trHeight w:val="1259"/>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6BAD4A"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E3C2C2"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Food fermentation </w:t>
            </w:r>
            <w:r w:rsidRPr="001E2697">
              <w:rPr>
                <w:rFonts w:ascii="Times New Roman" w:eastAsiaTheme="minorHAnsi" w:hAnsi="Times New Roman" w:cs="Times New Roman"/>
                <w:b/>
                <w:bCs/>
                <w:color w:val="000000" w:themeColor="text1"/>
                <w:sz w:val="24"/>
                <w:szCs w:val="24"/>
                <w:lang w:val="en-US" w:eastAsia="en-US"/>
              </w:rPr>
              <w:t xml:space="preserve">– </w:t>
            </w:r>
            <w:r w:rsidRPr="001E2697">
              <w:rPr>
                <w:rFonts w:ascii="Times New Roman" w:eastAsiaTheme="minorHAnsi" w:hAnsi="Times New Roman" w:cs="Times New Roman"/>
                <w:color w:val="000000" w:themeColor="text1"/>
                <w:sz w:val="24"/>
                <w:szCs w:val="24"/>
                <w:lang w:val="en-US" w:eastAsia="en-US"/>
              </w:rPr>
              <w:t>Bread, vinegar, fermented vegetables, fermented dairy products; experimental and industrial production methods; spoilage and defects of fermented dairy products; oriental fermented foods – its quality standard and control.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B33BE8"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DB243E" w:rsidRPr="001E2697">
              <w:rPr>
                <w:rFonts w:ascii="Times New Roman" w:hAnsi="Times New Roman" w:cs="Times New Roman"/>
                <w:b/>
                <w:color w:val="000000" w:themeColor="text1"/>
                <w:sz w:val="24"/>
                <w:szCs w:val="24"/>
              </w:rPr>
              <w:t>2</w:t>
            </w:r>
          </w:p>
        </w:tc>
      </w:tr>
      <w:tr w:rsidR="007E2E81" w:rsidRPr="001E2697" w14:paraId="078B3CF4" w14:textId="77777777" w:rsidTr="008C0B69">
        <w:trPr>
          <w:trHeight w:val="79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FA915C"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A7306B"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Microbial cells as food (Single cell protein), mushroom cultivation; fermented beverages –beer and wine; steroid conversion – industrial enzymes, production of amylases, proteinases, </w:t>
            </w:r>
            <w:proofErr w:type="spellStart"/>
            <w:r w:rsidRPr="001E2697">
              <w:rPr>
                <w:rFonts w:ascii="Times New Roman" w:eastAsiaTheme="minorHAnsi" w:hAnsi="Times New Roman" w:cs="Times New Roman"/>
                <w:color w:val="000000" w:themeColor="text1"/>
                <w:sz w:val="24"/>
                <w:szCs w:val="24"/>
                <w:lang w:val="en-US" w:eastAsia="en-US"/>
              </w:rPr>
              <w:t>cellulases</w:t>
            </w:r>
            <w:proofErr w:type="spellEnd"/>
            <w:r w:rsidRPr="001E2697">
              <w:rPr>
                <w:rFonts w:ascii="Times New Roman" w:eastAsiaTheme="minorHAnsi" w:hAnsi="Times New Roman" w:cs="Times New Roman"/>
                <w:color w:val="000000" w:themeColor="text1"/>
                <w:sz w:val="24"/>
                <w:szCs w:val="24"/>
                <w:lang w:val="en-US" w:eastAsia="en-US"/>
              </w:rPr>
              <w:t xml:space="preserve">, amino acid production – glutamic acid and lysine; pickles, olives, soy </w:t>
            </w:r>
            <w:proofErr w:type="spellStart"/>
            <w:r w:rsidRPr="001E2697">
              <w:rPr>
                <w:rFonts w:ascii="Times New Roman" w:eastAsiaTheme="minorHAnsi" w:hAnsi="Times New Roman" w:cs="Times New Roman"/>
                <w:color w:val="000000" w:themeColor="text1"/>
                <w:sz w:val="24"/>
                <w:szCs w:val="24"/>
                <w:lang w:val="en-US" w:eastAsia="en-US"/>
              </w:rPr>
              <w:t>sauce</w:t>
            </w:r>
            <w:proofErr w:type="gramStart"/>
            <w:r w:rsidRPr="001E2697">
              <w:rPr>
                <w:rFonts w:ascii="Times New Roman" w:eastAsiaTheme="minorHAnsi" w:hAnsi="Times New Roman" w:cs="Times New Roman"/>
                <w:color w:val="000000" w:themeColor="text1"/>
                <w:sz w:val="24"/>
                <w:szCs w:val="24"/>
                <w:lang w:val="en-US" w:eastAsia="en-US"/>
              </w:rPr>
              <w:t>,genetically</w:t>
            </w:r>
            <w:proofErr w:type="spellEnd"/>
            <w:proofErr w:type="gramEnd"/>
            <w:r w:rsidRPr="001E2697">
              <w:rPr>
                <w:rFonts w:ascii="Times New Roman" w:eastAsiaTheme="minorHAnsi" w:hAnsi="Times New Roman" w:cs="Times New Roman"/>
                <w:color w:val="000000" w:themeColor="text1"/>
                <w:sz w:val="24"/>
                <w:szCs w:val="24"/>
                <w:lang w:val="en-US" w:eastAsia="en-US"/>
              </w:rPr>
              <w:t xml:space="preserve"> modified (GM) foods.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F942FA"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DB243E" w:rsidRPr="001E2697">
              <w:rPr>
                <w:rFonts w:ascii="Times New Roman" w:hAnsi="Times New Roman" w:cs="Times New Roman"/>
                <w:b/>
                <w:color w:val="000000" w:themeColor="text1"/>
                <w:sz w:val="24"/>
                <w:szCs w:val="24"/>
              </w:rPr>
              <w:t>2</w:t>
            </w:r>
          </w:p>
        </w:tc>
      </w:tr>
      <w:tr w:rsidR="006E755F" w:rsidRPr="001E2697" w14:paraId="67F763CB" w14:textId="77777777" w:rsidTr="008C0B69">
        <w:trPr>
          <w:trHeight w:val="431"/>
          <w:jc w:val="center"/>
        </w:trPr>
        <w:tc>
          <w:tcPr>
            <w:tcW w:w="86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ADFEB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123E93" w14:textId="77777777" w:rsidR="006E755F" w:rsidRPr="001E2697" w:rsidRDefault="00DB243E"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18BC4D26" w14:textId="77777777" w:rsidR="006E755F" w:rsidRPr="001E2697" w:rsidRDefault="006E755F" w:rsidP="006E755F">
      <w:pPr>
        <w:rPr>
          <w:rFonts w:ascii="Times New Roman" w:hAnsi="Times New Roman" w:cs="Times New Roman"/>
          <w:color w:val="000000" w:themeColor="text1"/>
          <w:sz w:val="24"/>
          <w:szCs w:val="24"/>
        </w:rPr>
      </w:pPr>
    </w:p>
    <w:p w14:paraId="0AE85B96" w14:textId="77777777" w:rsidR="006E755F" w:rsidRPr="001E2697" w:rsidRDefault="006E755F" w:rsidP="006E755F">
      <w:pPr>
        <w:rPr>
          <w:rFonts w:ascii="Times New Roman" w:hAnsi="Times New Roman" w:cs="Times New Roman"/>
          <w:b/>
          <w:bCs/>
          <w:color w:val="000000" w:themeColor="text1"/>
          <w:sz w:val="24"/>
          <w:szCs w:val="24"/>
          <w:u w:val="single"/>
        </w:rPr>
      </w:pPr>
      <w:r w:rsidRPr="001E2697">
        <w:rPr>
          <w:rFonts w:ascii="Times New Roman" w:hAnsi="Times New Roman" w:cs="Times New Roman"/>
          <w:b/>
          <w:bCs/>
          <w:color w:val="000000" w:themeColor="text1"/>
          <w:sz w:val="24"/>
          <w:szCs w:val="24"/>
          <w:u w:val="single"/>
        </w:rPr>
        <w:t xml:space="preserve">Textbooks: </w:t>
      </w:r>
    </w:p>
    <w:p w14:paraId="0F0E467D" w14:textId="77777777" w:rsidR="006E755F" w:rsidRPr="001E2697" w:rsidRDefault="006E755F" w:rsidP="006E755F">
      <w:pPr>
        <w:pStyle w:val="ListParagraph1"/>
        <w:numPr>
          <w:ilvl w:val="0"/>
          <w:numId w:val="21"/>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Willey JM, Sherwood LM, and </w:t>
      </w:r>
      <w:proofErr w:type="spellStart"/>
      <w:r w:rsidRPr="001E2697">
        <w:rPr>
          <w:rFonts w:ascii="Times New Roman" w:hAnsi="Times New Roman" w:cs="Times New Roman"/>
          <w:color w:val="000000" w:themeColor="text1"/>
          <w:sz w:val="24"/>
          <w:szCs w:val="24"/>
        </w:rPr>
        <w:t>Woolverton</w:t>
      </w:r>
      <w:proofErr w:type="spellEnd"/>
      <w:r w:rsidRPr="001E2697">
        <w:rPr>
          <w:rFonts w:ascii="Times New Roman" w:hAnsi="Times New Roman" w:cs="Times New Roman"/>
          <w:color w:val="000000" w:themeColor="text1"/>
          <w:sz w:val="24"/>
          <w:szCs w:val="24"/>
        </w:rPr>
        <w:t xml:space="preserve"> CJ. (2008). </w:t>
      </w:r>
      <w:r w:rsidRPr="001E2697">
        <w:rPr>
          <w:rFonts w:ascii="Times New Roman" w:hAnsi="Times New Roman" w:cs="Times New Roman"/>
          <w:i/>
          <w:iCs/>
          <w:color w:val="000000" w:themeColor="text1"/>
          <w:sz w:val="24"/>
          <w:szCs w:val="24"/>
        </w:rPr>
        <w:t>Prescott, Harley and Klein’s Microbiology</w:t>
      </w:r>
      <w:r w:rsidRPr="001E2697">
        <w:rPr>
          <w:rFonts w:ascii="Times New Roman" w:hAnsi="Times New Roman" w:cs="Times New Roman"/>
          <w:color w:val="000000" w:themeColor="text1"/>
          <w:sz w:val="24"/>
          <w:szCs w:val="24"/>
        </w:rPr>
        <w:t>. 8th edition. McGraw Hill Higher Education.</w:t>
      </w:r>
    </w:p>
    <w:p w14:paraId="31B2D758" w14:textId="77777777" w:rsidR="006E755F" w:rsidRPr="001E2697" w:rsidRDefault="006E755F" w:rsidP="006E755F">
      <w:pPr>
        <w:pStyle w:val="ListParagraph1"/>
        <w:numPr>
          <w:ilvl w:val="0"/>
          <w:numId w:val="21"/>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Food Microbiology by William C Frazier. Tata </w:t>
      </w:r>
      <w:proofErr w:type="spellStart"/>
      <w:r w:rsidRPr="001E2697">
        <w:rPr>
          <w:rFonts w:ascii="Times New Roman" w:eastAsiaTheme="minorHAnsi" w:hAnsi="Times New Roman" w:cs="Times New Roman"/>
          <w:color w:val="000000" w:themeColor="text1"/>
          <w:sz w:val="24"/>
          <w:szCs w:val="24"/>
          <w:lang w:val="en-US" w:eastAsia="en-US"/>
        </w:rPr>
        <w:t>Mgraw</w:t>
      </w:r>
      <w:proofErr w:type="spellEnd"/>
      <w:r w:rsidRPr="001E2697">
        <w:rPr>
          <w:rFonts w:ascii="Times New Roman" w:eastAsiaTheme="minorHAnsi" w:hAnsi="Times New Roman" w:cs="Times New Roman"/>
          <w:color w:val="000000" w:themeColor="text1"/>
          <w:sz w:val="24"/>
          <w:szCs w:val="24"/>
          <w:lang w:val="en-US" w:eastAsia="en-US"/>
        </w:rPr>
        <w:t xml:space="preserve"> Hill</w:t>
      </w:r>
    </w:p>
    <w:p w14:paraId="34FC0BB5" w14:textId="77777777" w:rsidR="006E755F" w:rsidRPr="001E2697" w:rsidRDefault="006E755F" w:rsidP="006E755F">
      <w:pPr>
        <w:pStyle w:val="ListParagraph1"/>
        <w:numPr>
          <w:ilvl w:val="0"/>
          <w:numId w:val="21"/>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Food Microbiology by dams and Moss. Springer </w:t>
      </w:r>
      <w:proofErr w:type="spellStart"/>
      <w:r w:rsidRPr="001E2697">
        <w:rPr>
          <w:rFonts w:ascii="Times New Roman" w:eastAsiaTheme="minorHAnsi" w:hAnsi="Times New Roman" w:cs="Times New Roman"/>
          <w:color w:val="000000" w:themeColor="text1"/>
          <w:sz w:val="24"/>
          <w:szCs w:val="24"/>
          <w:lang w:val="en-US" w:eastAsia="en-US"/>
        </w:rPr>
        <w:t>Verlag</w:t>
      </w:r>
      <w:proofErr w:type="spellEnd"/>
    </w:p>
    <w:p w14:paraId="4459F632" w14:textId="77777777" w:rsidR="006E755F" w:rsidRPr="001E2697" w:rsidRDefault="006E755F" w:rsidP="006E755F">
      <w:pPr>
        <w:pStyle w:val="ListParagraph1"/>
        <w:numPr>
          <w:ilvl w:val="0"/>
          <w:numId w:val="21"/>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Basic food microbiology by </w:t>
      </w:r>
      <w:proofErr w:type="spellStart"/>
      <w:r w:rsidRPr="001E2697">
        <w:rPr>
          <w:rFonts w:ascii="Times New Roman" w:eastAsiaTheme="minorHAnsi" w:hAnsi="Times New Roman" w:cs="Times New Roman"/>
          <w:color w:val="000000" w:themeColor="text1"/>
          <w:sz w:val="24"/>
          <w:szCs w:val="24"/>
          <w:lang w:val="en-US" w:eastAsia="en-US"/>
        </w:rPr>
        <w:t>Banwart</w:t>
      </w:r>
      <w:proofErr w:type="spellEnd"/>
      <w:r w:rsidRPr="001E2697">
        <w:rPr>
          <w:rFonts w:ascii="Times New Roman" w:eastAsiaTheme="minorHAnsi" w:hAnsi="Times New Roman" w:cs="Times New Roman"/>
          <w:color w:val="000000" w:themeColor="text1"/>
          <w:sz w:val="24"/>
          <w:szCs w:val="24"/>
          <w:lang w:val="en-US" w:eastAsia="en-US"/>
        </w:rPr>
        <w:t xml:space="preserve">. </w:t>
      </w:r>
      <w:proofErr w:type="spellStart"/>
      <w:r w:rsidRPr="001E2697">
        <w:rPr>
          <w:rFonts w:ascii="Times New Roman" w:eastAsiaTheme="minorHAnsi" w:hAnsi="Times New Roman" w:cs="Times New Roman"/>
          <w:color w:val="000000" w:themeColor="text1"/>
          <w:sz w:val="24"/>
          <w:szCs w:val="24"/>
          <w:lang w:val="en-US" w:eastAsia="en-US"/>
        </w:rPr>
        <w:t>Cbs</w:t>
      </w:r>
      <w:proofErr w:type="spellEnd"/>
      <w:r w:rsidRPr="001E2697">
        <w:rPr>
          <w:rFonts w:ascii="Times New Roman" w:eastAsiaTheme="minorHAnsi" w:hAnsi="Times New Roman" w:cs="Times New Roman"/>
          <w:color w:val="000000" w:themeColor="text1"/>
          <w:sz w:val="24"/>
          <w:szCs w:val="24"/>
          <w:lang w:val="en-US" w:eastAsia="en-US"/>
        </w:rPr>
        <w:t xml:space="preserve"> Publishers &amp; Distributors </w:t>
      </w:r>
      <w:proofErr w:type="spellStart"/>
      <w:r w:rsidRPr="001E2697">
        <w:rPr>
          <w:rFonts w:ascii="Times New Roman" w:eastAsiaTheme="minorHAnsi" w:hAnsi="Times New Roman" w:cs="Times New Roman"/>
          <w:color w:val="000000" w:themeColor="text1"/>
          <w:sz w:val="24"/>
          <w:szCs w:val="24"/>
          <w:lang w:val="en-US" w:eastAsia="en-US"/>
        </w:rPr>
        <w:t>Pvt</w:t>
      </w:r>
      <w:proofErr w:type="spellEnd"/>
      <w:r w:rsidRPr="001E2697">
        <w:rPr>
          <w:rFonts w:ascii="Times New Roman" w:eastAsiaTheme="minorHAnsi" w:hAnsi="Times New Roman" w:cs="Times New Roman"/>
          <w:color w:val="000000" w:themeColor="text1"/>
          <w:sz w:val="24"/>
          <w:szCs w:val="24"/>
          <w:lang w:val="en-US" w:eastAsia="en-US"/>
        </w:rPr>
        <w:t xml:space="preserve"> Ltd.</w:t>
      </w:r>
    </w:p>
    <w:p w14:paraId="4A46B507" w14:textId="77777777" w:rsidR="006E755F" w:rsidRPr="001E2697" w:rsidRDefault="006E755F" w:rsidP="006E755F">
      <w:pPr>
        <w:pStyle w:val="ListParagraph1"/>
        <w:numPr>
          <w:ilvl w:val="0"/>
          <w:numId w:val="21"/>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Principles of Microbiology by Ronald M. Atlas (1995), Amy </w:t>
      </w:r>
      <w:proofErr w:type="spellStart"/>
      <w:r w:rsidRPr="001E2697">
        <w:rPr>
          <w:rFonts w:ascii="Times New Roman" w:eastAsiaTheme="minorHAnsi" w:hAnsi="Times New Roman" w:cs="Times New Roman"/>
          <w:color w:val="000000" w:themeColor="text1"/>
          <w:sz w:val="24"/>
          <w:szCs w:val="24"/>
          <w:lang w:val="en-US" w:eastAsia="en-US"/>
        </w:rPr>
        <w:t>Mc</w:t>
      </w:r>
      <w:proofErr w:type="spellEnd"/>
      <w:r w:rsidRPr="001E2697">
        <w:rPr>
          <w:rFonts w:ascii="Times New Roman" w:eastAsiaTheme="minorHAnsi" w:hAnsi="Times New Roman" w:cs="Times New Roman"/>
          <w:color w:val="000000" w:themeColor="text1"/>
          <w:sz w:val="24"/>
          <w:szCs w:val="24"/>
          <w:lang w:val="en-US" w:eastAsia="en-US"/>
        </w:rPr>
        <w:t xml:space="preserve"> Cullen</w:t>
      </w:r>
    </w:p>
    <w:p w14:paraId="159BB7B8" w14:textId="77777777" w:rsidR="006E755F" w:rsidRPr="001E2697" w:rsidRDefault="006E755F" w:rsidP="006E755F">
      <w:pPr>
        <w:pStyle w:val="ListParagraph1"/>
        <w:numPr>
          <w:ilvl w:val="0"/>
          <w:numId w:val="21"/>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Fundamental Principles of Bacteriology A J Salle</w:t>
      </w:r>
    </w:p>
    <w:p w14:paraId="11E3D015" w14:textId="77777777" w:rsidR="006E755F" w:rsidRPr="001E2697" w:rsidRDefault="006E755F" w:rsidP="006E755F">
      <w:pPr>
        <w:pStyle w:val="ListParagraph1"/>
        <w:tabs>
          <w:tab w:val="left" w:pos="0"/>
          <w:tab w:val="left" w:pos="720"/>
        </w:tabs>
        <w:suppressAutoHyphens/>
        <w:spacing w:after="0" w:line="240" w:lineRule="auto"/>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6BB27EFB" w14:textId="77777777" w:rsidR="006E755F" w:rsidRPr="001E2697" w:rsidRDefault="006E755F" w:rsidP="006E755F">
      <w:pPr>
        <w:pStyle w:val="ListParagraph1"/>
        <w:numPr>
          <w:ilvl w:val="0"/>
          <w:numId w:val="22"/>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lastRenderedPageBreak/>
        <w:t xml:space="preserve">Adams </w:t>
      </w:r>
      <w:proofErr w:type="gramStart"/>
      <w:r w:rsidRPr="001E2697">
        <w:rPr>
          <w:rFonts w:ascii="Times New Roman" w:hAnsi="Times New Roman" w:cs="Times New Roman"/>
          <w:color w:val="000000" w:themeColor="text1"/>
          <w:sz w:val="24"/>
          <w:szCs w:val="24"/>
        </w:rPr>
        <w:t>MR &amp;</w:t>
      </w:r>
      <w:proofErr w:type="gramEnd"/>
      <w:r w:rsidRPr="001E2697">
        <w:rPr>
          <w:rFonts w:ascii="Times New Roman" w:hAnsi="Times New Roman" w:cs="Times New Roman"/>
          <w:color w:val="000000" w:themeColor="text1"/>
          <w:sz w:val="24"/>
          <w:szCs w:val="24"/>
        </w:rPr>
        <w:t xml:space="preserve"> MO Moss (2005). Food Microbiology, New Age International (P) Limited. Publishers; 1st Edition, New Delhi. </w:t>
      </w:r>
    </w:p>
    <w:p w14:paraId="39BE5CB8" w14:textId="77777777" w:rsidR="006E755F" w:rsidRPr="001E2697" w:rsidRDefault="006E755F" w:rsidP="006E755F">
      <w:pPr>
        <w:pStyle w:val="ListParagraph1"/>
        <w:numPr>
          <w:ilvl w:val="0"/>
          <w:numId w:val="22"/>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James M Jay (2004). Modern Food Microbiology, CBS Publishers &amp; Distributors; 4th Edition, New Delhi.</w:t>
      </w:r>
    </w:p>
    <w:p w14:paraId="56F7CA4C" w14:textId="77777777" w:rsidR="006E755F" w:rsidRPr="001E2697" w:rsidRDefault="006E755F" w:rsidP="006E755F">
      <w:pPr>
        <w:pStyle w:val="ListParagraph1"/>
        <w:numPr>
          <w:ilvl w:val="0"/>
          <w:numId w:val="22"/>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William Frazier and Dennis </w:t>
      </w:r>
      <w:proofErr w:type="spellStart"/>
      <w:r w:rsidRPr="001E2697">
        <w:rPr>
          <w:rFonts w:ascii="Times New Roman" w:hAnsi="Times New Roman" w:cs="Times New Roman"/>
          <w:color w:val="000000" w:themeColor="text1"/>
          <w:sz w:val="24"/>
          <w:szCs w:val="24"/>
        </w:rPr>
        <w:t>Westhoff</w:t>
      </w:r>
      <w:proofErr w:type="spellEnd"/>
      <w:r w:rsidRPr="001E2697">
        <w:rPr>
          <w:rFonts w:ascii="Times New Roman" w:hAnsi="Times New Roman" w:cs="Times New Roman"/>
          <w:color w:val="000000" w:themeColor="text1"/>
          <w:sz w:val="24"/>
          <w:szCs w:val="24"/>
        </w:rPr>
        <w:t xml:space="preserve"> (2008) - Food Microbiology McGraw Hill Education; 4 </w:t>
      </w:r>
      <w:proofErr w:type="gramStart"/>
      <w:r w:rsidRPr="001E2697">
        <w:rPr>
          <w:rFonts w:ascii="Times New Roman" w:hAnsi="Times New Roman" w:cs="Times New Roman"/>
          <w:color w:val="000000" w:themeColor="text1"/>
          <w:sz w:val="24"/>
          <w:szCs w:val="24"/>
        </w:rPr>
        <w:t>edition</w:t>
      </w:r>
      <w:proofErr w:type="gramEnd"/>
      <w:r w:rsidRPr="001E2697">
        <w:rPr>
          <w:rFonts w:ascii="Times New Roman" w:hAnsi="Times New Roman" w:cs="Times New Roman"/>
          <w:color w:val="000000" w:themeColor="text1"/>
          <w:sz w:val="24"/>
          <w:szCs w:val="24"/>
        </w:rPr>
        <w:t>.</w:t>
      </w:r>
    </w:p>
    <w:p w14:paraId="6B15CFF4" w14:textId="77777777" w:rsidR="00E30DE8" w:rsidRDefault="00E30DE8" w:rsidP="00E30DE8">
      <w:pPr>
        <w:jc w:val="both"/>
        <w:rPr>
          <w:rFonts w:ascii="Times New Roman" w:hAnsi="Times New Roman" w:cs="Times New Roman"/>
          <w:color w:val="000000" w:themeColor="text1"/>
          <w:sz w:val="24"/>
          <w:szCs w:val="24"/>
        </w:rPr>
      </w:pPr>
    </w:p>
    <w:p w14:paraId="728A54F1" w14:textId="3292C0CA" w:rsidR="00E30DE8" w:rsidRPr="001E2697" w:rsidRDefault="007E1BDC" w:rsidP="00E30DE8">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pict w14:anchorId="3D6DB247">
          <v:rect id="_x0000_s1048" style="position:absolute;left:0;text-align:left;margin-left:-15.1pt;margin-top:20pt;width:501.75pt;height:57.1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" filled="f" fillcolor="black [3213]"/>
        </w:pict>
      </w:r>
    </w:p>
    <w:p w14:paraId="1EFB3304" w14:textId="77777777" w:rsidR="00E30DE8" w:rsidRPr="001E2697" w:rsidRDefault="00E30DE8" w:rsidP="00E30DE8">
      <w:pPr>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rPr>
        <w:t>Paper</w:t>
      </w:r>
      <w:r w:rsidRPr="001E2697">
        <w:rPr>
          <w:rFonts w:ascii="Times New Roman" w:hAnsi="Times New Roman" w:cs="Times New Roman"/>
          <w:b/>
          <w:bCs/>
          <w:color w:val="000000" w:themeColor="text1"/>
          <w:sz w:val="24"/>
          <w:szCs w:val="24"/>
        </w:rPr>
        <w:t xml:space="preserve">: </w:t>
      </w:r>
      <w:r w:rsidRPr="001E2697">
        <w:rPr>
          <w:rFonts w:ascii="Times New Roman" w:hAnsi="Times New Roman" w:cs="Times New Roman"/>
          <w:b/>
          <w:color w:val="000000" w:themeColor="text1"/>
          <w:sz w:val="24"/>
          <w:szCs w:val="24"/>
        </w:rPr>
        <w:t xml:space="preserve">Inheritance Biology                                           </w:t>
      </w:r>
      <w:r w:rsidRPr="001E2697">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 xml:space="preserve">       </w:t>
      </w:r>
      <w:r w:rsidRPr="001E2697">
        <w:rPr>
          <w:rFonts w:ascii="Times New Roman" w:hAnsi="Times New Roman" w:cs="Times New Roman"/>
          <w:b/>
          <w:color w:val="000000" w:themeColor="text1"/>
          <w:sz w:val="24"/>
          <w:szCs w:val="24"/>
        </w:rPr>
        <w:t>Subject code: MIB154</w:t>
      </w:r>
      <w:r>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303</w:t>
      </w:r>
    </w:p>
    <w:p w14:paraId="25E0E02E" w14:textId="77777777" w:rsidR="00E30DE8" w:rsidRPr="001E2697" w:rsidRDefault="00E30DE8" w:rsidP="00E30DE8">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 xml:space="preserve">L-T-P-C-4-0-0-4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(T)</w:t>
      </w:r>
    </w:p>
    <w:p w14:paraId="2CF383A6" w14:textId="77777777" w:rsidR="00E30DE8" w:rsidRDefault="00E30DE8" w:rsidP="00E30DE8">
      <w:pPr>
        <w:rPr>
          <w:rFonts w:ascii="Times New Roman" w:hAnsi="Times New Roman" w:cs="Times New Roman"/>
          <w:b/>
          <w:color w:val="000000" w:themeColor="text1"/>
          <w:sz w:val="24"/>
          <w:szCs w:val="24"/>
          <w:u w:val="single"/>
        </w:rPr>
      </w:pPr>
    </w:p>
    <w:p w14:paraId="3F0506FC" w14:textId="42FADCC0" w:rsidR="00E30DE8" w:rsidRPr="001E2697" w:rsidRDefault="00E30DE8" w:rsidP="00E30DE8">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 xml:space="preserve">Course Objective: </w:t>
      </w:r>
    </w:p>
    <w:p w14:paraId="3EE9D191" w14:textId="77777777" w:rsidR="00E30DE8" w:rsidRPr="001E2697" w:rsidRDefault="00E30DE8" w:rsidP="00E30DE8">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course is developed with an objective to understand the fundamental </w:t>
      </w:r>
      <w:r w:rsidRPr="001E2697">
        <w:rPr>
          <w:rFonts w:ascii="Times New Roman" w:hAnsi="Times New Roman" w:cs="Times New Roman"/>
          <w:color w:val="000000" w:themeColor="text1"/>
          <w:sz w:val="24"/>
          <w:szCs w:val="24"/>
          <w:shd w:val="clear" w:color="auto" w:fill="FFFFFF"/>
        </w:rPr>
        <w:t xml:space="preserve">principles of </w:t>
      </w:r>
      <w:proofErr w:type="spellStart"/>
      <w:r w:rsidRPr="001E2697">
        <w:rPr>
          <w:rFonts w:ascii="Times New Roman" w:hAnsi="Times New Roman" w:cs="Times New Roman"/>
          <w:color w:val="000000" w:themeColor="text1"/>
          <w:sz w:val="24"/>
          <w:szCs w:val="24"/>
          <w:shd w:val="clear" w:color="auto" w:fill="FFFFFF"/>
        </w:rPr>
        <w:t>Mendelian</w:t>
      </w:r>
      <w:proofErr w:type="spellEnd"/>
      <w:r w:rsidRPr="001E2697">
        <w:rPr>
          <w:rFonts w:ascii="Times New Roman" w:hAnsi="Times New Roman" w:cs="Times New Roman"/>
          <w:color w:val="000000" w:themeColor="text1"/>
          <w:sz w:val="24"/>
          <w:szCs w:val="24"/>
          <w:shd w:val="clear" w:color="auto" w:fill="FFFFFF"/>
        </w:rPr>
        <w:t xml:space="preserve"> inheritance, including multiple </w:t>
      </w:r>
      <w:proofErr w:type="spellStart"/>
      <w:r w:rsidRPr="001E2697">
        <w:rPr>
          <w:rFonts w:ascii="Times New Roman" w:hAnsi="Times New Roman" w:cs="Times New Roman"/>
          <w:color w:val="000000" w:themeColor="text1"/>
          <w:sz w:val="24"/>
          <w:szCs w:val="24"/>
          <w:shd w:val="clear" w:color="auto" w:fill="FFFFFF"/>
        </w:rPr>
        <w:t>allelism</w:t>
      </w:r>
      <w:proofErr w:type="spellEnd"/>
      <w:r w:rsidRPr="001E2697">
        <w:rPr>
          <w:rFonts w:ascii="Times New Roman" w:hAnsi="Times New Roman" w:cs="Times New Roman"/>
          <w:color w:val="000000" w:themeColor="text1"/>
          <w:sz w:val="24"/>
          <w:szCs w:val="24"/>
          <w:shd w:val="clear" w:color="auto" w:fill="FFFFFF"/>
        </w:rPr>
        <w:t>, lethal alleles, gene interactions, and sex-linked transmission.</w:t>
      </w:r>
      <w:r w:rsidRPr="001E2697">
        <w:rPr>
          <w:rFonts w:ascii="Times New Roman" w:hAnsi="Times New Roman" w:cs="Times New Roman"/>
          <w:color w:val="000000" w:themeColor="text1"/>
          <w:sz w:val="24"/>
          <w:szCs w:val="24"/>
        </w:rPr>
        <w:t xml:space="preserve"> The course is also designed to enable the students to apply</w:t>
      </w:r>
      <w:r w:rsidRPr="001E2697">
        <w:rPr>
          <w:rFonts w:ascii="Times New Roman" w:hAnsi="Times New Roman" w:cs="Times New Roman"/>
          <w:color w:val="000000" w:themeColor="text1"/>
          <w:sz w:val="24"/>
          <w:szCs w:val="24"/>
          <w:shd w:val="clear" w:color="auto" w:fill="FFFFFF"/>
        </w:rPr>
        <w:t xml:space="preserve"> the principles of inheritance as formulated by Mendel</w:t>
      </w:r>
      <w:r w:rsidRPr="001E2697">
        <w:rPr>
          <w:rFonts w:ascii="Times New Roman" w:hAnsi="Times New Roman" w:cs="Times New Roman"/>
          <w:color w:val="000000" w:themeColor="text1"/>
          <w:sz w:val="24"/>
          <w:szCs w:val="24"/>
        </w:rPr>
        <w:t xml:space="preserve"> and understand </w:t>
      </w:r>
      <w:r w:rsidRPr="001E2697">
        <w:rPr>
          <w:rFonts w:ascii="Times New Roman" w:hAnsi="Times New Roman" w:cs="Times New Roman"/>
          <w:color w:val="000000" w:themeColor="text1"/>
          <w:sz w:val="24"/>
          <w:szCs w:val="24"/>
          <w:shd w:val="clear" w:color="auto" w:fill="FFFFFF"/>
        </w:rPr>
        <w:t>basic aspects of the flow of genetic information from DNA to proteins.</w:t>
      </w:r>
      <w:r w:rsidRPr="001E2697">
        <w:rPr>
          <w:rFonts w:ascii="Times New Roman" w:hAnsi="Times New Roman" w:cs="Times New Roman"/>
          <w:color w:val="000000" w:themeColor="text1"/>
          <w:sz w:val="24"/>
          <w:szCs w:val="24"/>
        </w:rPr>
        <w:t xml:space="preserve"> Further, this course will enable students to understand the </w:t>
      </w:r>
      <w:r w:rsidRPr="001E2697">
        <w:rPr>
          <w:rFonts w:ascii="Times New Roman" w:hAnsi="Times New Roman" w:cs="Times New Roman"/>
          <w:color w:val="000000" w:themeColor="text1"/>
          <w:sz w:val="24"/>
          <w:szCs w:val="24"/>
          <w:shd w:val="clear" w:color="auto" w:fill="FFFFFF"/>
        </w:rPr>
        <w:t>structure and its functional role in encoding genetic material.</w:t>
      </w:r>
    </w:p>
    <w:p w14:paraId="2B198BEE" w14:textId="77777777" w:rsidR="00E30DE8" w:rsidRPr="00E30DE8" w:rsidRDefault="00E30DE8" w:rsidP="00E30DE8">
      <w:pPr>
        <w:jc w:val="both"/>
        <w:rPr>
          <w:rFonts w:ascii="Times New Roman" w:hAnsi="Times New Roman" w:cs="Times New Roman"/>
          <w:b/>
          <w:bCs/>
          <w:color w:val="000000" w:themeColor="text1"/>
          <w:sz w:val="24"/>
          <w:szCs w:val="24"/>
          <w:u w:val="single"/>
        </w:rPr>
      </w:pPr>
      <w:r w:rsidRPr="00E30DE8">
        <w:rPr>
          <w:rFonts w:ascii="Times New Roman" w:hAnsi="Times New Roman" w:cs="Times New Roman"/>
          <w:b/>
          <w:bCs/>
          <w:color w:val="000000" w:themeColor="text1"/>
          <w:sz w:val="24"/>
          <w:szCs w:val="24"/>
          <w:u w:val="single"/>
        </w:rPr>
        <w:t>Course outcome:</w:t>
      </w:r>
    </w:p>
    <w:p w14:paraId="0E1A04A7" w14:textId="7819D8DC" w:rsidR="00E30DE8" w:rsidRPr="001E2697" w:rsidRDefault="00E30DE8" w:rsidP="00E30DE8">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CO-1: Remember the basic concept of genetics. </w:t>
      </w:r>
    </w:p>
    <w:p w14:paraId="17313052" w14:textId="77777777" w:rsidR="00E30DE8" w:rsidRPr="001E2697" w:rsidRDefault="00E30DE8" w:rsidP="00E30DE8">
      <w:pPr>
        <w:pStyle w:val="ListParagraph"/>
        <w:numPr>
          <w:ilvl w:val="0"/>
          <w:numId w:val="11"/>
        </w:numPr>
        <w:ind w:right="-907"/>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CO-2: Understanding the transmission of character from one generation to the next generation.</w:t>
      </w:r>
    </w:p>
    <w:p w14:paraId="55176F5D" w14:textId="32A57B04" w:rsidR="00E30DE8" w:rsidRPr="001E2697" w:rsidRDefault="00E30DE8" w:rsidP="00E30DE8">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 xml:space="preserve">CO-3: Apply the </w:t>
      </w:r>
      <w:proofErr w:type="spellStart"/>
      <w:r w:rsidRPr="001E2697">
        <w:rPr>
          <w:rFonts w:ascii="Times New Roman" w:hAnsi="Times New Roman" w:cs="Times New Roman"/>
          <w:sz w:val="24"/>
          <w:szCs w:val="24"/>
        </w:rPr>
        <w:t>mendelian</w:t>
      </w:r>
      <w:proofErr w:type="spellEnd"/>
      <w:r w:rsidRPr="001E2697">
        <w:rPr>
          <w:rFonts w:ascii="Times New Roman" w:hAnsi="Times New Roman" w:cs="Times New Roman"/>
          <w:sz w:val="24"/>
          <w:szCs w:val="24"/>
        </w:rPr>
        <w:t xml:space="preserve"> law and another concept to recognize the genetic disorder </w:t>
      </w:r>
    </w:p>
    <w:p w14:paraId="7F1817C0" w14:textId="5EF8E736" w:rsidR="00E30DE8" w:rsidRPr="001E2697" w:rsidRDefault="00E30DE8" w:rsidP="00E30DE8">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 xml:space="preserve">CO-4: Analysis </w:t>
      </w:r>
      <w:r w:rsidRPr="001E2697">
        <w:rPr>
          <w:rFonts w:ascii="Times New Roman" w:hAnsi="Times New Roman" w:cs="Times New Roman"/>
          <w:color w:val="000000" w:themeColor="text1"/>
          <w:sz w:val="24"/>
          <w:szCs w:val="24"/>
        </w:rPr>
        <w:t>Patterns of inheritance</w:t>
      </w:r>
      <w:r w:rsidRPr="001E2697">
        <w:rPr>
          <w:rFonts w:ascii="Times New Roman" w:hAnsi="Times New Roman" w:cs="Times New Roman"/>
          <w:sz w:val="24"/>
          <w:szCs w:val="24"/>
        </w:rPr>
        <w:t xml:space="preserve"> of character generation to generation</w:t>
      </w:r>
    </w:p>
    <w:p w14:paraId="5A542034" w14:textId="5FD4B2D3" w:rsidR="00E30DE8" w:rsidRPr="001E2697" w:rsidRDefault="00E30DE8" w:rsidP="00E30DE8">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 xml:space="preserve">CO-5: Determine the scope to fix the genetic </w:t>
      </w:r>
      <w:proofErr w:type="spellStart"/>
      <w:r w:rsidRPr="001E2697">
        <w:rPr>
          <w:rFonts w:ascii="Times New Roman" w:hAnsi="Times New Roman" w:cs="Times New Roman"/>
          <w:sz w:val="24"/>
          <w:szCs w:val="24"/>
        </w:rPr>
        <w:t>disoder</w:t>
      </w:r>
      <w:proofErr w:type="spellEnd"/>
      <w:r w:rsidRPr="001E2697">
        <w:rPr>
          <w:rFonts w:ascii="Times New Roman" w:hAnsi="Times New Roman" w:cs="Times New Roman"/>
          <w:sz w:val="24"/>
          <w:szCs w:val="24"/>
        </w:rPr>
        <w:t>.</w:t>
      </w:r>
    </w:p>
    <w:p w14:paraId="686443AE" w14:textId="77777777" w:rsidR="00E30DE8" w:rsidRPr="001E2697" w:rsidRDefault="00E30DE8" w:rsidP="00E30DE8">
      <w:pPr>
        <w:jc w:val="both"/>
        <w:rPr>
          <w:rFonts w:ascii="Times New Roman" w:hAnsi="Times New Roman" w:cs="Times New Roman"/>
          <w:color w:val="000000" w:themeColor="text1"/>
          <w:sz w:val="24"/>
          <w:szCs w:val="24"/>
        </w:rPr>
      </w:pPr>
    </w:p>
    <w:p w14:paraId="69854D6A" w14:textId="77777777" w:rsidR="00E30DE8" w:rsidRPr="001E2697" w:rsidRDefault="00E30DE8" w:rsidP="00E30DE8">
      <w:pPr>
        <w:jc w:val="both"/>
        <w:rPr>
          <w:rFonts w:ascii="Times New Roman" w:hAnsi="Times New Roman" w:cs="Times New Roman"/>
          <w:b/>
          <w:color w:val="000000" w:themeColor="text1"/>
          <w:sz w:val="24"/>
          <w:szCs w:val="24"/>
          <w:u w:val="single"/>
        </w:rPr>
      </w:pPr>
    </w:p>
    <w:p w14:paraId="39F7C83B" w14:textId="77777777" w:rsidR="00E30DE8" w:rsidRPr="001E2697" w:rsidRDefault="00E30DE8" w:rsidP="00E30DE8">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p w14:paraId="71C94869" w14:textId="77777777" w:rsidR="00E30DE8" w:rsidRPr="001E2697" w:rsidRDefault="00E30DE8" w:rsidP="00E30DE8">
      <w:pPr>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209"/>
        <w:gridCol w:w="6157"/>
        <w:gridCol w:w="990"/>
      </w:tblGrid>
      <w:tr w:rsidR="00E30DE8" w:rsidRPr="001E2697" w14:paraId="7F4A7AB6" w14:textId="77777777" w:rsidTr="007E1BDC">
        <w:trPr>
          <w:trHeight w:val="472"/>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EBE133"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2B4182"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7D0C37"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E30DE8" w:rsidRPr="001E2697" w14:paraId="525094DF" w14:textId="77777777" w:rsidTr="007E1BDC">
        <w:trPr>
          <w:trHeight w:val="841"/>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528510"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C794D8" w14:textId="77777777" w:rsidR="00E30DE8" w:rsidRPr="001E2697" w:rsidRDefault="00E30DE8" w:rsidP="007E1BDC">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hAnsi="Times New Roman" w:cs="Times New Roman"/>
                <w:color w:val="000000" w:themeColor="text1"/>
                <w:sz w:val="24"/>
                <w:szCs w:val="24"/>
              </w:rPr>
              <w:t xml:space="preserve">Rules of </w:t>
            </w:r>
            <w:proofErr w:type="spellStart"/>
            <w:r w:rsidRPr="001E2697">
              <w:rPr>
                <w:rFonts w:ascii="Times New Roman" w:hAnsi="Times New Roman" w:cs="Times New Roman"/>
                <w:color w:val="000000" w:themeColor="text1"/>
                <w:sz w:val="24"/>
                <w:szCs w:val="24"/>
              </w:rPr>
              <w:t>Inheritance</w:t>
            </w:r>
            <w:proofErr w:type="gramStart"/>
            <w:r w:rsidRPr="001E2697">
              <w:rPr>
                <w:rFonts w:ascii="Times New Roman" w:hAnsi="Times New Roman" w:cs="Times New Roman"/>
                <w:color w:val="000000" w:themeColor="text1"/>
                <w:sz w:val="24"/>
                <w:szCs w:val="24"/>
              </w:rPr>
              <w:t>:Milestones</w:t>
            </w:r>
            <w:proofErr w:type="spellEnd"/>
            <w:proofErr w:type="gramEnd"/>
            <w:r w:rsidRPr="001E2697">
              <w:rPr>
                <w:rFonts w:ascii="Times New Roman" w:hAnsi="Times New Roman" w:cs="Times New Roman"/>
                <w:color w:val="000000" w:themeColor="text1"/>
                <w:sz w:val="24"/>
                <w:szCs w:val="24"/>
              </w:rPr>
              <w:t xml:space="preserve"> in genetics, </w:t>
            </w:r>
            <w:proofErr w:type="spellStart"/>
            <w:r w:rsidRPr="001E2697">
              <w:rPr>
                <w:rFonts w:ascii="Times New Roman" w:hAnsi="Times New Roman" w:cs="Times New Roman"/>
                <w:color w:val="000000" w:themeColor="text1"/>
                <w:sz w:val="24"/>
                <w:szCs w:val="24"/>
              </w:rPr>
              <w:t>Mendelian</w:t>
            </w:r>
            <w:proofErr w:type="spellEnd"/>
            <w:r w:rsidRPr="001E2697">
              <w:rPr>
                <w:rFonts w:ascii="Times New Roman" w:hAnsi="Times New Roman" w:cs="Times New Roman"/>
                <w:color w:val="000000" w:themeColor="text1"/>
                <w:sz w:val="24"/>
                <w:szCs w:val="24"/>
              </w:rPr>
              <w:t xml:space="preserve"> genetics- Examples In pea plants, Drosophila and human, Patterns of inheritance, concept of gene.</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A62118"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12</w:t>
            </w:r>
          </w:p>
        </w:tc>
      </w:tr>
      <w:tr w:rsidR="00E30DE8" w:rsidRPr="001E2697" w14:paraId="3A713168" w14:textId="77777777" w:rsidTr="007E1BDC">
        <w:trPr>
          <w:trHeight w:val="1250"/>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C124A"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069492" w14:textId="77777777" w:rsidR="00E30DE8" w:rsidRPr="001E2697" w:rsidRDefault="00E30DE8" w:rsidP="007E1BDC">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hAnsi="Times New Roman" w:cs="Times New Roman"/>
                <w:color w:val="000000" w:themeColor="text1"/>
                <w:sz w:val="24"/>
                <w:szCs w:val="24"/>
              </w:rPr>
              <w:t xml:space="preserve">Chromosomes as genetic material: Inheritance, Types, structure, Mitosis, Meiosis, </w:t>
            </w:r>
            <w:proofErr w:type="spellStart"/>
            <w:r w:rsidRPr="001E2697">
              <w:rPr>
                <w:rFonts w:ascii="Times New Roman" w:hAnsi="Times New Roman" w:cs="Times New Roman"/>
                <w:color w:val="000000" w:themeColor="text1"/>
                <w:sz w:val="24"/>
                <w:szCs w:val="24"/>
              </w:rPr>
              <w:t>polytene</w:t>
            </w:r>
            <w:proofErr w:type="spellEnd"/>
            <w:r w:rsidRPr="001E2697">
              <w:rPr>
                <w:rFonts w:ascii="Times New Roman" w:hAnsi="Times New Roman" w:cs="Times New Roman"/>
                <w:color w:val="000000" w:themeColor="text1"/>
                <w:sz w:val="24"/>
                <w:szCs w:val="24"/>
              </w:rPr>
              <w:t xml:space="preserve"> chromosome. DNA as the genetic material: - Structure, replication, gene expression- transcription, translation, and recombination.</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7E9043"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12</w:t>
            </w:r>
          </w:p>
        </w:tc>
      </w:tr>
      <w:tr w:rsidR="00E30DE8" w:rsidRPr="001E2697" w14:paraId="5A3F4999" w14:textId="77777777" w:rsidTr="007E1BDC">
        <w:trPr>
          <w:trHeight w:val="1619"/>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813F2B"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III</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612D0A" w14:textId="77777777" w:rsidR="00E30DE8" w:rsidRPr="001E2697" w:rsidRDefault="00E30DE8" w:rsidP="007E1BDC">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hAnsi="Times New Roman" w:cs="Times New Roman"/>
                <w:color w:val="000000" w:themeColor="text1"/>
                <w:sz w:val="24"/>
                <w:szCs w:val="24"/>
              </w:rPr>
              <w:t>Genome – Prokaryotic and Eukaryotic genome organization, Organelle genomes and Jumping genes, Genetic basis of heritable change – Mutation and its effects, chromosomal variations, Chromosomal syndromes</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099900"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12</w:t>
            </w:r>
          </w:p>
        </w:tc>
      </w:tr>
      <w:tr w:rsidR="00E30DE8" w:rsidRPr="001E2697" w14:paraId="63D42ED5" w14:textId="77777777" w:rsidTr="007E1BDC">
        <w:trPr>
          <w:trHeight w:val="791"/>
          <w:jc w:val="center"/>
        </w:trPr>
        <w:tc>
          <w:tcPr>
            <w:tcW w:w="12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F7600D"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61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2CBB06" w14:textId="77777777" w:rsidR="00E30DE8" w:rsidRPr="001E2697" w:rsidRDefault="00E30DE8" w:rsidP="007E1BDC">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hAnsi="Times New Roman" w:cs="Times New Roman"/>
                <w:color w:val="000000" w:themeColor="text1"/>
                <w:sz w:val="24"/>
                <w:szCs w:val="24"/>
              </w:rPr>
              <w:t>Animal development – Embryogenesis, Genes involved in early development in Drosophila, Basic body axis formation, Evolution of body plan</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0FA907"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12</w:t>
            </w:r>
          </w:p>
        </w:tc>
      </w:tr>
      <w:tr w:rsidR="00E30DE8" w:rsidRPr="001E2697" w14:paraId="7569E742" w14:textId="77777777" w:rsidTr="007E1BDC">
        <w:trPr>
          <w:trHeight w:val="431"/>
          <w:jc w:val="center"/>
        </w:trPr>
        <w:tc>
          <w:tcPr>
            <w:tcW w:w="736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5918C"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7D7E79" w14:textId="77777777" w:rsidR="00E30DE8" w:rsidRPr="001E2697" w:rsidRDefault="00E30DE8" w:rsidP="007E1BDC">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7AD9C031" w14:textId="77777777" w:rsidR="00E30DE8" w:rsidRPr="001E2697" w:rsidRDefault="00E30DE8" w:rsidP="00E30DE8">
      <w:pPr>
        <w:rPr>
          <w:rFonts w:ascii="Times New Roman" w:hAnsi="Times New Roman" w:cs="Times New Roman"/>
          <w:b/>
          <w:bCs/>
          <w:color w:val="000000" w:themeColor="text1"/>
          <w:sz w:val="24"/>
          <w:szCs w:val="24"/>
          <w:u w:val="single"/>
        </w:rPr>
      </w:pPr>
    </w:p>
    <w:p w14:paraId="0EAF0354" w14:textId="77777777" w:rsidR="00E30DE8" w:rsidRPr="001E2697" w:rsidRDefault="00E30DE8" w:rsidP="00E30DE8">
      <w:pPr>
        <w:spacing w:line="240" w:lineRule="auto"/>
        <w:jc w:val="both"/>
        <w:rPr>
          <w:rFonts w:ascii="Times New Roman" w:hAnsi="Times New Roman" w:cs="Times New Roman"/>
          <w:b/>
          <w:bCs/>
          <w:color w:val="000000" w:themeColor="text1"/>
          <w:sz w:val="24"/>
          <w:szCs w:val="24"/>
          <w:u w:val="single"/>
        </w:rPr>
      </w:pPr>
      <w:r w:rsidRPr="001E2697">
        <w:rPr>
          <w:rFonts w:ascii="Times New Roman" w:hAnsi="Times New Roman" w:cs="Times New Roman"/>
          <w:b/>
          <w:bCs/>
          <w:color w:val="000000" w:themeColor="text1"/>
          <w:sz w:val="24"/>
          <w:szCs w:val="24"/>
          <w:u w:val="single"/>
        </w:rPr>
        <w:t xml:space="preserve">Textbooks: </w:t>
      </w:r>
    </w:p>
    <w:p w14:paraId="6B1F53CD" w14:textId="77777777" w:rsidR="00E30DE8" w:rsidRPr="001E2697" w:rsidRDefault="00E30DE8" w:rsidP="00E30DE8">
      <w:pPr>
        <w:spacing w:line="240"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1. </w:t>
      </w:r>
      <w:proofErr w:type="spellStart"/>
      <w:r w:rsidRPr="001E2697">
        <w:rPr>
          <w:rFonts w:ascii="Times New Roman" w:hAnsi="Times New Roman" w:cs="Times New Roman"/>
          <w:color w:val="000000" w:themeColor="text1"/>
          <w:sz w:val="24"/>
          <w:szCs w:val="24"/>
        </w:rPr>
        <w:t>Brooker</w:t>
      </w:r>
      <w:proofErr w:type="spellEnd"/>
      <w:r w:rsidRPr="001E2697">
        <w:rPr>
          <w:rFonts w:ascii="Times New Roman" w:hAnsi="Times New Roman" w:cs="Times New Roman"/>
          <w:color w:val="000000" w:themeColor="text1"/>
          <w:sz w:val="24"/>
          <w:szCs w:val="24"/>
        </w:rPr>
        <w:t xml:space="preserve">, R. J. 1999. Genetics: Analysis and Principles. Benjamin Cummings, Longman, INC. </w:t>
      </w:r>
    </w:p>
    <w:p w14:paraId="2BDED8B5" w14:textId="77777777" w:rsidR="00E30DE8" w:rsidRPr="001E2697" w:rsidRDefault="00E30DE8" w:rsidP="00E30DE8">
      <w:pPr>
        <w:spacing w:line="240"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2. Gardner E. J. M. J. Simmons and D.P. </w:t>
      </w:r>
      <w:proofErr w:type="spellStart"/>
      <w:r w:rsidRPr="001E2697">
        <w:rPr>
          <w:rFonts w:ascii="Times New Roman" w:hAnsi="Times New Roman" w:cs="Times New Roman"/>
          <w:color w:val="000000" w:themeColor="text1"/>
          <w:sz w:val="24"/>
          <w:szCs w:val="24"/>
        </w:rPr>
        <w:t>Snustad</w:t>
      </w:r>
      <w:proofErr w:type="spellEnd"/>
      <w:r w:rsidRPr="001E2697">
        <w:rPr>
          <w:rFonts w:ascii="Times New Roman" w:hAnsi="Times New Roman" w:cs="Times New Roman"/>
          <w:color w:val="000000" w:themeColor="text1"/>
          <w:sz w:val="24"/>
          <w:szCs w:val="24"/>
        </w:rPr>
        <w:t xml:space="preserve"> 1991 Principles of Genetics. </w:t>
      </w:r>
      <w:proofErr w:type="gramStart"/>
      <w:r w:rsidRPr="001E2697">
        <w:rPr>
          <w:rFonts w:ascii="Times New Roman" w:hAnsi="Times New Roman" w:cs="Times New Roman"/>
          <w:color w:val="000000" w:themeColor="text1"/>
          <w:sz w:val="24"/>
          <w:szCs w:val="24"/>
        </w:rPr>
        <w:t>John Wiley &amp; Sons.</w:t>
      </w:r>
      <w:proofErr w:type="gramEnd"/>
      <w:r w:rsidRPr="001E2697">
        <w:rPr>
          <w:rFonts w:ascii="Times New Roman" w:hAnsi="Times New Roman" w:cs="Times New Roman"/>
          <w:color w:val="000000" w:themeColor="text1"/>
          <w:sz w:val="24"/>
          <w:szCs w:val="24"/>
        </w:rPr>
        <w:t xml:space="preserve"> </w:t>
      </w:r>
      <w:proofErr w:type="gramStart"/>
      <w:r w:rsidRPr="001E2697">
        <w:rPr>
          <w:rFonts w:ascii="Times New Roman" w:hAnsi="Times New Roman" w:cs="Times New Roman"/>
          <w:color w:val="000000" w:themeColor="text1"/>
          <w:sz w:val="24"/>
          <w:szCs w:val="24"/>
        </w:rPr>
        <w:t>INC.</w:t>
      </w:r>
      <w:proofErr w:type="gramEnd"/>
      <w:r w:rsidRPr="001E2697">
        <w:rPr>
          <w:rFonts w:ascii="Times New Roman" w:hAnsi="Times New Roman" w:cs="Times New Roman"/>
          <w:color w:val="000000" w:themeColor="text1"/>
          <w:sz w:val="24"/>
          <w:szCs w:val="24"/>
        </w:rPr>
        <w:t xml:space="preserve"> New York. </w:t>
      </w:r>
    </w:p>
    <w:p w14:paraId="1F2C6DB3" w14:textId="77777777" w:rsidR="00E30DE8" w:rsidRPr="001E2697" w:rsidRDefault="00E30DE8" w:rsidP="00E30DE8">
      <w:pPr>
        <w:spacing w:line="240"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3. Klug, W. S. and M. R. Cummings 1994 Concepts of Genetics MacMillan Colley Publishing and Company NY. </w:t>
      </w:r>
    </w:p>
    <w:p w14:paraId="06792C9F" w14:textId="77777777" w:rsidR="00E30DE8" w:rsidRPr="001E2697" w:rsidRDefault="00E30DE8" w:rsidP="00E30DE8">
      <w:pPr>
        <w:spacing w:line="240"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4. </w:t>
      </w:r>
      <w:proofErr w:type="spellStart"/>
      <w:r w:rsidRPr="001E2697">
        <w:rPr>
          <w:rFonts w:ascii="Times New Roman" w:hAnsi="Times New Roman" w:cs="Times New Roman"/>
          <w:color w:val="000000" w:themeColor="text1"/>
          <w:sz w:val="24"/>
          <w:szCs w:val="24"/>
        </w:rPr>
        <w:t>Strickberger</w:t>
      </w:r>
      <w:proofErr w:type="spellEnd"/>
      <w:r w:rsidRPr="001E2697">
        <w:rPr>
          <w:rFonts w:ascii="Times New Roman" w:hAnsi="Times New Roman" w:cs="Times New Roman"/>
          <w:color w:val="000000" w:themeColor="text1"/>
          <w:sz w:val="24"/>
          <w:szCs w:val="24"/>
        </w:rPr>
        <w:t xml:space="preserve"> M. W. 1996. </w:t>
      </w:r>
      <w:proofErr w:type="gramStart"/>
      <w:r w:rsidRPr="001E2697">
        <w:rPr>
          <w:rFonts w:ascii="Times New Roman" w:hAnsi="Times New Roman" w:cs="Times New Roman"/>
          <w:color w:val="000000" w:themeColor="text1"/>
          <w:sz w:val="24"/>
          <w:szCs w:val="24"/>
        </w:rPr>
        <w:t>Genetics.</w:t>
      </w:r>
      <w:proofErr w:type="gramEnd"/>
      <w:r w:rsidRPr="001E2697">
        <w:rPr>
          <w:rFonts w:ascii="Times New Roman" w:hAnsi="Times New Roman" w:cs="Times New Roman"/>
          <w:color w:val="000000" w:themeColor="text1"/>
          <w:sz w:val="24"/>
          <w:szCs w:val="24"/>
        </w:rPr>
        <w:t xml:space="preserve"> Mac </w:t>
      </w:r>
      <w:proofErr w:type="spellStart"/>
      <w:r w:rsidRPr="001E2697">
        <w:rPr>
          <w:rFonts w:ascii="Times New Roman" w:hAnsi="Times New Roman" w:cs="Times New Roman"/>
          <w:color w:val="000000" w:themeColor="text1"/>
          <w:sz w:val="24"/>
          <w:szCs w:val="24"/>
        </w:rPr>
        <w:t>Millan</w:t>
      </w:r>
      <w:proofErr w:type="spellEnd"/>
      <w:r w:rsidRPr="001E2697">
        <w:rPr>
          <w:rFonts w:ascii="Times New Roman" w:hAnsi="Times New Roman" w:cs="Times New Roman"/>
          <w:color w:val="000000" w:themeColor="text1"/>
          <w:sz w:val="24"/>
          <w:szCs w:val="24"/>
        </w:rPr>
        <w:t xml:space="preserve"> Publishing Co. </w:t>
      </w:r>
      <w:proofErr w:type="spellStart"/>
      <w:r w:rsidRPr="001E2697">
        <w:rPr>
          <w:rFonts w:ascii="Times New Roman" w:hAnsi="Times New Roman" w:cs="Times New Roman"/>
          <w:color w:val="000000" w:themeColor="text1"/>
          <w:sz w:val="24"/>
          <w:szCs w:val="24"/>
        </w:rPr>
        <w:t>NewYork</w:t>
      </w:r>
      <w:proofErr w:type="spellEnd"/>
    </w:p>
    <w:p w14:paraId="71B172E6" w14:textId="77777777" w:rsidR="00E30DE8" w:rsidRPr="001E2697" w:rsidRDefault="00E30DE8" w:rsidP="00E30DE8">
      <w:pPr>
        <w:spacing w:line="240"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5. </w:t>
      </w:r>
      <w:proofErr w:type="spellStart"/>
      <w:r w:rsidRPr="001E2697">
        <w:rPr>
          <w:rFonts w:ascii="Times New Roman" w:hAnsi="Times New Roman" w:cs="Times New Roman"/>
          <w:color w:val="000000" w:themeColor="text1"/>
          <w:sz w:val="24"/>
          <w:szCs w:val="24"/>
        </w:rPr>
        <w:t>Tamarin</w:t>
      </w:r>
      <w:proofErr w:type="spellEnd"/>
      <w:proofErr w:type="gramStart"/>
      <w:r w:rsidRPr="001E2697">
        <w:rPr>
          <w:rFonts w:ascii="Times New Roman" w:hAnsi="Times New Roman" w:cs="Times New Roman"/>
          <w:color w:val="000000" w:themeColor="text1"/>
          <w:sz w:val="24"/>
          <w:szCs w:val="24"/>
        </w:rPr>
        <w:t>,.</w:t>
      </w:r>
      <w:proofErr w:type="gramEnd"/>
      <w:r w:rsidRPr="001E2697">
        <w:rPr>
          <w:rFonts w:ascii="Times New Roman" w:hAnsi="Times New Roman" w:cs="Times New Roman"/>
          <w:color w:val="000000" w:themeColor="text1"/>
          <w:sz w:val="24"/>
          <w:szCs w:val="24"/>
        </w:rPr>
        <w:t xml:space="preserve"> </w:t>
      </w:r>
      <w:proofErr w:type="gramStart"/>
      <w:r w:rsidRPr="001E2697">
        <w:rPr>
          <w:rFonts w:ascii="Times New Roman" w:hAnsi="Times New Roman" w:cs="Times New Roman"/>
          <w:color w:val="000000" w:themeColor="text1"/>
          <w:sz w:val="24"/>
          <w:szCs w:val="24"/>
        </w:rPr>
        <w:t>R H. 1999.</w:t>
      </w:r>
      <w:proofErr w:type="gramEnd"/>
      <w:r w:rsidRPr="001E2697">
        <w:rPr>
          <w:rFonts w:ascii="Times New Roman" w:hAnsi="Times New Roman" w:cs="Times New Roman"/>
          <w:color w:val="000000" w:themeColor="text1"/>
          <w:sz w:val="24"/>
          <w:szCs w:val="24"/>
        </w:rPr>
        <w:t xml:space="preserve"> </w:t>
      </w:r>
      <w:proofErr w:type="gramStart"/>
      <w:r w:rsidRPr="001E2697">
        <w:rPr>
          <w:rFonts w:ascii="Times New Roman" w:hAnsi="Times New Roman" w:cs="Times New Roman"/>
          <w:color w:val="000000" w:themeColor="text1"/>
          <w:sz w:val="24"/>
          <w:szCs w:val="24"/>
        </w:rPr>
        <w:t>Principles of Genetics.</w:t>
      </w:r>
      <w:proofErr w:type="gramEnd"/>
      <w:r w:rsidRPr="001E2697">
        <w:rPr>
          <w:rFonts w:ascii="Times New Roman" w:hAnsi="Times New Roman" w:cs="Times New Roman"/>
          <w:color w:val="000000" w:themeColor="text1"/>
          <w:sz w:val="24"/>
          <w:szCs w:val="24"/>
        </w:rPr>
        <w:t xml:space="preserve"> </w:t>
      </w:r>
      <w:proofErr w:type="gramStart"/>
      <w:r w:rsidRPr="001E2697">
        <w:rPr>
          <w:rFonts w:ascii="Times New Roman" w:hAnsi="Times New Roman" w:cs="Times New Roman"/>
          <w:color w:val="000000" w:themeColor="text1"/>
          <w:sz w:val="24"/>
          <w:szCs w:val="24"/>
        </w:rPr>
        <w:t>McGraw-Hill.</w:t>
      </w:r>
      <w:proofErr w:type="gramEnd"/>
      <w:r w:rsidRPr="001E2697">
        <w:rPr>
          <w:rFonts w:ascii="Times New Roman" w:hAnsi="Times New Roman" w:cs="Times New Roman"/>
          <w:color w:val="000000" w:themeColor="text1"/>
          <w:sz w:val="24"/>
          <w:szCs w:val="24"/>
        </w:rPr>
        <w:t xml:space="preserve"> </w:t>
      </w:r>
    </w:p>
    <w:p w14:paraId="3F91E906" w14:textId="77777777" w:rsidR="00E30DE8" w:rsidRPr="001E2697" w:rsidRDefault="00E30DE8" w:rsidP="00E30DE8">
      <w:pPr>
        <w:spacing w:after="0" w:line="240" w:lineRule="auto"/>
        <w:ind w:right="78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 Books:</w:t>
      </w:r>
    </w:p>
    <w:p w14:paraId="5BA5749A" w14:textId="77777777" w:rsidR="00E30DE8" w:rsidRPr="001E2697" w:rsidRDefault="00E30DE8" w:rsidP="00E30DE8">
      <w:pPr>
        <w:spacing w:after="0" w:line="240" w:lineRule="auto"/>
        <w:ind w:right="780"/>
        <w:jc w:val="both"/>
        <w:rPr>
          <w:rFonts w:ascii="Times New Roman" w:hAnsi="Times New Roman" w:cs="Times New Roman"/>
          <w:b/>
          <w:color w:val="000000" w:themeColor="text1"/>
          <w:sz w:val="24"/>
          <w:szCs w:val="24"/>
          <w:u w:val="single"/>
        </w:rPr>
      </w:pPr>
    </w:p>
    <w:p w14:paraId="75772796" w14:textId="77777777" w:rsidR="00E30DE8" w:rsidRPr="001E2697" w:rsidRDefault="00E30DE8" w:rsidP="00E30DE8">
      <w:pPr>
        <w:spacing w:line="240"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1. </w:t>
      </w:r>
      <w:proofErr w:type="spellStart"/>
      <w:r w:rsidRPr="001E2697">
        <w:rPr>
          <w:rFonts w:ascii="Times New Roman" w:hAnsi="Times New Roman" w:cs="Times New Roman"/>
          <w:color w:val="000000" w:themeColor="text1"/>
          <w:sz w:val="24"/>
          <w:szCs w:val="24"/>
        </w:rPr>
        <w:t>Griffiths,AJF</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Wessler</w:t>
      </w:r>
      <w:proofErr w:type="spellEnd"/>
      <w:r w:rsidRPr="001E2697">
        <w:rPr>
          <w:rFonts w:ascii="Times New Roman" w:hAnsi="Times New Roman" w:cs="Times New Roman"/>
          <w:color w:val="000000" w:themeColor="text1"/>
          <w:sz w:val="24"/>
          <w:szCs w:val="24"/>
        </w:rPr>
        <w:t xml:space="preserve"> SR, </w:t>
      </w:r>
      <w:proofErr w:type="spellStart"/>
      <w:r w:rsidRPr="001E2697">
        <w:rPr>
          <w:rFonts w:ascii="Times New Roman" w:hAnsi="Times New Roman" w:cs="Times New Roman"/>
          <w:color w:val="000000" w:themeColor="text1"/>
          <w:sz w:val="24"/>
          <w:szCs w:val="24"/>
        </w:rPr>
        <w:t>Lewontin</w:t>
      </w:r>
      <w:proofErr w:type="spellEnd"/>
      <w:r w:rsidRPr="001E2697">
        <w:rPr>
          <w:rFonts w:ascii="Times New Roman" w:hAnsi="Times New Roman" w:cs="Times New Roman"/>
          <w:color w:val="000000" w:themeColor="text1"/>
          <w:sz w:val="24"/>
          <w:szCs w:val="24"/>
        </w:rPr>
        <w:t xml:space="preserve"> RC, </w:t>
      </w:r>
      <w:proofErr w:type="spellStart"/>
      <w:r w:rsidRPr="001E2697">
        <w:rPr>
          <w:rFonts w:ascii="Times New Roman" w:hAnsi="Times New Roman" w:cs="Times New Roman"/>
          <w:color w:val="000000" w:themeColor="text1"/>
          <w:sz w:val="24"/>
          <w:szCs w:val="24"/>
        </w:rPr>
        <w:t>Gelbart</w:t>
      </w:r>
      <w:proofErr w:type="spellEnd"/>
      <w:r w:rsidRPr="001E2697">
        <w:rPr>
          <w:rFonts w:ascii="Times New Roman" w:hAnsi="Times New Roman" w:cs="Times New Roman"/>
          <w:color w:val="000000" w:themeColor="text1"/>
          <w:sz w:val="24"/>
          <w:szCs w:val="24"/>
        </w:rPr>
        <w:t xml:space="preserve"> WM and JH Miller 2005, Introduction to genetic analysis W.H. Freeman and Company, New York. </w:t>
      </w:r>
    </w:p>
    <w:p w14:paraId="7736980E" w14:textId="77777777" w:rsidR="00E30DE8" w:rsidRPr="001E2697" w:rsidRDefault="00E30DE8" w:rsidP="00E30DE8">
      <w:pPr>
        <w:spacing w:line="240"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2. Simmons S 2006, Principles of genetics, 4th Edition, John Wiley &amp; Sons (Asia) Pte Ltd. New Jersey.</w:t>
      </w:r>
    </w:p>
    <w:p w14:paraId="047446F4" w14:textId="77777777" w:rsidR="00E30DE8" w:rsidRPr="001E2697" w:rsidRDefault="00E30DE8" w:rsidP="00E30DE8">
      <w:pPr>
        <w:spacing w:after="0" w:line="240" w:lineRule="auto"/>
        <w:ind w:right="780"/>
        <w:jc w:val="both"/>
        <w:rPr>
          <w:rFonts w:ascii="Times New Roman" w:hAnsi="Times New Roman" w:cs="Times New Roman"/>
          <w:color w:val="000000" w:themeColor="text1"/>
          <w:sz w:val="24"/>
          <w:szCs w:val="24"/>
        </w:rPr>
      </w:pPr>
    </w:p>
    <w:p w14:paraId="7BD2A779" w14:textId="77777777" w:rsidR="00E30DE8" w:rsidRPr="001E2697" w:rsidRDefault="00E30DE8" w:rsidP="00E30DE8">
      <w:pPr>
        <w:spacing w:line="240" w:lineRule="auto"/>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br w:type="page"/>
      </w:r>
    </w:p>
    <w:p w14:paraId="0124F7C1" w14:textId="77777777" w:rsidR="00E30DE8" w:rsidRPr="001E2697" w:rsidRDefault="00E30DE8" w:rsidP="006E755F">
      <w:pPr>
        <w:rPr>
          <w:rFonts w:ascii="Times New Roman" w:hAnsi="Times New Roman" w:cs="Times New Roman"/>
          <w:color w:val="000000" w:themeColor="text1"/>
          <w:sz w:val="24"/>
          <w:szCs w:val="24"/>
        </w:rPr>
      </w:pPr>
    </w:p>
    <w:p w14:paraId="7A287644" w14:textId="77777777" w:rsidR="006E755F" w:rsidRPr="001E2697" w:rsidRDefault="007E1BDC" w:rsidP="006E755F">
      <w:pPr>
        <w:rPr>
          <w:rFonts w:ascii="Times New Roman" w:hAnsi="Times New Roman" w:cs="Times New Roman"/>
          <w:b/>
          <w:color w:val="000000" w:themeColor="text1"/>
          <w:sz w:val="24"/>
          <w:szCs w:val="24"/>
        </w:rPr>
      </w:pPr>
      <w:r>
        <w:rPr>
          <w:rFonts w:ascii="Times New Roman" w:hAnsi="Times New Roman" w:cs="Times New Roman"/>
          <w:noProof/>
          <w:color w:val="000000" w:themeColor="text1"/>
          <w:sz w:val="24"/>
          <w:szCs w:val="24"/>
        </w:rPr>
        <w:pict w14:anchorId="345D1161">
          <v:rect id="Rectangle 11" o:spid="_x0000_s1034" style="position:absolute;margin-left:-9.7pt;margin-top:17.6pt;width:516.75pt;height:63.3pt;z-index:-251656192;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" filled="f" fillcolor="black [3213]">
            <w10:wrap anchorx="margin"/>
          </v:rect>
        </w:pict>
      </w:r>
    </w:p>
    <w:p w14:paraId="7D4E0829" w14:textId="0F9E34F4" w:rsidR="00133E73" w:rsidRPr="001E2697" w:rsidRDefault="00133E73" w:rsidP="00133E73">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Practical</w:t>
      </w:r>
      <w:r w:rsidR="00955C24">
        <w:rPr>
          <w:rFonts w:ascii="Times New Roman" w:hAnsi="Times New Roman" w:cs="Times New Roman"/>
          <w:b/>
          <w:color w:val="000000" w:themeColor="text1"/>
          <w:sz w:val="24"/>
          <w:szCs w:val="24"/>
        </w:rPr>
        <w:t xml:space="preserve"> on Medical Microbiology and Food Microbiology</w:t>
      </w:r>
      <w:r w:rsidRPr="001E2697">
        <w:rPr>
          <w:rFonts w:ascii="Times New Roman" w:hAnsi="Times New Roman" w:cs="Times New Roman"/>
          <w:b/>
          <w:color w:val="000000" w:themeColor="text1"/>
          <w:sz w:val="24"/>
          <w:szCs w:val="24"/>
        </w:rPr>
        <w:tab/>
        <w:t>Subject code:        MIB154C313</w:t>
      </w:r>
    </w:p>
    <w:p w14:paraId="359BF7AB" w14:textId="77777777" w:rsidR="00133E73" w:rsidRPr="001E2697" w:rsidRDefault="00133E73" w:rsidP="00133E73">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L-T-P-C-0-0-</w:t>
      </w:r>
      <w:r w:rsidR="004E7054" w:rsidRPr="001E2697">
        <w:rPr>
          <w:rFonts w:ascii="Times New Roman" w:hAnsi="Times New Roman" w:cs="Times New Roman"/>
          <w:b/>
          <w:color w:val="000000" w:themeColor="text1"/>
          <w:sz w:val="24"/>
          <w:szCs w:val="24"/>
        </w:rPr>
        <w:t>4</w:t>
      </w:r>
      <w:r w:rsidRPr="001E2697">
        <w:rPr>
          <w:rFonts w:ascii="Times New Roman" w:hAnsi="Times New Roman" w:cs="Times New Roman"/>
          <w:b/>
          <w:color w:val="000000" w:themeColor="text1"/>
          <w:sz w:val="24"/>
          <w:szCs w:val="24"/>
        </w:rPr>
        <w:t>-</w:t>
      </w:r>
      <w:r w:rsidR="004E7054" w:rsidRPr="001E2697">
        <w:rPr>
          <w:rFonts w:ascii="Times New Roman" w:hAnsi="Times New Roman" w:cs="Times New Roman"/>
          <w:b/>
          <w:color w:val="000000" w:themeColor="text1"/>
          <w:sz w:val="24"/>
          <w:szCs w:val="24"/>
        </w:rPr>
        <w:t>2</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 xml:space="preserve">Credit units:  3      </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Scheme of evaluation: (T/P/TP)</w:t>
      </w:r>
    </w:p>
    <w:p w14:paraId="3B792ED1" w14:textId="77777777" w:rsidR="006E755F" w:rsidRPr="001E2697" w:rsidRDefault="006E755F" w:rsidP="006E755F">
      <w:pPr>
        <w:autoSpaceDE w:val="0"/>
        <w:autoSpaceDN w:val="0"/>
        <w:adjustRightInd w:val="0"/>
        <w:rPr>
          <w:rFonts w:ascii="Times New Roman" w:hAnsi="Times New Roman" w:cs="Times New Roman"/>
          <w:color w:val="000000" w:themeColor="text1"/>
          <w:sz w:val="24"/>
          <w:szCs w:val="24"/>
        </w:rPr>
      </w:pPr>
    </w:p>
    <w:p w14:paraId="3305DDA5" w14:textId="77777777" w:rsidR="006E755F" w:rsidRPr="001E2697" w:rsidRDefault="006E755F" w:rsidP="006E755F">
      <w:pPr>
        <w:rPr>
          <w:rFonts w:ascii="Times New Roman" w:hAnsi="Times New Roman" w:cs="Times New Roman"/>
          <w:b/>
          <w:color w:val="000000" w:themeColor="text1"/>
          <w:sz w:val="24"/>
          <w:szCs w:val="24"/>
          <w:u w:val="single"/>
        </w:rPr>
      </w:pPr>
    </w:p>
    <w:p w14:paraId="0314D4FE" w14:textId="77777777" w:rsidR="006E755F" w:rsidRPr="001E2697" w:rsidRDefault="006E755F" w:rsidP="006E755F">
      <w:pPr>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 xml:space="preserve">Course Objective: </w:t>
      </w:r>
    </w:p>
    <w:p w14:paraId="513BC3C7" w14:textId="77777777" w:rsidR="006E755F" w:rsidRPr="001E2697" w:rsidRDefault="006E755F" w:rsidP="006E755F">
      <w:pPr>
        <w:pStyle w:val="ListParagraph"/>
        <w:numPr>
          <w:ilvl w:val="0"/>
          <w:numId w:val="20"/>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objective of the course is to familiarize the student with basic practical knowledge in </w:t>
      </w:r>
      <w:r w:rsidRPr="001E2697">
        <w:rPr>
          <w:rFonts w:ascii="Times New Roman" w:eastAsiaTheme="minorHAnsi" w:hAnsi="Times New Roman" w:cs="Times New Roman"/>
          <w:color w:val="000000" w:themeColor="text1"/>
          <w:sz w:val="24"/>
          <w:szCs w:val="24"/>
          <w:lang w:val="en-US" w:eastAsia="en-US"/>
        </w:rPr>
        <w:t>Parasitology, Medical, Veterinary and food Microbiology</w:t>
      </w:r>
      <w:r w:rsidRPr="001E2697">
        <w:rPr>
          <w:rFonts w:ascii="Times New Roman" w:hAnsi="Times New Roman" w:cs="Times New Roman"/>
          <w:color w:val="000000" w:themeColor="text1"/>
          <w:sz w:val="24"/>
          <w:szCs w:val="24"/>
        </w:rPr>
        <w:t>.</w:t>
      </w:r>
    </w:p>
    <w:p w14:paraId="7CD28946" w14:textId="77777777" w:rsidR="006E755F" w:rsidRPr="001E2697" w:rsidRDefault="006E755F" w:rsidP="006E755F">
      <w:pPr>
        <w:pStyle w:val="ListParagraph"/>
        <w:rPr>
          <w:rFonts w:ascii="Times New Roman" w:hAnsi="Times New Roman" w:cs="Times New Roman"/>
          <w:color w:val="000000" w:themeColor="text1"/>
          <w:sz w:val="24"/>
          <w:szCs w:val="24"/>
        </w:rPr>
      </w:pPr>
    </w:p>
    <w:p w14:paraId="33E94D6C"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tbl>
      <w:tblPr>
        <w:tblStyle w:val="TableGrid"/>
        <w:tblW w:w="0" w:type="auto"/>
        <w:jc w:val="center"/>
        <w:tblLook w:val="04A0" w:firstRow="1" w:lastRow="0" w:firstColumn="1" w:lastColumn="0" w:noHBand="0" w:noVBand="1"/>
      </w:tblPr>
      <w:tblGrid>
        <w:gridCol w:w="1165"/>
        <w:gridCol w:w="7086"/>
        <w:gridCol w:w="990"/>
      </w:tblGrid>
      <w:tr w:rsidR="007E2E81" w:rsidRPr="001E2697" w14:paraId="6E98584B" w14:textId="77777777" w:rsidTr="008C0B69">
        <w:trPr>
          <w:trHeight w:val="472"/>
          <w:jc w:val="center"/>
        </w:trPr>
        <w:tc>
          <w:tcPr>
            <w:tcW w:w="11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4BFFFA"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A7E832"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839FDA"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4F7154C5" w14:textId="77777777" w:rsidTr="008C0B69">
        <w:trPr>
          <w:trHeight w:val="1349"/>
          <w:jc w:val="center"/>
        </w:trPr>
        <w:tc>
          <w:tcPr>
            <w:tcW w:w="11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8016E0"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FA8349" w14:textId="77777777" w:rsidR="006E755F" w:rsidRPr="001E2697" w:rsidRDefault="006E755F" w:rsidP="008C0B69">
            <w:pPr>
              <w:pStyle w:val="ListParagraph"/>
              <w:autoSpaceDE w:val="0"/>
              <w:autoSpaceDN w:val="0"/>
              <w:adjustRightInd w:val="0"/>
              <w:ind w:left="1"/>
              <w:jc w:val="both"/>
              <w:rPr>
                <w:rFonts w:ascii="Times New Roman" w:hAnsi="Times New Roman" w:cs="Times New Roman"/>
                <w:color w:val="000000" w:themeColor="text1"/>
                <w:sz w:val="24"/>
                <w:szCs w:val="24"/>
              </w:rPr>
            </w:pPr>
          </w:p>
          <w:p w14:paraId="0E8B87A6" w14:textId="77777777" w:rsidR="004F6D20" w:rsidRPr="001E2697" w:rsidRDefault="004F6D20" w:rsidP="004F6D20">
            <w:pPr>
              <w:autoSpaceDE w:val="0"/>
              <w:autoSpaceDN w:val="0"/>
              <w:adjustRightInd w:val="0"/>
              <w:jc w:val="both"/>
              <w:rPr>
                <w:rFonts w:ascii="Times New Roman" w:eastAsiaTheme="minorHAnsi" w:hAnsi="Times New Roman" w:cs="Times New Roman"/>
                <w:color w:val="000000" w:themeColor="text1"/>
                <w:sz w:val="24"/>
                <w:szCs w:val="24"/>
                <w:lang w:val="en-US" w:eastAsia="en-US"/>
              </w:rPr>
            </w:pPr>
            <w:proofErr w:type="gramStart"/>
            <w:r w:rsidRPr="001E2697">
              <w:rPr>
                <w:rFonts w:ascii="Times New Roman" w:eastAsiaTheme="minorHAnsi" w:hAnsi="Times New Roman" w:cs="Times New Roman"/>
                <w:color w:val="000000" w:themeColor="text1"/>
                <w:sz w:val="24"/>
                <w:szCs w:val="24"/>
                <w:lang w:val="en-US" w:eastAsia="en-US"/>
              </w:rPr>
              <w:t>1.</w:t>
            </w:r>
            <w:r w:rsidR="006E755F" w:rsidRPr="001E2697">
              <w:rPr>
                <w:rFonts w:ascii="Times New Roman" w:eastAsiaTheme="minorHAnsi" w:hAnsi="Times New Roman" w:cs="Times New Roman"/>
                <w:color w:val="000000" w:themeColor="text1"/>
                <w:sz w:val="24"/>
                <w:szCs w:val="24"/>
                <w:lang w:val="en-US" w:eastAsia="en-US"/>
              </w:rPr>
              <w:t>Collection</w:t>
            </w:r>
            <w:proofErr w:type="gramEnd"/>
            <w:r w:rsidR="006E755F" w:rsidRPr="001E2697">
              <w:rPr>
                <w:rFonts w:ascii="Times New Roman" w:eastAsiaTheme="minorHAnsi" w:hAnsi="Times New Roman" w:cs="Times New Roman"/>
                <w:color w:val="000000" w:themeColor="text1"/>
                <w:sz w:val="24"/>
                <w:szCs w:val="24"/>
                <w:lang w:val="en-US" w:eastAsia="en-US"/>
              </w:rPr>
              <w:t>, transport and preservation of different samples from animal sources.</w:t>
            </w:r>
          </w:p>
          <w:p w14:paraId="19DFB629" w14:textId="1BA4E0C3" w:rsidR="006E755F" w:rsidRPr="001E2697" w:rsidRDefault="004F6D20" w:rsidP="004F6D20">
            <w:pPr>
              <w:autoSpaceDE w:val="0"/>
              <w:autoSpaceDN w:val="0"/>
              <w:adjustRightInd w:val="0"/>
              <w:jc w:val="both"/>
              <w:rPr>
                <w:rFonts w:ascii="Times New Roman" w:hAnsi="Times New Roman" w:cs="Times New Roman"/>
                <w:color w:val="000000" w:themeColor="text1"/>
                <w:sz w:val="24"/>
                <w:szCs w:val="24"/>
              </w:rPr>
            </w:pPr>
            <w:proofErr w:type="gramStart"/>
            <w:r w:rsidRPr="001E2697">
              <w:rPr>
                <w:rFonts w:ascii="Times New Roman" w:eastAsiaTheme="minorHAnsi" w:hAnsi="Times New Roman" w:cs="Times New Roman"/>
                <w:color w:val="000000" w:themeColor="text1"/>
                <w:sz w:val="24"/>
                <w:szCs w:val="24"/>
                <w:lang w:val="en-US" w:eastAsia="en-US"/>
              </w:rPr>
              <w:t>2.</w:t>
            </w:r>
            <w:r w:rsidR="00955C24" w:rsidRPr="001E2697">
              <w:rPr>
                <w:rFonts w:ascii="Times New Roman" w:eastAsiaTheme="minorHAnsi" w:hAnsi="Times New Roman" w:cs="Times New Roman"/>
                <w:color w:val="000000" w:themeColor="text1"/>
                <w:sz w:val="24"/>
                <w:szCs w:val="24"/>
                <w:lang w:val="en-US" w:eastAsia="en-US"/>
              </w:rPr>
              <w:t>Isolation</w:t>
            </w:r>
            <w:proofErr w:type="gramEnd"/>
            <w:r w:rsidR="00955C24" w:rsidRPr="001E2697">
              <w:rPr>
                <w:rFonts w:ascii="Times New Roman" w:eastAsiaTheme="minorHAnsi" w:hAnsi="Times New Roman" w:cs="Times New Roman"/>
                <w:color w:val="000000" w:themeColor="text1"/>
                <w:sz w:val="24"/>
                <w:szCs w:val="24"/>
                <w:lang w:val="en-US" w:eastAsia="en-US"/>
              </w:rPr>
              <w:t>, identification</w:t>
            </w:r>
            <w:r w:rsidRPr="001E2697">
              <w:rPr>
                <w:rFonts w:ascii="Times New Roman" w:eastAsiaTheme="minorHAnsi" w:hAnsi="Times New Roman" w:cs="Times New Roman"/>
                <w:color w:val="000000" w:themeColor="text1"/>
                <w:sz w:val="24"/>
                <w:szCs w:val="24"/>
                <w:lang w:val="en-US" w:eastAsia="en-US"/>
              </w:rPr>
              <w:t xml:space="preserve"> and characterization </w:t>
            </w:r>
            <w:r w:rsidR="006E755F" w:rsidRPr="001E2697">
              <w:rPr>
                <w:rFonts w:ascii="Times New Roman" w:eastAsiaTheme="minorHAnsi" w:hAnsi="Times New Roman" w:cs="Times New Roman"/>
                <w:color w:val="000000" w:themeColor="text1"/>
                <w:sz w:val="24"/>
                <w:szCs w:val="24"/>
                <w:lang w:val="en-US" w:eastAsia="en-US"/>
              </w:rPr>
              <w:t xml:space="preserve">of microorganisms from animal sources. </w:t>
            </w:r>
            <w:proofErr w:type="gramStart"/>
            <w:r w:rsidR="006E755F" w:rsidRPr="001E2697">
              <w:rPr>
                <w:rFonts w:ascii="Times New Roman" w:eastAsiaTheme="minorHAnsi" w:hAnsi="Times New Roman" w:cs="Times New Roman"/>
                <w:color w:val="000000" w:themeColor="text1"/>
                <w:sz w:val="24"/>
                <w:szCs w:val="24"/>
                <w:lang w:val="en-US" w:eastAsia="en-US"/>
              </w:rPr>
              <w:t>of</w:t>
            </w:r>
            <w:proofErr w:type="gramEnd"/>
            <w:r w:rsidR="006E755F" w:rsidRPr="001E2697">
              <w:rPr>
                <w:rFonts w:ascii="Times New Roman" w:eastAsiaTheme="minorHAnsi" w:hAnsi="Times New Roman" w:cs="Times New Roman"/>
                <w:color w:val="000000" w:themeColor="text1"/>
                <w:sz w:val="24"/>
                <w:szCs w:val="24"/>
                <w:lang w:val="en-US" w:eastAsia="en-US"/>
              </w:rPr>
              <w:t xml:space="preserve"> microorganisms.</w:t>
            </w:r>
          </w:p>
          <w:p w14:paraId="365C07FB" w14:textId="77777777" w:rsidR="006E755F" w:rsidRPr="001E2697" w:rsidRDefault="00C414A7" w:rsidP="004F6D20">
            <w:pPr>
              <w:autoSpaceDE w:val="0"/>
              <w:autoSpaceDN w:val="0"/>
              <w:adjustRightInd w:val="0"/>
              <w:jc w:val="both"/>
              <w:rPr>
                <w:rFonts w:ascii="Times New Roman" w:eastAsiaTheme="minorHAnsi" w:hAnsi="Times New Roman" w:cs="Times New Roman"/>
                <w:color w:val="000000" w:themeColor="text1"/>
                <w:sz w:val="24"/>
                <w:szCs w:val="24"/>
                <w:lang w:val="en-US" w:eastAsia="en-US"/>
              </w:rPr>
            </w:pPr>
            <w:proofErr w:type="gramStart"/>
            <w:r w:rsidRPr="001E2697">
              <w:rPr>
                <w:rFonts w:ascii="Times New Roman" w:eastAsiaTheme="minorHAnsi" w:hAnsi="Times New Roman" w:cs="Times New Roman"/>
                <w:color w:val="000000" w:themeColor="text1"/>
                <w:sz w:val="24"/>
                <w:szCs w:val="24"/>
                <w:lang w:val="en-US" w:eastAsia="en-US"/>
              </w:rPr>
              <w:t>3</w:t>
            </w:r>
            <w:r w:rsidR="004F6D20" w:rsidRPr="001E2697">
              <w:rPr>
                <w:rFonts w:ascii="Times New Roman" w:eastAsiaTheme="minorHAnsi" w:hAnsi="Times New Roman" w:cs="Times New Roman"/>
                <w:color w:val="000000" w:themeColor="text1"/>
                <w:sz w:val="24"/>
                <w:szCs w:val="24"/>
                <w:lang w:val="en-US" w:eastAsia="en-US"/>
              </w:rPr>
              <w:t>.</w:t>
            </w:r>
            <w:r w:rsidR="006E755F" w:rsidRPr="001E2697">
              <w:rPr>
                <w:rFonts w:ascii="Times New Roman" w:eastAsiaTheme="minorHAnsi" w:hAnsi="Times New Roman" w:cs="Times New Roman"/>
                <w:color w:val="000000" w:themeColor="text1"/>
                <w:sz w:val="24"/>
                <w:szCs w:val="24"/>
                <w:lang w:val="en-US" w:eastAsia="en-US"/>
              </w:rPr>
              <w:t>Study</w:t>
            </w:r>
            <w:proofErr w:type="gramEnd"/>
            <w:r w:rsidR="006E755F" w:rsidRPr="001E2697">
              <w:rPr>
                <w:rFonts w:ascii="Times New Roman" w:eastAsiaTheme="minorHAnsi" w:hAnsi="Times New Roman" w:cs="Times New Roman"/>
                <w:color w:val="000000" w:themeColor="text1"/>
                <w:sz w:val="24"/>
                <w:szCs w:val="24"/>
                <w:lang w:val="en-US" w:eastAsia="en-US"/>
              </w:rPr>
              <w:t xml:space="preserve"> of </w:t>
            </w:r>
            <w:proofErr w:type="spellStart"/>
            <w:r w:rsidR="006E755F" w:rsidRPr="001E2697">
              <w:rPr>
                <w:rFonts w:ascii="Times New Roman" w:eastAsiaTheme="minorHAnsi" w:hAnsi="Times New Roman" w:cs="Times New Roman"/>
                <w:color w:val="000000" w:themeColor="text1"/>
                <w:sz w:val="24"/>
                <w:szCs w:val="24"/>
                <w:lang w:val="en-US" w:eastAsia="en-US"/>
              </w:rPr>
              <w:t>antibiogram</w:t>
            </w:r>
            <w:proofErr w:type="spellEnd"/>
            <w:r w:rsidR="006E755F" w:rsidRPr="001E2697">
              <w:rPr>
                <w:rFonts w:ascii="Times New Roman" w:eastAsiaTheme="minorHAnsi" w:hAnsi="Times New Roman" w:cs="Times New Roman"/>
                <w:color w:val="000000" w:themeColor="text1"/>
                <w:sz w:val="24"/>
                <w:szCs w:val="24"/>
                <w:lang w:val="en-US" w:eastAsia="en-US"/>
              </w:rPr>
              <w:t>, Study of LD50 against disinfectants.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AAEDCC"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BC698A" w:rsidRPr="001E2697">
              <w:rPr>
                <w:rFonts w:ascii="Times New Roman" w:hAnsi="Times New Roman" w:cs="Times New Roman"/>
                <w:b/>
                <w:color w:val="000000" w:themeColor="text1"/>
                <w:sz w:val="24"/>
                <w:szCs w:val="24"/>
              </w:rPr>
              <w:t>4</w:t>
            </w:r>
          </w:p>
        </w:tc>
      </w:tr>
      <w:tr w:rsidR="007E2E81" w:rsidRPr="001E2697" w14:paraId="29553A8D" w14:textId="77777777" w:rsidTr="008C0B69">
        <w:trPr>
          <w:trHeight w:val="1570"/>
          <w:jc w:val="center"/>
        </w:trPr>
        <w:tc>
          <w:tcPr>
            <w:tcW w:w="11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CDE31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8E5EF8" w14:textId="77777777" w:rsidR="004F6D20"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 </w:t>
            </w:r>
          </w:p>
          <w:p w14:paraId="42DE39F8" w14:textId="77777777" w:rsidR="00C414A7" w:rsidRPr="001E2697" w:rsidRDefault="00C414A7" w:rsidP="004F6D20">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4</w:t>
            </w:r>
            <w:r w:rsidR="004F6D20" w:rsidRPr="001E2697">
              <w:rPr>
                <w:rFonts w:ascii="Times New Roman" w:eastAsiaTheme="minorHAnsi" w:hAnsi="Times New Roman" w:cs="Times New Roman"/>
                <w:color w:val="000000" w:themeColor="text1"/>
                <w:sz w:val="24"/>
                <w:szCs w:val="24"/>
                <w:lang w:val="en-US" w:eastAsia="en-US"/>
              </w:rPr>
              <w:t>.</w:t>
            </w:r>
            <w:r w:rsidR="006E755F" w:rsidRPr="001E2697">
              <w:rPr>
                <w:rFonts w:ascii="Times New Roman" w:eastAsiaTheme="minorHAnsi" w:hAnsi="Times New Roman" w:cs="Times New Roman"/>
                <w:color w:val="000000" w:themeColor="text1"/>
                <w:sz w:val="24"/>
                <w:szCs w:val="24"/>
                <w:lang w:val="en-US" w:eastAsia="en-US"/>
              </w:rPr>
              <w:t xml:space="preserve">Collection of milk samples from infected milking cow shed areas and application of COB (Clot on boiling) Test </w:t>
            </w:r>
          </w:p>
          <w:p w14:paraId="6262ABE5" w14:textId="77777777" w:rsidR="006E755F" w:rsidRPr="001E2697" w:rsidRDefault="00C414A7" w:rsidP="004F6D20">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5</w:t>
            </w:r>
            <w:proofErr w:type="gramStart"/>
            <w:r w:rsidRPr="001E2697">
              <w:rPr>
                <w:rFonts w:ascii="Times New Roman" w:eastAsiaTheme="minorHAnsi" w:hAnsi="Times New Roman" w:cs="Times New Roman"/>
                <w:color w:val="000000" w:themeColor="text1"/>
                <w:sz w:val="24"/>
                <w:szCs w:val="24"/>
                <w:lang w:val="en-US" w:eastAsia="en-US"/>
              </w:rPr>
              <w:t>:</w:t>
            </w:r>
            <w:r w:rsidR="006E755F" w:rsidRPr="001E2697">
              <w:rPr>
                <w:rFonts w:ascii="Times New Roman" w:eastAsiaTheme="minorHAnsi" w:hAnsi="Times New Roman" w:cs="Times New Roman"/>
                <w:color w:val="000000" w:themeColor="text1"/>
                <w:sz w:val="24"/>
                <w:szCs w:val="24"/>
                <w:lang w:val="en-US" w:eastAsia="en-US"/>
              </w:rPr>
              <w:t>MR</w:t>
            </w:r>
            <w:proofErr w:type="gramEnd"/>
            <w:r w:rsidR="006E755F" w:rsidRPr="001E2697">
              <w:rPr>
                <w:rFonts w:ascii="Times New Roman" w:eastAsiaTheme="minorHAnsi" w:hAnsi="Times New Roman" w:cs="Times New Roman"/>
                <w:color w:val="000000" w:themeColor="text1"/>
                <w:sz w:val="24"/>
                <w:szCs w:val="24"/>
                <w:lang w:val="en-US" w:eastAsia="en-US"/>
              </w:rPr>
              <w:t xml:space="preserve"> (Milk Ring) Test to study the level of adulteration of milk.</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950F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BC698A" w:rsidRPr="001E2697">
              <w:rPr>
                <w:rFonts w:ascii="Times New Roman" w:hAnsi="Times New Roman" w:cs="Times New Roman"/>
                <w:b/>
                <w:color w:val="000000" w:themeColor="text1"/>
                <w:sz w:val="24"/>
                <w:szCs w:val="24"/>
              </w:rPr>
              <w:t>4</w:t>
            </w:r>
          </w:p>
        </w:tc>
      </w:tr>
      <w:tr w:rsidR="007E2E81" w:rsidRPr="001E2697" w14:paraId="39BD2FB8" w14:textId="77777777" w:rsidTr="008C0B69">
        <w:trPr>
          <w:trHeight w:val="1250"/>
          <w:jc w:val="center"/>
        </w:trPr>
        <w:tc>
          <w:tcPr>
            <w:tcW w:w="11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B40D10"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65F07C" w14:textId="77777777" w:rsidR="006E755F" w:rsidRPr="001E2697" w:rsidRDefault="00C414A7"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proofErr w:type="gramStart"/>
            <w:r w:rsidRPr="001E2697">
              <w:rPr>
                <w:rFonts w:ascii="Times New Roman" w:eastAsiaTheme="minorHAnsi" w:hAnsi="Times New Roman" w:cs="Times New Roman"/>
                <w:color w:val="000000" w:themeColor="text1"/>
                <w:sz w:val="24"/>
                <w:szCs w:val="24"/>
                <w:lang w:val="en-US" w:eastAsia="en-US"/>
              </w:rPr>
              <w:t>6</w:t>
            </w:r>
            <w:r w:rsidR="00737A79" w:rsidRPr="001E2697">
              <w:rPr>
                <w:rFonts w:ascii="Times New Roman" w:eastAsiaTheme="minorHAnsi" w:hAnsi="Times New Roman" w:cs="Times New Roman"/>
                <w:color w:val="000000" w:themeColor="text1"/>
                <w:sz w:val="24"/>
                <w:szCs w:val="24"/>
                <w:lang w:val="en-US" w:eastAsia="en-US"/>
              </w:rPr>
              <w:t>.</w:t>
            </w:r>
            <w:r w:rsidR="006E755F" w:rsidRPr="001E2697">
              <w:rPr>
                <w:rFonts w:ascii="Times New Roman" w:eastAsiaTheme="minorHAnsi" w:hAnsi="Times New Roman" w:cs="Times New Roman"/>
                <w:color w:val="000000" w:themeColor="text1"/>
                <w:sz w:val="24"/>
                <w:szCs w:val="24"/>
                <w:lang w:val="en-US" w:eastAsia="en-US"/>
              </w:rPr>
              <w:t>Identification</w:t>
            </w:r>
            <w:proofErr w:type="gramEnd"/>
            <w:r w:rsidR="006E755F" w:rsidRPr="001E2697">
              <w:rPr>
                <w:rFonts w:ascii="Times New Roman" w:eastAsiaTheme="minorHAnsi" w:hAnsi="Times New Roman" w:cs="Times New Roman"/>
                <w:color w:val="000000" w:themeColor="text1"/>
                <w:sz w:val="24"/>
                <w:szCs w:val="24"/>
                <w:lang w:val="en-US" w:eastAsia="en-US"/>
              </w:rPr>
              <w:t xml:space="preserve"> of </w:t>
            </w:r>
            <w:r w:rsidR="006E755F" w:rsidRPr="001E2697">
              <w:rPr>
                <w:rFonts w:ascii="Times New Roman" w:eastAsiaTheme="minorHAnsi" w:hAnsi="Times New Roman" w:cs="Times New Roman"/>
                <w:i/>
                <w:iCs/>
                <w:color w:val="000000" w:themeColor="text1"/>
                <w:sz w:val="24"/>
                <w:szCs w:val="24"/>
                <w:lang w:val="en-US" w:eastAsia="en-US"/>
              </w:rPr>
              <w:t xml:space="preserve">Candida </w:t>
            </w:r>
            <w:r w:rsidR="006E755F" w:rsidRPr="001E2697">
              <w:rPr>
                <w:rFonts w:ascii="Times New Roman" w:eastAsiaTheme="minorHAnsi" w:hAnsi="Times New Roman" w:cs="Times New Roman"/>
                <w:color w:val="000000" w:themeColor="text1"/>
                <w:sz w:val="24"/>
                <w:szCs w:val="24"/>
                <w:lang w:val="en-US" w:eastAsia="en-US"/>
              </w:rPr>
              <w:t xml:space="preserve">by </w:t>
            </w:r>
            <w:proofErr w:type="spellStart"/>
            <w:r w:rsidR="006E755F" w:rsidRPr="001E2697">
              <w:rPr>
                <w:rFonts w:ascii="Times New Roman" w:eastAsiaTheme="minorHAnsi" w:hAnsi="Times New Roman" w:cs="Times New Roman"/>
                <w:color w:val="000000" w:themeColor="text1"/>
                <w:sz w:val="24"/>
                <w:szCs w:val="24"/>
                <w:lang w:val="en-US" w:eastAsia="en-US"/>
              </w:rPr>
              <w:t>microscopical</w:t>
            </w:r>
            <w:proofErr w:type="spellEnd"/>
            <w:r w:rsidR="006E755F" w:rsidRPr="001E2697">
              <w:rPr>
                <w:rFonts w:ascii="Times New Roman" w:eastAsiaTheme="minorHAnsi" w:hAnsi="Times New Roman" w:cs="Times New Roman"/>
                <w:color w:val="000000" w:themeColor="text1"/>
                <w:sz w:val="24"/>
                <w:szCs w:val="24"/>
                <w:lang w:val="en-US" w:eastAsia="en-US"/>
              </w:rPr>
              <w:t xml:space="preserve"> examination (Staining and germ tube formation) and cultural characteristics.</w:t>
            </w:r>
          </w:p>
          <w:p w14:paraId="0CC79E71" w14:textId="77777777" w:rsidR="006E755F" w:rsidRPr="001E2697" w:rsidRDefault="00C414A7"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7</w:t>
            </w:r>
            <w:r w:rsidR="00737A79" w:rsidRPr="001E2697">
              <w:rPr>
                <w:rFonts w:ascii="Times New Roman" w:eastAsiaTheme="minorHAnsi" w:hAnsi="Times New Roman" w:cs="Times New Roman"/>
                <w:color w:val="000000" w:themeColor="text1"/>
                <w:sz w:val="24"/>
                <w:szCs w:val="24"/>
                <w:lang w:val="en-US" w:eastAsia="en-US"/>
              </w:rPr>
              <w:t>.</w:t>
            </w:r>
            <w:r w:rsidR="006E755F" w:rsidRPr="001E2697">
              <w:rPr>
                <w:rFonts w:ascii="Times New Roman" w:eastAsiaTheme="minorHAnsi" w:hAnsi="Times New Roman" w:cs="Times New Roman"/>
                <w:color w:val="000000" w:themeColor="text1"/>
                <w:sz w:val="24"/>
                <w:szCs w:val="24"/>
                <w:lang w:val="en-US" w:eastAsia="en-US"/>
              </w:rPr>
              <w:t>Rapid detection tests in Microbiology</w:t>
            </w:r>
            <w:r w:rsidR="00737A79" w:rsidRPr="001E2697">
              <w:rPr>
                <w:rFonts w:ascii="Times New Roman" w:eastAsiaTheme="minorHAnsi" w:hAnsi="Times New Roman" w:cs="Times New Roman"/>
                <w:color w:val="000000" w:themeColor="text1"/>
                <w:sz w:val="24"/>
                <w:szCs w:val="24"/>
                <w:lang w:val="en-US" w:eastAsia="en-US"/>
              </w:rPr>
              <w:t>:</w:t>
            </w:r>
          </w:p>
          <w:p w14:paraId="6115FCE9"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i) Dip stick test for detection of Malarial parasite</w:t>
            </w:r>
          </w:p>
          <w:p w14:paraId="239468C3"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ii) Dot EIA for detection of Typhoid fever.</w:t>
            </w:r>
          </w:p>
          <w:p w14:paraId="0F83CCD2" w14:textId="77777777" w:rsidR="006E755F" w:rsidRPr="001E2697" w:rsidRDefault="006E755F" w:rsidP="008C0B69">
            <w:pPr>
              <w:autoSpaceDE w:val="0"/>
              <w:autoSpaceDN w:val="0"/>
              <w:adjustRightInd w:val="0"/>
              <w:spacing w:after="27"/>
              <w:jc w:val="both"/>
              <w:rPr>
                <w:rFonts w:ascii="Times New Roman" w:hAnsi="Times New Roman" w:cs="Times New Roman"/>
                <w:color w:val="000000" w:themeColor="text1"/>
                <w:sz w:val="24"/>
                <w:szCs w:val="24"/>
              </w:rPr>
            </w:pPr>
            <w:r w:rsidRPr="001E2697">
              <w:rPr>
                <w:rFonts w:ascii="Times New Roman" w:eastAsiaTheme="minorHAnsi" w:hAnsi="Times New Roman" w:cs="Times New Roman"/>
                <w:color w:val="000000" w:themeColor="text1"/>
                <w:sz w:val="24"/>
                <w:szCs w:val="24"/>
                <w:lang w:val="en-US" w:eastAsia="en-US"/>
              </w:rPr>
              <w:t xml:space="preserve">iii) Comb assay for detection of </w:t>
            </w:r>
            <w:r w:rsidRPr="001E2697">
              <w:rPr>
                <w:rFonts w:ascii="Times New Roman" w:eastAsiaTheme="minorHAnsi" w:hAnsi="Times New Roman" w:cs="Times New Roman"/>
                <w:i/>
                <w:iCs/>
                <w:color w:val="000000" w:themeColor="text1"/>
                <w:sz w:val="24"/>
                <w:szCs w:val="24"/>
                <w:lang w:val="en-US" w:eastAsia="en-US"/>
              </w:rPr>
              <w:t>Mycobacterium tuberculosis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554EC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BC698A" w:rsidRPr="001E2697">
              <w:rPr>
                <w:rFonts w:ascii="Times New Roman" w:hAnsi="Times New Roman" w:cs="Times New Roman"/>
                <w:b/>
                <w:color w:val="000000" w:themeColor="text1"/>
                <w:sz w:val="24"/>
                <w:szCs w:val="24"/>
              </w:rPr>
              <w:t>4</w:t>
            </w:r>
          </w:p>
        </w:tc>
      </w:tr>
      <w:tr w:rsidR="007E2E81" w:rsidRPr="001E2697" w14:paraId="477FD424" w14:textId="77777777" w:rsidTr="008C0B69">
        <w:trPr>
          <w:trHeight w:val="1422"/>
          <w:jc w:val="center"/>
        </w:trPr>
        <w:tc>
          <w:tcPr>
            <w:tcW w:w="11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DC7B7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0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7A357E" w14:textId="77777777" w:rsidR="00737A79" w:rsidRPr="001E2697" w:rsidRDefault="00C414A7" w:rsidP="008C0B69">
            <w:pPr>
              <w:pStyle w:val="ListParagraph"/>
              <w:tabs>
                <w:tab w:val="left" w:pos="256"/>
              </w:tabs>
              <w:ind w:left="1"/>
              <w:jc w:val="both"/>
              <w:rPr>
                <w:rFonts w:ascii="Times New Roman" w:hAnsi="Times New Roman" w:cs="Times New Roman"/>
                <w:color w:val="000000" w:themeColor="text1"/>
                <w:sz w:val="24"/>
                <w:szCs w:val="24"/>
              </w:rPr>
            </w:pPr>
            <w:proofErr w:type="gramStart"/>
            <w:r w:rsidRPr="001E2697">
              <w:rPr>
                <w:rFonts w:ascii="Times New Roman" w:hAnsi="Times New Roman" w:cs="Times New Roman"/>
                <w:color w:val="000000" w:themeColor="text1"/>
                <w:sz w:val="24"/>
                <w:szCs w:val="24"/>
              </w:rPr>
              <w:t>8</w:t>
            </w:r>
            <w:r w:rsidR="00737A79" w:rsidRPr="001E2697">
              <w:rPr>
                <w:rFonts w:ascii="Times New Roman" w:hAnsi="Times New Roman" w:cs="Times New Roman"/>
                <w:color w:val="000000" w:themeColor="text1"/>
                <w:sz w:val="24"/>
                <w:szCs w:val="24"/>
              </w:rPr>
              <w:t>.</w:t>
            </w:r>
            <w:r w:rsidR="006E755F" w:rsidRPr="001E2697">
              <w:rPr>
                <w:rFonts w:ascii="Times New Roman" w:hAnsi="Times New Roman" w:cs="Times New Roman"/>
                <w:color w:val="000000" w:themeColor="text1"/>
                <w:sz w:val="24"/>
                <w:szCs w:val="24"/>
              </w:rPr>
              <w:t>Screening</w:t>
            </w:r>
            <w:proofErr w:type="gramEnd"/>
            <w:r w:rsidR="006E755F" w:rsidRPr="001E2697">
              <w:rPr>
                <w:rFonts w:ascii="Times New Roman" w:hAnsi="Times New Roman" w:cs="Times New Roman"/>
                <w:color w:val="000000" w:themeColor="text1"/>
                <w:sz w:val="24"/>
                <w:szCs w:val="24"/>
              </w:rPr>
              <w:t xml:space="preserve"> of antibiotics producing microbes from soil. </w:t>
            </w:r>
          </w:p>
          <w:p w14:paraId="0D62D667" w14:textId="77777777" w:rsidR="00737A79" w:rsidRPr="001E2697" w:rsidRDefault="00C414A7" w:rsidP="008C0B69">
            <w:pPr>
              <w:pStyle w:val="ListParagraph"/>
              <w:tabs>
                <w:tab w:val="left" w:pos="256"/>
              </w:tabs>
              <w:ind w:left="1"/>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9</w:t>
            </w:r>
            <w:r w:rsidR="00737A79" w:rsidRPr="001E2697">
              <w:rPr>
                <w:rFonts w:ascii="Times New Roman" w:hAnsi="Times New Roman" w:cs="Times New Roman"/>
                <w:color w:val="000000" w:themeColor="text1"/>
                <w:sz w:val="24"/>
                <w:szCs w:val="24"/>
              </w:rPr>
              <w:t>.</w:t>
            </w:r>
            <w:r w:rsidR="006E755F" w:rsidRPr="001E2697">
              <w:rPr>
                <w:rFonts w:ascii="Times New Roman" w:hAnsi="Times New Roman" w:cs="Times New Roman"/>
                <w:color w:val="000000" w:themeColor="text1"/>
                <w:sz w:val="24"/>
                <w:szCs w:val="24"/>
              </w:rPr>
              <w:t>Production</w:t>
            </w:r>
            <w:r w:rsidR="00737A79" w:rsidRPr="001E2697">
              <w:rPr>
                <w:rFonts w:ascii="Times New Roman" w:hAnsi="Times New Roman" w:cs="Times New Roman"/>
                <w:color w:val="000000" w:themeColor="text1"/>
                <w:sz w:val="24"/>
                <w:szCs w:val="24"/>
              </w:rPr>
              <w:t xml:space="preserve"> and assay</w:t>
            </w:r>
            <w:r w:rsidR="006E755F" w:rsidRPr="001E2697">
              <w:rPr>
                <w:rFonts w:ascii="Times New Roman" w:hAnsi="Times New Roman" w:cs="Times New Roman"/>
                <w:color w:val="000000" w:themeColor="text1"/>
                <w:sz w:val="24"/>
                <w:szCs w:val="24"/>
              </w:rPr>
              <w:t xml:space="preserve"> enzymes</w:t>
            </w:r>
            <w:r w:rsidR="00737A79" w:rsidRPr="001E2697">
              <w:rPr>
                <w:rFonts w:ascii="Times New Roman" w:hAnsi="Times New Roman" w:cs="Times New Roman"/>
                <w:color w:val="000000" w:themeColor="text1"/>
                <w:sz w:val="24"/>
                <w:szCs w:val="24"/>
              </w:rPr>
              <w:t>:</w:t>
            </w:r>
          </w:p>
          <w:p w14:paraId="23C7E6AA" w14:textId="77777777" w:rsidR="00737A79" w:rsidRPr="001E2697" w:rsidRDefault="006E755F" w:rsidP="008C0B69">
            <w:pPr>
              <w:pStyle w:val="ListParagraph"/>
              <w:tabs>
                <w:tab w:val="left" w:pos="256"/>
              </w:tabs>
              <w:ind w:left="1"/>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 a). Amylase </w:t>
            </w:r>
          </w:p>
          <w:p w14:paraId="46E8D8E8" w14:textId="77777777" w:rsidR="00737A79" w:rsidRPr="001E2697" w:rsidRDefault="006E755F" w:rsidP="008C0B69">
            <w:pPr>
              <w:pStyle w:val="ListParagraph"/>
              <w:tabs>
                <w:tab w:val="left" w:pos="256"/>
              </w:tabs>
              <w:ind w:left="1"/>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b). Protease</w:t>
            </w:r>
          </w:p>
          <w:p w14:paraId="6DD60B41" w14:textId="77777777" w:rsidR="006E755F" w:rsidRPr="001E2697" w:rsidRDefault="006E755F" w:rsidP="008C0B69">
            <w:pPr>
              <w:pStyle w:val="ListParagraph"/>
              <w:tabs>
                <w:tab w:val="left" w:pos="256"/>
              </w:tabs>
              <w:ind w:left="1"/>
              <w:jc w:val="both"/>
              <w:rPr>
                <w:rFonts w:ascii="Times New Roman" w:hAnsi="Times New Roman" w:cs="Times New Roman"/>
                <w:b/>
                <w:noProof/>
                <w:color w:val="000000" w:themeColor="text1"/>
                <w:sz w:val="24"/>
                <w:szCs w:val="24"/>
              </w:rPr>
            </w:pPr>
            <w:r w:rsidRPr="001E2697">
              <w:rPr>
                <w:rFonts w:ascii="Times New Roman" w:hAnsi="Times New Roman" w:cs="Times New Roman"/>
                <w:color w:val="000000" w:themeColor="text1"/>
                <w:sz w:val="24"/>
                <w:szCs w:val="24"/>
              </w:rPr>
              <w:t xml:space="preserve"> c). Lipase</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7AA7B0"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2</w:t>
            </w:r>
            <w:r w:rsidR="00BC698A" w:rsidRPr="001E2697">
              <w:rPr>
                <w:rFonts w:ascii="Times New Roman" w:hAnsi="Times New Roman" w:cs="Times New Roman"/>
                <w:b/>
                <w:color w:val="000000" w:themeColor="text1"/>
                <w:sz w:val="24"/>
                <w:szCs w:val="24"/>
              </w:rPr>
              <w:t>4</w:t>
            </w:r>
          </w:p>
        </w:tc>
      </w:tr>
      <w:tr w:rsidR="006E755F" w:rsidRPr="001E2697" w14:paraId="2E3F9E79" w14:textId="77777777" w:rsidTr="008C0B69">
        <w:trPr>
          <w:trHeight w:val="289"/>
          <w:jc w:val="center"/>
        </w:trPr>
        <w:tc>
          <w:tcPr>
            <w:tcW w:w="82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FA54AE"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8F4464" w14:textId="77777777" w:rsidR="006E755F" w:rsidRPr="001E2697" w:rsidRDefault="00BC698A"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96</w:t>
            </w:r>
          </w:p>
        </w:tc>
      </w:tr>
    </w:tbl>
    <w:p w14:paraId="59AF623F" w14:textId="77777777" w:rsidR="006E755F" w:rsidRPr="001E2697" w:rsidRDefault="006E755F" w:rsidP="006E755F">
      <w:pPr>
        <w:rPr>
          <w:rFonts w:ascii="Times New Roman" w:hAnsi="Times New Roman" w:cs="Times New Roman"/>
          <w:b/>
          <w:noProof/>
          <w:color w:val="000000" w:themeColor="text1"/>
          <w:sz w:val="24"/>
          <w:szCs w:val="24"/>
        </w:rPr>
      </w:pPr>
    </w:p>
    <w:p w14:paraId="3858E002" w14:textId="77777777" w:rsidR="006E755F" w:rsidRPr="001E2697" w:rsidRDefault="006E755F" w:rsidP="006E755F">
      <w:pPr>
        <w:jc w:val="both"/>
        <w:rPr>
          <w:rFonts w:ascii="Times New Roman" w:hAnsi="Times New Roman" w:cs="Times New Roman"/>
          <w:color w:val="000000" w:themeColor="text1"/>
          <w:sz w:val="24"/>
          <w:szCs w:val="24"/>
        </w:rPr>
      </w:pPr>
    </w:p>
    <w:p w14:paraId="44966D64" w14:textId="77777777" w:rsidR="006E755F" w:rsidRPr="001E2697" w:rsidRDefault="006E755F" w:rsidP="006E755F">
      <w:pPr>
        <w:jc w:val="both"/>
        <w:rPr>
          <w:rFonts w:ascii="Times New Roman" w:hAnsi="Times New Roman" w:cs="Times New Roman"/>
          <w:color w:val="000000" w:themeColor="text1"/>
          <w:sz w:val="24"/>
          <w:szCs w:val="24"/>
        </w:rPr>
      </w:pPr>
    </w:p>
    <w:p w14:paraId="59EF65CD" w14:textId="77777777" w:rsidR="006E755F" w:rsidRPr="001E2697" w:rsidRDefault="006E755F" w:rsidP="006E755F">
      <w:pPr>
        <w:jc w:val="both"/>
        <w:rPr>
          <w:rFonts w:ascii="Times New Roman" w:hAnsi="Times New Roman" w:cs="Times New Roman"/>
          <w:color w:val="000000" w:themeColor="text1"/>
          <w:sz w:val="24"/>
          <w:szCs w:val="24"/>
        </w:rPr>
      </w:pPr>
    </w:p>
    <w:p w14:paraId="50214675" w14:textId="77777777" w:rsidR="006E755F" w:rsidRPr="001E2697" w:rsidRDefault="006E755F" w:rsidP="006E755F">
      <w:pPr>
        <w:jc w:val="both"/>
        <w:rPr>
          <w:rFonts w:ascii="Times New Roman" w:hAnsi="Times New Roman" w:cs="Times New Roman"/>
          <w:color w:val="000000" w:themeColor="text1"/>
          <w:sz w:val="24"/>
          <w:szCs w:val="24"/>
        </w:rPr>
      </w:pPr>
    </w:p>
    <w:p w14:paraId="2798E04E" w14:textId="77777777" w:rsidR="006E755F" w:rsidRPr="001E2697" w:rsidRDefault="006E755F" w:rsidP="006E755F">
      <w:pPr>
        <w:jc w:val="both"/>
        <w:rPr>
          <w:rFonts w:ascii="Times New Roman" w:hAnsi="Times New Roman" w:cs="Times New Roman"/>
          <w:color w:val="000000" w:themeColor="text1"/>
          <w:sz w:val="24"/>
          <w:szCs w:val="24"/>
        </w:rPr>
      </w:pPr>
    </w:p>
    <w:p w14:paraId="2EE1D618" w14:textId="77777777" w:rsidR="006E755F" w:rsidRPr="001E2697" w:rsidRDefault="006E755F" w:rsidP="006E755F">
      <w:pPr>
        <w:jc w:val="both"/>
        <w:rPr>
          <w:rFonts w:ascii="Times New Roman" w:hAnsi="Times New Roman" w:cs="Times New Roman"/>
          <w:color w:val="000000" w:themeColor="text1"/>
          <w:sz w:val="24"/>
          <w:szCs w:val="24"/>
        </w:rPr>
      </w:pPr>
    </w:p>
    <w:p w14:paraId="28DF34AE" w14:textId="77777777" w:rsidR="006E755F" w:rsidRPr="001E2697" w:rsidRDefault="006E755F" w:rsidP="006E755F">
      <w:pPr>
        <w:jc w:val="both"/>
        <w:rPr>
          <w:rFonts w:ascii="Times New Roman" w:hAnsi="Times New Roman" w:cs="Times New Roman"/>
          <w:color w:val="000000" w:themeColor="text1"/>
          <w:sz w:val="24"/>
          <w:szCs w:val="24"/>
        </w:rPr>
      </w:pPr>
    </w:p>
    <w:p w14:paraId="15F4C883" w14:textId="77777777" w:rsidR="006E755F" w:rsidRDefault="006E755F" w:rsidP="006E755F">
      <w:pPr>
        <w:jc w:val="both"/>
        <w:rPr>
          <w:rFonts w:ascii="Times New Roman" w:hAnsi="Times New Roman" w:cs="Times New Roman"/>
          <w:color w:val="000000" w:themeColor="text1"/>
          <w:sz w:val="24"/>
          <w:szCs w:val="24"/>
        </w:rPr>
      </w:pPr>
    </w:p>
    <w:p w14:paraId="6C2AB088" w14:textId="77777777" w:rsidR="00955C24" w:rsidRPr="001E2697" w:rsidRDefault="00955C24" w:rsidP="006E755F">
      <w:pPr>
        <w:jc w:val="both"/>
        <w:rPr>
          <w:rFonts w:ascii="Times New Roman" w:hAnsi="Times New Roman" w:cs="Times New Roman"/>
          <w:color w:val="000000" w:themeColor="text1"/>
          <w:sz w:val="24"/>
          <w:szCs w:val="24"/>
        </w:rPr>
      </w:pPr>
    </w:p>
    <w:p w14:paraId="6ABD0023" w14:textId="77777777" w:rsidR="006E755F" w:rsidRPr="001E2697" w:rsidRDefault="006E755F" w:rsidP="006E755F">
      <w:pPr>
        <w:jc w:val="both"/>
        <w:rPr>
          <w:rFonts w:ascii="Times New Roman" w:hAnsi="Times New Roman" w:cs="Times New Roman"/>
          <w:color w:val="000000" w:themeColor="text1"/>
          <w:sz w:val="24"/>
          <w:szCs w:val="24"/>
        </w:rPr>
      </w:pPr>
    </w:p>
    <w:p w14:paraId="6FBB218B" w14:textId="77777777" w:rsidR="006E755F" w:rsidRPr="001E2697" w:rsidRDefault="007E1BDC" w:rsidP="006E755F">
      <w:pPr>
        <w:ind w:left="2160" w:firstLine="720"/>
        <w:rPr>
          <w:rFonts w:ascii="Times New Roman" w:hAnsi="Times New Roman" w:cs="Times New Roman"/>
          <w:b/>
          <w:color w:val="000000" w:themeColor="text1"/>
          <w:sz w:val="24"/>
          <w:szCs w:val="24"/>
        </w:rPr>
      </w:pPr>
      <w:r>
        <w:rPr>
          <w:rFonts w:ascii="Times New Roman" w:hAnsi="Times New Roman" w:cs="Times New Roman"/>
          <w:noProof/>
          <w:color w:val="000000" w:themeColor="text1"/>
          <w:sz w:val="24"/>
          <w:szCs w:val="24"/>
        </w:rPr>
        <w:pict w14:anchorId="717089EE">
          <v:rect id="Rectangle 10" o:spid="_x0000_s1033" style="position:absolute;left:0;text-align:left;margin-left:-9.7pt;margin-top:23.8pt;width:501.75pt;height:57.1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" filled="f" fillcolor="black [3213]"/>
        </w:pict>
      </w:r>
      <w:r w:rsidR="006E755F" w:rsidRPr="001E2697">
        <w:rPr>
          <w:rFonts w:ascii="Times New Roman" w:hAnsi="Times New Roman" w:cs="Times New Roman"/>
          <w:b/>
          <w:noProof/>
          <w:color w:val="000000" w:themeColor="text1"/>
          <w:sz w:val="24"/>
          <w:szCs w:val="24"/>
        </w:rPr>
        <w:t>SYLLABUS (4th SEMESTER)</w:t>
      </w:r>
    </w:p>
    <w:p w14:paraId="7902C1BC" w14:textId="28CEA57F"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Paper I: Soil and Environmental Microbiology</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Subject code: MIB154</w:t>
      </w:r>
      <w:r w:rsidR="00955C24">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401</w:t>
      </w:r>
    </w:p>
    <w:p w14:paraId="79CF4D64"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L-T-P-C-3-0-</w:t>
      </w:r>
      <w:r w:rsidR="004E7054" w:rsidRPr="001E2697">
        <w:rPr>
          <w:rFonts w:ascii="Times New Roman" w:hAnsi="Times New Roman" w:cs="Times New Roman"/>
          <w:b/>
          <w:color w:val="000000" w:themeColor="text1"/>
          <w:sz w:val="24"/>
          <w:szCs w:val="24"/>
        </w:rPr>
        <w:t>0</w:t>
      </w:r>
      <w:r w:rsidRPr="001E2697">
        <w:rPr>
          <w:rFonts w:ascii="Times New Roman" w:hAnsi="Times New Roman" w:cs="Times New Roman"/>
          <w:b/>
          <w:color w:val="000000" w:themeColor="text1"/>
          <w:sz w:val="24"/>
          <w:szCs w:val="24"/>
        </w:rPr>
        <w:t>-</w:t>
      </w:r>
      <w:r w:rsidR="004E7054" w:rsidRPr="001E2697">
        <w:rPr>
          <w:rFonts w:ascii="Times New Roman" w:hAnsi="Times New Roman" w:cs="Times New Roman"/>
          <w:b/>
          <w:color w:val="000000" w:themeColor="text1"/>
          <w:sz w:val="24"/>
          <w:szCs w:val="24"/>
        </w:rPr>
        <w:t>3</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 xml:space="preserve">Credit units: 4                </w:t>
      </w:r>
      <w:r w:rsidRPr="001E2697">
        <w:rPr>
          <w:rFonts w:ascii="Times New Roman" w:hAnsi="Times New Roman" w:cs="Times New Roman"/>
          <w:b/>
          <w:color w:val="000000" w:themeColor="text1"/>
          <w:sz w:val="24"/>
          <w:szCs w:val="24"/>
        </w:rPr>
        <w:tab/>
        <w:t>Scheme of evaluation: (TP)</w:t>
      </w:r>
    </w:p>
    <w:p w14:paraId="20D8FE86" w14:textId="77777777" w:rsidR="006E755F" w:rsidRPr="001E2697" w:rsidRDefault="006E755F" w:rsidP="006E755F">
      <w:pPr>
        <w:rPr>
          <w:rFonts w:ascii="Times New Roman" w:hAnsi="Times New Roman" w:cs="Times New Roman"/>
          <w:color w:val="000000" w:themeColor="text1"/>
          <w:sz w:val="24"/>
          <w:szCs w:val="24"/>
        </w:rPr>
      </w:pPr>
    </w:p>
    <w:p w14:paraId="3FA924A2"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u w:val="single"/>
        </w:rPr>
        <w:t xml:space="preserve">Course Objective: </w:t>
      </w:r>
    </w:p>
    <w:p w14:paraId="56EF3F67" w14:textId="77777777" w:rsidR="006E755F" w:rsidRPr="001E2697" w:rsidRDefault="006E755F" w:rsidP="006E755F">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course is developed with the following objectives: </w:t>
      </w:r>
    </w:p>
    <w:p w14:paraId="3360497B"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enable the students </w:t>
      </w:r>
      <w:r w:rsidR="00BC500C" w:rsidRPr="001E2697">
        <w:rPr>
          <w:rFonts w:ascii="Times New Roman" w:hAnsi="Times New Roman" w:cs="Times New Roman"/>
          <w:color w:val="000000" w:themeColor="text1"/>
          <w:sz w:val="24"/>
          <w:szCs w:val="24"/>
        </w:rPr>
        <w:t xml:space="preserve">to </w:t>
      </w:r>
      <w:r w:rsidRPr="001E2697">
        <w:rPr>
          <w:rFonts w:ascii="Times New Roman" w:hAnsi="Times New Roman" w:cs="Times New Roman"/>
          <w:color w:val="000000" w:themeColor="text1"/>
          <w:sz w:val="24"/>
          <w:szCs w:val="24"/>
        </w:rPr>
        <w:t>develop a proper understanding of soil and environment microbes.</w:t>
      </w:r>
    </w:p>
    <w:p w14:paraId="0FEFBF37"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understand the role of </w:t>
      </w:r>
      <w:proofErr w:type="spellStart"/>
      <w:r w:rsidR="00BC500C" w:rsidRPr="001E2697">
        <w:rPr>
          <w:rFonts w:ascii="Times New Roman" w:hAnsi="Times New Roman" w:cs="Times New Roman"/>
          <w:color w:val="000000" w:themeColor="text1"/>
          <w:sz w:val="24"/>
          <w:szCs w:val="24"/>
        </w:rPr>
        <w:t>microbesin</w:t>
      </w:r>
      <w:proofErr w:type="spellEnd"/>
      <w:r w:rsidR="00BC500C" w:rsidRPr="001E2697">
        <w:rPr>
          <w:rFonts w:ascii="Times New Roman" w:hAnsi="Times New Roman" w:cs="Times New Roman"/>
          <w:color w:val="000000" w:themeColor="text1"/>
          <w:sz w:val="24"/>
          <w:szCs w:val="24"/>
        </w:rPr>
        <w:t xml:space="preserve"> the </w:t>
      </w:r>
      <w:r w:rsidRPr="001E2697">
        <w:rPr>
          <w:rFonts w:ascii="Times New Roman" w:hAnsi="Times New Roman" w:cs="Times New Roman"/>
          <w:color w:val="000000" w:themeColor="text1"/>
          <w:sz w:val="24"/>
          <w:szCs w:val="24"/>
        </w:rPr>
        <w:t>environment.</w:t>
      </w:r>
    </w:p>
    <w:p w14:paraId="7B87580D"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enable understanding of the application of </w:t>
      </w:r>
      <w:r w:rsidR="007B52BA" w:rsidRPr="001E2697">
        <w:rPr>
          <w:rFonts w:ascii="Times New Roman" w:hAnsi="Times New Roman" w:cs="Times New Roman"/>
          <w:color w:val="000000" w:themeColor="text1"/>
          <w:sz w:val="24"/>
          <w:szCs w:val="24"/>
        </w:rPr>
        <w:t>microbes</w:t>
      </w:r>
      <w:r w:rsidRPr="001E2697">
        <w:rPr>
          <w:rFonts w:ascii="Times New Roman" w:hAnsi="Times New Roman" w:cs="Times New Roman"/>
          <w:color w:val="000000" w:themeColor="text1"/>
          <w:sz w:val="24"/>
          <w:szCs w:val="24"/>
        </w:rPr>
        <w:t xml:space="preserve"> such as a </w:t>
      </w:r>
      <w:proofErr w:type="spellStart"/>
      <w:r w:rsidR="007B52BA" w:rsidRPr="001E2697">
        <w:rPr>
          <w:rFonts w:ascii="Times New Roman" w:hAnsi="Times New Roman" w:cs="Times New Roman"/>
          <w:color w:val="000000" w:themeColor="text1"/>
          <w:sz w:val="24"/>
          <w:szCs w:val="24"/>
        </w:rPr>
        <w:t>biofertilizer</w:t>
      </w:r>
      <w:proofErr w:type="spellEnd"/>
      <w:r w:rsidR="007B52BA" w:rsidRPr="001E2697">
        <w:rPr>
          <w:rFonts w:ascii="Times New Roman" w:hAnsi="Times New Roman" w:cs="Times New Roman"/>
          <w:color w:val="000000" w:themeColor="text1"/>
          <w:sz w:val="24"/>
          <w:szCs w:val="24"/>
        </w:rPr>
        <w:t xml:space="preserve"> </w:t>
      </w:r>
    </w:p>
    <w:p w14:paraId="1249D7F9" w14:textId="77777777" w:rsidR="006E755F" w:rsidRPr="001E2697" w:rsidRDefault="006E755F" w:rsidP="006E755F">
      <w:pPr>
        <w:pStyle w:val="ListParagraph"/>
        <w:numPr>
          <w:ilvl w:val="0"/>
          <w:numId w:val="3"/>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To impart the basic knowledge of environmental microbes and</w:t>
      </w:r>
      <w:r w:rsidR="007B52BA" w:rsidRPr="001E2697">
        <w:rPr>
          <w:rFonts w:ascii="Times New Roman" w:hAnsi="Times New Roman" w:cs="Times New Roman"/>
          <w:color w:val="000000" w:themeColor="text1"/>
          <w:sz w:val="24"/>
          <w:szCs w:val="24"/>
        </w:rPr>
        <w:t xml:space="preserve"> their</w:t>
      </w:r>
      <w:r w:rsidRPr="001E2697">
        <w:rPr>
          <w:rFonts w:ascii="Times New Roman" w:hAnsi="Times New Roman" w:cs="Times New Roman"/>
          <w:color w:val="000000" w:themeColor="text1"/>
          <w:sz w:val="24"/>
          <w:szCs w:val="24"/>
        </w:rPr>
        <w:t xml:space="preserve"> application. </w:t>
      </w:r>
    </w:p>
    <w:p w14:paraId="35EF18A4" w14:textId="77777777" w:rsidR="00DB43EE" w:rsidRPr="001E2697" w:rsidRDefault="00DB43EE" w:rsidP="00DB43EE">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Course outcome:</w:t>
      </w:r>
    </w:p>
    <w:p w14:paraId="3091135C" w14:textId="77777777" w:rsidR="00DB43EE" w:rsidRPr="001E2697" w:rsidRDefault="00DB43EE" w:rsidP="00DB43EE">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CO-1</w:t>
      </w:r>
      <w:proofErr w:type="gramStart"/>
      <w:r w:rsidRPr="001E2697">
        <w:rPr>
          <w:rFonts w:ascii="Times New Roman" w:hAnsi="Times New Roman" w:cs="Times New Roman"/>
          <w:color w:val="000000" w:themeColor="text1"/>
          <w:sz w:val="24"/>
          <w:szCs w:val="24"/>
        </w:rPr>
        <w:t>:Remember</w:t>
      </w:r>
      <w:proofErr w:type="gramEnd"/>
      <w:r w:rsidRPr="001E2697">
        <w:rPr>
          <w:rFonts w:ascii="Times New Roman" w:hAnsi="Times New Roman" w:cs="Times New Roman"/>
          <w:color w:val="000000" w:themeColor="text1"/>
          <w:sz w:val="24"/>
          <w:szCs w:val="24"/>
        </w:rPr>
        <w:t xml:space="preserve"> the </w:t>
      </w:r>
      <w:r w:rsidR="00BC500C" w:rsidRPr="001E2697">
        <w:rPr>
          <w:rFonts w:ascii="Times New Roman" w:hAnsi="Times New Roman" w:cs="Times New Roman"/>
          <w:color w:val="000000" w:themeColor="text1"/>
          <w:sz w:val="24"/>
          <w:szCs w:val="24"/>
        </w:rPr>
        <w:t>agriculturally important and</w:t>
      </w:r>
      <w:r w:rsidR="007B52BA" w:rsidRPr="001E2697">
        <w:rPr>
          <w:rFonts w:ascii="Times New Roman" w:hAnsi="Times New Roman" w:cs="Times New Roman"/>
          <w:color w:val="000000" w:themeColor="text1"/>
          <w:sz w:val="24"/>
          <w:szCs w:val="24"/>
        </w:rPr>
        <w:t xml:space="preserve"> environment-friendl</w:t>
      </w:r>
      <w:r w:rsidR="00BC500C" w:rsidRPr="001E2697">
        <w:rPr>
          <w:rFonts w:ascii="Times New Roman" w:hAnsi="Times New Roman" w:cs="Times New Roman"/>
          <w:color w:val="000000" w:themeColor="text1"/>
          <w:sz w:val="24"/>
          <w:szCs w:val="24"/>
        </w:rPr>
        <w:t>y microbe</w:t>
      </w:r>
      <w:r w:rsidRPr="001E2697">
        <w:rPr>
          <w:rFonts w:ascii="Times New Roman" w:hAnsi="Times New Roman" w:cs="Times New Roman"/>
          <w:color w:val="000000" w:themeColor="text1"/>
          <w:sz w:val="24"/>
          <w:szCs w:val="24"/>
        </w:rPr>
        <w:t>.</w:t>
      </w:r>
    </w:p>
    <w:p w14:paraId="48A08AB6" w14:textId="77777777" w:rsidR="00DB43EE" w:rsidRPr="001E2697" w:rsidRDefault="00DB43EE" w:rsidP="00DB43EE">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CO-2</w:t>
      </w:r>
      <w:proofErr w:type="gramStart"/>
      <w:r w:rsidRPr="001E2697">
        <w:rPr>
          <w:rFonts w:ascii="Times New Roman" w:hAnsi="Times New Roman" w:cs="Times New Roman"/>
          <w:color w:val="000000" w:themeColor="text1"/>
          <w:sz w:val="24"/>
          <w:szCs w:val="24"/>
        </w:rPr>
        <w:t>:Understandingof</w:t>
      </w:r>
      <w:r w:rsidR="009D7E1C" w:rsidRPr="001E2697">
        <w:rPr>
          <w:rFonts w:ascii="Times New Roman" w:eastAsiaTheme="minorHAnsi" w:hAnsi="Times New Roman" w:cs="Times New Roman"/>
          <w:color w:val="000000" w:themeColor="text1"/>
          <w:sz w:val="24"/>
          <w:szCs w:val="24"/>
          <w:lang w:val="en-US" w:eastAsia="en-US"/>
        </w:rPr>
        <w:t>various</w:t>
      </w:r>
      <w:proofErr w:type="gramEnd"/>
      <w:r w:rsidR="009D7E1C" w:rsidRPr="001E2697">
        <w:rPr>
          <w:rFonts w:ascii="Times New Roman" w:eastAsiaTheme="minorHAnsi" w:hAnsi="Times New Roman" w:cs="Times New Roman"/>
          <w:color w:val="000000" w:themeColor="text1"/>
          <w:sz w:val="24"/>
          <w:szCs w:val="24"/>
          <w:lang w:val="en-US" w:eastAsia="en-US"/>
        </w:rPr>
        <w:t xml:space="preserve"> soil types, </w:t>
      </w:r>
      <w:proofErr w:type="spellStart"/>
      <w:r w:rsidR="009D7E1C" w:rsidRPr="001E2697">
        <w:rPr>
          <w:rFonts w:ascii="Times New Roman" w:eastAsiaTheme="minorHAnsi" w:hAnsi="Times New Roman" w:cs="Times New Roman"/>
          <w:color w:val="000000" w:themeColor="text1"/>
          <w:sz w:val="24"/>
          <w:szCs w:val="24"/>
          <w:lang w:val="en-US" w:eastAsia="en-US"/>
        </w:rPr>
        <w:t>Rhizosphere</w:t>
      </w:r>
      <w:proofErr w:type="spellEnd"/>
      <w:r w:rsidR="008F4D0A" w:rsidRPr="001E2697">
        <w:rPr>
          <w:rFonts w:ascii="Times New Roman" w:eastAsiaTheme="minorHAnsi" w:hAnsi="Times New Roman" w:cs="Times New Roman"/>
          <w:color w:val="000000" w:themeColor="text1"/>
          <w:sz w:val="24"/>
          <w:szCs w:val="24"/>
          <w:lang w:val="en-US" w:eastAsia="en-US"/>
        </w:rPr>
        <w:t>,</w:t>
      </w:r>
      <w:r w:rsidR="009D7E1C" w:rsidRPr="001E2697">
        <w:rPr>
          <w:rFonts w:ascii="Times New Roman" w:eastAsiaTheme="minorHAnsi" w:hAnsi="Times New Roman" w:cs="Times New Roman"/>
          <w:color w:val="000000" w:themeColor="text1"/>
          <w:sz w:val="24"/>
          <w:szCs w:val="24"/>
          <w:lang w:val="en-US" w:eastAsia="en-US"/>
        </w:rPr>
        <w:t xml:space="preserve"> and </w:t>
      </w:r>
      <w:proofErr w:type="spellStart"/>
      <w:r w:rsidR="009D7E1C" w:rsidRPr="001E2697">
        <w:rPr>
          <w:rFonts w:ascii="Times New Roman" w:eastAsiaTheme="minorHAnsi" w:hAnsi="Times New Roman" w:cs="Times New Roman"/>
          <w:color w:val="000000" w:themeColor="text1"/>
          <w:sz w:val="24"/>
          <w:szCs w:val="24"/>
          <w:lang w:val="en-US" w:eastAsia="en-US"/>
        </w:rPr>
        <w:t>rhizoplane</w:t>
      </w:r>
      <w:proofErr w:type="spellEnd"/>
      <w:r w:rsidR="009D7E1C" w:rsidRPr="001E2697">
        <w:rPr>
          <w:rFonts w:ascii="Times New Roman" w:eastAsiaTheme="minorHAnsi" w:hAnsi="Times New Roman" w:cs="Times New Roman"/>
          <w:color w:val="000000" w:themeColor="text1"/>
          <w:sz w:val="24"/>
          <w:szCs w:val="24"/>
          <w:lang w:val="en-US" w:eastAsia="en-US"/>
        </w:rPr>
        <w:t xml:space="preserve">. Nitrogen fixation: </w:t>
      </w:r>
      <w:r w:rsidR="008F4D0A" w:rsidRPr="001E2697">
        <w:rPr>
          <w:rFonts w:ascii="Times New Roman" w:eastAsiaTheme="minorHAnsi" w:hAnsi="Times New Roman" w:cs="Times New Roman"/>
          <w:color w:val="000000" w:themeColor="text1"/>
          <w:sz w:val="24"/>
          <w:szCs w:val="24"/>
          <w:lang w:val="en-US" w:eastAsia="en-US"/>
        </w:rPr>
        <w:t>A symbiotic</w:t>
      </w:r>
      <w:r w:rsidR="009D7E1C" w:rsidRPr="001E2697">
        <w:rPr>
          <w:rFonts w:ascii="Times New Roman" w:eastAsiaTheme="minorHAnsi" w:hAnsi="Times New Roman" w:cs="Times New Roman"/>
          <w:color w:val="000000" w:themeColor="text1"/>
          <w:sz w:val="24"/>
          <w:szCs w:val="24"/>
          <w:lang w:val="en-US" w:eastAsia="en-US"/>
        </w:rPr>
        <w:t xml:space="preserve"> and symbiotic nitrogen fixation system.</w:t>
      </w:r>
    </w:p>
    <w:p w14:paraId="51F63D3C" w14:textId="77777777" w:rsidR="00DB43EE" w:rsidRPr="001E2697" w:rsidRDefault="00DB43EE" w:rsidP="00DB43EE">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 xml:space="preserve">CO-3: apply the </w:t>
      </w:r>
      <w:proofErr w:type="spellStart"/>
      <w:r w:rsidRPr="001E2697">
        <w:rPr>
          <w:rFonts w:ascii="Times New Roman" w:hAnsi="Times New Roman" w:cs="Times New Roman"/>
          <w:sz w:val="24"/>
          <w:szCs w:val="24"/>
        </w:rPr>
        <w:t>knowledge</w:t>
      </w:r>
      <w:r w:rsidR="009D7E1C" w:rsidRPr="001E2697">
        <w:rPr>
          <w:rFonts w:ascii="Times New Roman" w:hAnsi="Times New Roman" w:cs="Times New Roman"/>
          <w:sz w:val="24"/>
          <w:szCs w:val="24"/>
        </w:rPr>
        <w:t>for</w:t>
      </w:r>
      <w:proofErr w:type="spellEnd"/>
      <w:r w:rsidR="009D7E1C" w:rsidRPr="001E2697">
        <w:rPr>
          <w:rFonts w:ascii="Times New Roman" w:hAnsi="Times New Roman" w:cs="Times New Roman"/>
          <w:sz w:val="24"/>
          <w:szCs w:val="24"/>
        </w:rPr>
        <w:t xml:space="preserve"> the </w:t>
      </w:r>
      <w:r w:rsidR="009D7E1C" w:rsidRPr="001E2697">
        <w:rPr>
          <w:rFonts w:ascii="Times New Roman" w:eastAsiaTheme="minorHAnsi" w:hAnsi="Times New Roman" w:cs="Times New Roman"/>
          <w:color w:val="000000" w:themeColor="text1"/>
          <w:sz w:val="24"/>
          <w:szCs w:val="24"/>
          <w:lang w:val="en-US" w:eastAsia="en-US"/>
        </w:rPr>
        <w:t xml:space="preserve">Production of </w:t>
      </w:r>
      <w:proofErr w:type="spellStart"/>
      <w:r w:rsidR="009D7E1C" w:rsidRPr="001E2697">
        <w:rPr>
          <w:rFonts w:ascii="Times New Roman" w:eastAsiaTheme="minorHAnsi" w:hAnsi="Times New Roman" w:cs="Times New Roman"/>
          <w:color w:val="000000" w:themeColor="text1"/>
          <w:sz w:val="24"/>
          <w:szCs w:val="24"/>
          <w:lang w:val="en-US" w:eastAsia="en-US"/>
        </w:rPr>
        <w:t>biofertilizers</w:t>
      </w:r>
      <w:proofErr w:type="spellEnd"/>
      <w:r w:rsidR="009D7E1C" w:rsidRPr="001E2697">
        <w:rPr>
          <w:rFonts w:ascii="Times New Roman" w:eastAsiaTheme="minorHAnsi" w:hAnsi="Times New Roman" w:cs="Times New Roman"/>
          <w:color w:val="000000" w:themeColor="text1"/>
          <w:sz w:val="24"/>
          <w:szCs w:val="24"/>
          <w:lang w:val="en-US" w:eastAsia="en-US"/>
        </w:rPr>
        <w:t xml:space="preserve"> and </w:t>
      </w:r>
      <w:proofErr w:type="spellStart"/>
      <w:r w:rsidR="009D7E1C" w:rsidRPr="001E2697">
        <w:rPr>
          <w:rFonts w:ascii="Times New Roman" w:eastAsiaTheme="minorHAnsi" w:hAnsi="Times New Roman" w:cs="Times New Roman"/>
          <w:color w:val="000000" w:themeColor="text1"/>
          <w:sz w:val="24"/>
          <w:szCs w:val="24"/>
          <w:lang w:val="en-US" w:eastAsia="en-US"/>
        </w:rPr>
        <w:t>biopesticides</w:t>
      </w:r>
      <w:proofErr w:type="spellEnd"/>
    </w:p>
    <w:p w14:paraId="6E980DD2" w14:textId="77777777" w:rsidR="00DB43EE" w:rsidRPr="001E2697" w:rsidRDefault="00DB43EE" w:rsidP="00DB43EE">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CO-4</w:t>
      </w:r>
      <w:proofErr w:type="gramStart"/>
      <w:r w:rsidRPr="001E2697">
        <w:rPr>
          <w:rFonts w:ascii="Times New Roman" w:hAnsi="Times New Roman" w:cs="Times New Roman"/>
          <w:sz w:val="24"/>
          <w:szCs w:val="24"/>
        </w:rPr>
        <w:t>:Analysis</w:t>
      </w:r>
      <w:proofErr w:type="gramEnd"/>
      <w:r w:rsidRPr="001E2697">
        <w:rPr>
          <w:rFonts w:ascii="Times New Roman" w:hAnsi="Times New Roman" w:cs="Times New Roman"/>
          <w:sz w:val="24"/>
          <w:szCs w:val="24"/>
        </w:rPr>
        <w:t xml:space="preserve"> </w:t>
      </w:r>
      <w:r w:rsidR="009D7E1C" w:rsidRPr="001E2697">
        <w:rPr>
          <w:rFonts w:ascii="Times New Roman" w:hAnsi="Times New Roman" w:cs="Times New Roman"/>
          <w:sz w:val="24"/>
          <w:szCs w:val="24"/>
        </w:rPr>
        <w:t xml:space="preserve">of </w:t>
      </w:r>
      <w:r w:rsidRPr="001E2697">
        <w:rPr>
          <w:rFonts w:ascii="Times New Roman" w:hAnsi="Times New Roman" w:cs="Times New Roman"/>
          <w:sz w:val="24"/>
          <w:szCs w:val="24"/>
        </w:rPr>
        <w:t>the</w:t>
      </w:r>
      <w:r w:rsidR="009D7E1C" w:rsidRPr="001E2697">
        <w:rPr>
          <w:rFonts w:ascii="Times New Roman" w:hAnsi="Times New Roman" w:cs="Times New Roman"/>
          <w:sz w:val="24"/>
          <w:szCs w:val="24"/>
        </w:rPr>
        <w:t xml:space="preserve"> role of microbes in terrestrial and aquatic ecosystems.</w:t>
      </w:r>
    </w:p>
    <w:p w14:paraId="5A572820" w14:textId="77777777" w:rsidR="00DB43EE" w:rsidRPr="001E2697" w:rsidRDefault="00DB43EE" w:rsidP="00DB43EE">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CO-5</w:t>
      </w:r>
      <w:proofErr w:type="gramStart"/>
      <w:r w:rsidRPr="001E2697">
        <w:rPr>
          <w:rFonts w:ascii="Times New Roman" w:hAnsi="Times New Roman" w:cs="Times New Roman"/>
          <w:sz w:val="24"/>
          <w:szCs w:val="24"/>
        </w:rPr>
        <w:t>:Determine</w:t>
      </w:r>
      <w:proofErr w:type="gramEnd"/>
      <w:r w:rsidRPr="001E2697">
        <w:rPr>
          <w:rFonts w:ascii="Times New Roman" w:hAnsi="Times New Roman" w:cs="Times New Roman"/>
          <w:sz w:val="24"/>
          <w:szCs w:val="24"/>
        </w:rPr>
        <w:t xml:space="preserve"> the future prospect of different </w:t>
      </w:r>
      <w:r w:rsidR="008F4D0A" w:rsidRPr="001E2697">
        <w:rPr>
          <w:rFonts w:ascii="Times New Roman" w:eastAsiaTheme="minorHAnsi" w:hAnsi="Times New Roman" w:cs="Times New Roman"/>
          <w:color w:val="000000" w:themeColor="text1"/>
          <w:sz w:val="24"/>
          <w:szCs w:val="24"/>
          <w:lang w:val="en-US" w:eastAsia="en-US"/>
        </w:rPr>
        <w:t xml:space="preserve">microbial consortia for agriculture and environmental issue. </w:t>
      </w:r>
    </w:p>
    <w:p w14:paraId="5CAB30C2" w14:textId="77777777" w:rsidR="006E755F" w:rsidRPr="001E2697" w:rsidRDefault="006E755F" w:rsidP="006E755F">
      <w:pPr>
        <w:jc w:val="both"/>
        <w:rPr>
          <w:rFonts w:ascii="Times New Roman" w:hAnsi="Times New Roman" w:cs="Times New Roman"/>
          <w:color w:val="000000" w:themeColor="text1"/>
          <w:sz w:val="24"/>
          <w:szCs w:val="24"/>
        </w:rPr>
      </w:pPr>
    </w:p>
    <w:p w14:paraId="2E7A7A37"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p w14:paraId="2BAF4D80" w14:textId="77777777" w:rsidR="006E755F" w:rsidRPr="001E2697" w:rsidRDefault="006E755F" w:rsidP="006E755F">
      <w:pPr>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255"/>
        <w:gridCol w:w="7361"/>
        <w:gridCol w:w="990"/>
      </w:tblGrid>
      <w:tr w:rsidR="007E2E81" w:rsidRPr="001E2697" w14:paraId="67E20F88" w14:textId="77777777" w:rsidTr="008C0B69">
        <w:trPr>
          <w:trHeight w:val="472"/>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3CDFD8"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645216"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ADF021"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6AEA3366" w14:textId="77777777" w:rsidTr="008C0B69">
        <w:trPr>
          <w:trHeight w:val="84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7AC3D3"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B75351"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Aero-microbiology </w:t>
            </w:r>
            <w:r w:rsidRPr="001E2697">
              <w:rPr>
                <w:rFonts w:ascii="Times New Roman" w:eastAsiaTheme="minorHAnsi" w:hAnsi="Times New Roman" w:cs="Times New Roman"/>
                <w:b/>
                <w:bCs/>
                <w:color w:val="000000" w:themeColor="text1"/>
                <w:sz w:val="24"/>
                <w:szCs w:val="24"/>
                <w:lang w:val="en-US" w:eastAsia="en-US"/>
              </w:rPr>
              <w:t xml:space="preserve">- </w:t>
            </w:r>
            <w:r w:rsidRPr="001E2697">
              <w:rPr>
                <w:rFonts w:ascii="Times New Roman" w:eastAsiaTheme="minorHAnsi" w:hAnsi="Times New Roman" w:cs="Times New Roman"/>
                <w:color w:val="000000" w:themeColor="text1"/>
                <w:sz w:val="24"/>
                <w:szCs w:val="24"/>
                <w:lang w:val="en-US" w:eastAsia="en-US"/>
              </w:rPr>
              <w:t xml:space="preserve">droplet nuclei, aerosol, assessment of air quality, brief account of airborne microbes – bacteria, fungi, and viruses, their diseases and preventive measures; </w:t>
            </w:r>
            <w:proofErr w:type="spellStart"/>
            <w:r w:rsidRPr="001E2697">
              <w:rPr>
                <w:rFonts w:ascii="Times New Roman" w:eastAsiaTheme="minorHAnsi" w:hAnsi="Times New Roman" w:cs="Times New Roman"/>
                <w:color w:val="000000" w:themeColor="text1"/>
                <w:sz w:val="24"/>
                <w:szCs w:val="24"/>
                <w:lang w:val="en-US" w:eastAsia="en-US"/>
              </w:rPr>
              <w:t>Phylloplane</w:t>
            </w:r>
            <w:proofErr w:type="spellEnd"/>
            <w:r w:rsidRPr="001E2697">
              <w:rPr>
                <w:rFonts w:ascii="Times New Roman" w:eastAsiaTheme="minorHAnsi" w:hAnsi="Times New Roman" w:cs="Times New Roman"/>
                <w:color w:val="000000" w:themeColor="text1"/>
                <w:sz w:val="24"/>
                <w:szCs w:val="24"/>
                <w:lang w:val="en-US" w:eastAsia="en-US"/>
              </w:rPr>
              <w:t xml:space="preserve"> and </w:t>
            </w:r>
            <w:proofErr w:type="spellStart"/>
            <w:r w:rsidRPr="001E2697">
              <w:rPr>
                <w:rFonts w:ascii="Times New Roman" w:eastAsiaTheme="minorHAnsi" w:hAnsi="Times New Roman" w:cs="Times New Roman"/>
                <w:color w:val="000000" w:themeColor="text1"/>
                <w:sz w:val="24"/>
                <w:szCs w:val="24"/>
                <w:lang w:val="en-US" w:eastAsia="en-US"/>
              </w:rPr>
              <w:t>Phyllospheremicroflora</w:t>
            </w:r>
            <w:proofErr w:type="spellEnd"/>
            <w:r w:rsidRPr="001E2697">
              <w:rPr>
                <w:rFonts w:ascii="Times New Roman" w:eastAsiaTheme="minorHAnsi" w:hAnsi="Times New Roman" w:cs="Times New Roman"/>
                <w:color w:val="000000" w:themeColor="text1"/>
                <w:sz w:val="24"/>
                <w:szCs w:val="24"/>
                <w:lang w:val="en-US" w:eastAsia="en-US"/>
              </w:rPr>
              <w:t>.</w:t>
            </w:r>
          </w:p>
          <w:p w14:paraId="2A03FFDA"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Role of microbes in environment </w:t>
            </w:r>
            <w:r w:rsidRPr="001E2697">
              <w:rPr>
                <w:rFonts w:ascii="Times New Roman" w:eastAsiaTheme="minorHAnsi" w:hAnsi="Times New Roman" w:cs="Times New Roman"/>
                <w:b/>
                <w:bCs/>
                <w:color w:val="000000" w:themeColor="text1"/>
                <w:sz w:val="24"/>
                <w:szCs w:val="24"/>
                <w:lang w:val="en-US" w:eastAsia="en-US"/>
              </w:rPr>
              <w:t xml:space="preserve">– </w:t>
            </w:r>
            <w:r w:rsidRPr="001E2697">
              <w:rPr>
                <w:rFonts w:ascii="Times New Roman" w:eastAsiaTheme="minorHAnsi" w:hAnsi="Times New Roman" w:cs="Times New Roman"/>
                <w:color w:val="000000" w:themeColor="text1"/>
                <w:sz w:val="24"/>
                <w:szCs w:val="24"/>
                <w:lang w:val="en-US" w:eastAsia="en-US"/>
              </w:rPr>
              <w:t xml:space="preserve">Organic matter decomposition, factors affecting litter decomposition; Biogeochemical cycling of C, N, P and S; Microbial biomass and soil fertility; Biodegradation of hydrocarbons and </w:t>
            </w:r>
            <w:proofErr w:type="spellStart"/>
            <w:r w:rsidRPr="001E2697">
              <w:rPr>
                <w:rFonts w:ascii="Times New Roman" w:eastAsiaTheme="minorHAnsi" w:hAnsi="Times New Roman" w:cs="Times New Roman"/>
                <w:color w:val="000000" w:themeColor="text1"/>
                <w:sz w:val="24"/>
                <w:szCs w:val="24"/>
                <w:lang w:val="en-US" w:eastAsia="en-US"/>
              </w:rPr>
              <w:t>xenobiotics</w:t>
            </w:r>
            <w:proofErr w:type="spellEnd"/>
            <w:r w:rsidRPr="001E2697">
              <w:rPr>
                <w:rFonts w:ascii="Times New Roman" w:eastAsiaTheme="minorHAnsi" w:hAnsi="Times New Roman" w:cs="Times New Roman"/>
                <w:color w:val="000000" w:themeColor="text1"/>
                <w:sz w:val="24"/>
                <w:szCs w:val="24"/>
                <w:lang w:val="en-US" w:eastAsia="en-US"/>
              </w:rPr>
              <w:t>, Microbial leaching of iron and copper.</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7B1539" w14:textId="77777777" w:rsidR="006E755F" w:rsidRPr="001E2697" w:rsidRDefault="001D29C8"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12</w:t>
            </w:r>
          </w:p>
        </w:tc>
      </w:tr>
      <w:tr w:rsidR="007E2E81" w:rsidRPr="001E2697" w14:paraId="7333C1E9" w14:textId="77777777" w:rsidTr="008C0B69">
        <w:trPr>
          <w:trHeight w:val="1250"/>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C2CE76"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7748D5"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Soil Microbiology </w:t>
            </w:r>
            <w:r w:rsidRPr="001E2697">
              <w:rPr>
                <w:rFonts w:ascii="Times New Roman" w:eastAsiaTheme="minorHAnsi" w:hAnsi="Times New Roman" w:cs="Times New Roman"/>
                <w:b/>
                <w:bCs/>
                <w:color w:val="000000" w:themeColor="text1"/>
                <w:sz w:val="24"/>
                <w:szCs w:val="24"/>
                <w:lang w:val="en-US" w:eastAsia="en-US"/>
              </w:rPr>
              <w:t xml:space="preserve">– </w:t>
            </w:r>
            <w:r w:rsidRPr="001E2697">
              <w:rPr>
                <w:rFonts w:ascii="Times New Roman" w:eastAsiaTheme="minorHAnsi" w:hAnsi="Times New Roman" w:cs="Times New Roman"/>
                <w:color w:val="000000" w:themeColor="text1"/>
                <w:sz w:val="24"/>
                <w:szCs w:val="24"/>
                <w:lang w:val="en-US" w:eastAsia="en-US"/>
              </w:rPr>
              <w:t xml:space="preserve">Classification of soil-physical and chemical characteristics, soil as a habitat for micro-organisms, </w:t>
            </w:r>
            <w:proofErr w:type="spellStart"/>
            <w:r w:rsidRPr="001E2697">
              <w:rPr>
                <w:rFonts w:ascii="Times New Roman" w:eastAsiaTheme="minorHAnsi" w:hAnsi="Times New Roman" w:cs="Times New Roman"/>
                <w:color w:val="000000" w:themeColor="text1"/>
                <w:sz w:val="24"/>
                <w:szCs w:val="24"/>
                <w:lang w:val="en-US" w:eastAsia="en-US"/>
              </w:rPr>
              <w:t>microflora</w:t>
            </w:r>
            <w:proofErr w:type="spellEnd"/>
            <w:r w:rsidRPr="001E2697">
              <w:rPr>
                <w:rFonts w:ascii="Times New Roman" w:eastAsiaTheme="minorHAnsi" w:hAnsi="Times New Roman" w:cs="Times New Roman"/>
                <w:color w:val="000000" w:themeColor="text1"/>
                <w:sz w:val="24"/>
                <w:szCs w:val="24"/>
                <w:lang w:val="en-US" w:eastAsia="en-US"/>
              </w:rPr>
              <w:t xml:space="preserve"> of various soil types, </w:t>
            </w:r>
            <w:proofErr w:type="spellStart"/>
            <w:r w:rsidRPr="001E2697">
              <w:rPr>
                <w:rFonts w:ascii="Times New Roman" w:eastAsiaTheme="minorHAnsi" w:hAnsi="Times New Roman" w:cs="Times New Roman"/>
                <w:color w:val="000000" w:themeColor="text1"/>
                <w:sz w:val="24"/>
                <w:szCs w:val="24"/>
                <w:lang w:val="en-US" w:eastAsia="en-US"/>
              </w:rPr>
              <w:t>Rhizosphere</w:t>
            </w:r>
            <w:proofErr w:type="spellEnd"/>
            <w:r w:rsidRPr="001E2697">
              <w:rPr>
                <w:rFonts w:ascii="Times New Roman" w:eastAsiaTheme="minorHAnsi" w:hAnsi="Times New Roman" w:cs="Times New Roman"/>
                <w:color w:val="000000" w:themeColor="text1"/>
                <w:sz w:val="24"/>
                <w:szCs w:val="24"/>
                <w:lang w:val="en-US" w:eastAsia="en-US"/>
              </w:rPr>
              <w:t xml:space="preserve"> and </w:t>
            </w:r>
            <w:proofErr w:type="spellStart"/>
            <w:r w:rsidRPr="001E2697">
              <w:rPr>
                <w:rFonts w:ascii="Times New Roman" w:eastAsiaTheme="minorHAnsi" w:hAnsi="Times New Roman" w:cs="Times New Roman"/>
                <w:color w:val="000000" w:themeColor="text1"/>
                <w:sz w:val="24"/>
                <w:szCs w:val="24"/>
                <w:lang w:val="en-US" w:eastAsia="en-US"/>
              </w:rPr>
              <w:t>rhizoplane</w:t>
            </w:r>
            <w:proofErr w:type="spellEnd"/>
            <w:r w:rsidRPr="001E2697">
              <w:rPr>
                <w:rFonts w:ascii="Times New Roman" w:eastAsiaTheme="minorHAnsi" w:hAnsi="Times New Roman" w:cs="Times New Roman"/>
                <w:color w:val="000000" w:themeColor="text1"/>
                <w:sz w:val="24"/>
                <w:szCs w:val="24"/>
                <w:lang w:val="en-US" w:eastAsia="en-US"/>
              </w:rPr>
              <w:t xml:space="preserve">. Nitrogen fixation: </w:t>
            </w:r>
            <w:proofErr w:type="spellStart"/>
            <w:r w:rsidRPr="001E2697">
              <w:rPr>
                <w:rFonts w:ascii="Times New Roman" w:eastAsiaTheme="minorHAnsi" w:hAnsi="Times New Roman" w:cs="Times New Roman"/>
                <w:color w:val="000000" w:themeColor="text1"/>
                <w:sz w:val="24"/>
                <w:szCs w:val="24"/>
                <w:lang w:val="en-US" w:eastAsia="en-US"/>
              </w:rPr>
              <w:t>Asymbiotic</w:t>
            </w:r>
            <w:proofErr w:type="spellEnd"/>
            <w:r w:rsidRPr="001E2697">
              <w:rPr>
                <w:rFonts w:ascii="Times New Roman" w:eastAsiaTheme="minorHAnsi" w:hAnsi="Times New Roman" w:cs="Times New Roman"/>
                <w:color w:val="000000" w:themeColor="text1"/>
                <w:sz w:val="24"/>
                <w:szCs w:val="24"/>
                <w:lang w:val="en-US" w:eastAsia="en-US"/>
              </w:rPr>
              <w:t xml:space="preserve"> and symbiotic nitrogen fixation systems – root nodulation symbiotic bacteria (process of root nodule formation), </w:t>
            </w:r>
            <w:proofErr w:type="spellStart"/>
            <w:r w:rsidRPr="001E2697">
              <w:rPr>
                <w:rFonts w:ascii="Times New Roman" w:eastAsiaTheme="minorHAnsi" w:hAnsi="Times New Roman" w:cs="Times New Roman"/>
                <w:color w:val="000000" w:themeColor="text1"/>
                <w:sz w:val="24"/>
                <w:szCs w:val="24"/>
                <w:lang w:val="en-US" w:eastAsia="en-US"/>
              </w:rPr>
              <w:t>Leghemoglobulin</w:t>
            </w:r>
            <w:proofErr w:type="spellEnd"/>
            <w:r w:rsidRPr="001E2697">
              <w:rPr>
                <w:rFonts w:ascii="Times New Roman" w:eastAsiaTheme="minorHAnsi" w:hAnsi="Times New Roman" w:cs="Times New Roman"/>
                <w:color w:val="000000" w:themeColor="text1"/>
                <w:sz w:val="24"/>
                <w:szCs w:val="24"/>
                <w:lang w:val="en-US" w:eastAsia="en-US"/>
              </w:rPr>
              <w:t xml:space="preserve">. Microbial </w:t>
            </w:r>
            <w:proofErr w:type="spellStart"/>
            <w:r w:rsidRPr="001E2697">
              <w:rPr>
                <w:rFonts w:ascii="Times New Roman" w:eastAsiaTheme="minorHAnsi" w:hAnsi="Times New Roman" w:cs="Times New Roman"/>
                <w:color w:val="000000" w:themeColor="text1"/>
                <w:sz w:val="24"/>
                <w:szCs w:val="24"/>
                <w:lang w:val="en-US" w:eastAsia="en-US"/>
              </w:rPr>
              <w:t>interactionssymbiosis</w:t>
            </w:r>
            <w:proofErr w:type="spellEnd"/>
            <w:r w:rsidRPr="001E2697">
              <w:rPr>
                <w:rFonts w:ascii="Times New Roman" w:eastAsiaTheme="minorHAnsi" w:hAnsi="Times New Roman" w:cs="Times New Roman"/>
                <w:color w:val="000000" w:themeColor="text1"/>
                <w:sz w:val="24"/>
                <w:szCs w:val="24"/>
                <w:lang w:val="en-US" w:eastAsia="en-US"/>
              </w:rPr>
              <w:t xml:space="preserve">, mutualism, commensalisms, </w:t>
            </w:r>
            <w:proofErr w:type="spellStart"/>
            <w:r w:rsidRPr="001E2697">
              <w:rPr>
                <w:rFonts w:ascii="Times New Roman" w:eastAsiaTheme="minorHAnsi" w:hAnsi="Times New Roman" w:cs="Times New Roman"/>
                <w:color w:val="000000" w:themeColor="text1"/>
                <w:sz w:val="24"/>
                <w:szCs w:val="24"/>
                <w:lang w:val="en-US" w:eastAsia="en-US"/>
              </w:rPr>
              <w:t>amensalism</w:t>
            </w:r>
            <w:proofErr w:type="spellEnd"/>
            <w:r w:rsidRPr="001E2697">
              <w:rPr>
                <w:rFonts w:ascii="Times New Roman" w:eastAsiaTheme="minorHAnsi" w:hAnsi="Times New Roman" w:cs="Times New Roman"/>
                <w:color w:val="000000" w:themeColor="text1"/>
                <w:sz w:val="24"/>
                <w:szCs w:val="24"/>
                <w:lang w:val="en-US" w:eastAsia="en-US"/>
              </w:rPr>
              <w:t xml:space="preserve">, competition, </w:t>
            </w:r>
            <w:proofErr w:type="spellStart"/>
            <w:r w:rsidRPr="001E2697">
              <w:rPr>
                <w:rFonts w:ascii="Times New Roman" w:eastAsiaTheme="minorHAnsi" w:hAnsi="Times New Roman" w:cs="Times New Roman"/>
                <w:color w:val="000000" w:themeColor="text1"/>
                <w:sz w:val="24"/>
                <w:szCs w:val="24"/>
                <w:lang w:val="en-US" w:eastAsia="en-US"/>
              </w:rPr>
              <w:t>antibiosis</w:t>
            </w:r>
            <w:proofErr w:type="gramStart"/>
            <w:r w:rsidRPr="001E2697">
              <w:rPr>
                <w:rFonts w:ascii="Times New Roman" w:eastAsiaTheme="minorHAnsi" w:hAnsi="Times New Roman" w:cs="Times New Roman"/>
                <w:color w:val="000000" w:themeColor="text1"/>
                <w:sz w:val="24"/>
                <w:szCs w:val="24"/>
                <w:lang w:val="en-US" w:eastAsia="en-US"/>
              </w:rPr>
              <w:t>;Actinorrhiza</w:t>
            </w:r>
            <w:proofErr w:type="spellEnd"/>
            <w:proofErr w:type="gramEnd"/>
            <w:r w:rsidRPr="001E2697">
              <w:rPr>
                <w:rFonts w:ascii="Times New Roman" w:eastAsiaTheme="minorHAnsi" w:hAnsi="Times New Roman" w:cs="Times New Roman"/>
                <w:color w:val="000000" w:themeColor="text1"/>
                <w:sz w:val="24"/>
                <w:szCs w:val="24"/>
                <w:lang w:val="en-US" w:eastAsia="en-US"/>
              </w:rPr>
              <w:t xml:space="preserve">; </w:t>
            </w:r>
            <w:proofErr w:type="spellStart"/>
            <w:r w:rsidRPr="001E2697">
              <w:rPr>
                <w:rFonts w:ascii="Times New Roman" w:eastAsiaTheme="minorHAnsi" w:hAnsi="Times New Roman" w:cs="Times New Roman"/>
                <w:color w:val="000000" w:themeColor="text1"/>
                <w:sz w:val="24"/>
                <w:szCs w:val="24"/>
                <w:lang w:val="en-US" w:eastAsia="en-US"/>
              </w:rPr>
              <w:t>Mycorrhizal</w:t>
            </w:r>
            <w:proofErr w:type="spellEnd"/>
            <w:r w:rsidRPr="001E2697">
              <w:rPr>
                <w:rFonts w:ascii="Times New Roman" w:eastAsiaTheme="minorHAnsi" w:hAnsi="Times New Roman" w:cs="Times New Roman"/>
                <w:color w:val="000000" w:themeColor="text1"/>
                <w:sz w:val="24"/>
                <w:szCs w:val="24"/>
                <w:lang w:val="en-US" w:eastAsia="en-US"/>
              </w:rPr>
              <w:t xml:space="preserve"> fungi and its effect on plants.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31BD31"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1D29C8" w:rsidRPr="001E2697">
              <w:rPr>
                <w:rFonts w:ascii="Times New Roman" w:hAnsi="Times New Roman" w:cs="Times New Roman"/>
                <w:b/>
                <w:color w:val="000000" w:themeColor="text1"/>
                <w:sz w:val="24"/>
                <w:szCs w:val="24"/>
              </w:rPr>
              <w:t>2</w:t>
            </w:r>
          </w:p>
        </w:tc>
      </w:tr>
      <w:tr w:rsidR="007E2E81" w:rsidRPr="001E2697" w14:paraId="04938FB6" w14:textId="77777777" w:rsidTr="008C0B69">
        <w:trPr>
          <w:trHeight w:val="1619"/>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A301EE"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8DCBB9"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Production of </w:t>
            </w:r>
            <w:proofErr w:type="spellStart"/>
            <w:r w:rsidRPr="001E2697">
              <w:rPr>
                <w:rFonts w:ascii="Times New Roman" w:eastAsiaTheme="minorHAnsi" w:hAnsi="Times New Roman" w:cs="Times New Roman"/>
                <w:color w:val="000000" w:themeColor="text1"/>
                <w:sz w:val="24"/>
                <w:szCs w:val="24"/>
                <w:lang w:val="en-US" w:eastAsia="en-US"/>
              </w:rPr>
              <w:t>biofertilizers</w:t>
            </w:r>
            <w:proofErr w:type="spellEnd"/>
            <w:r w:rsidRPr="001E2697">
              <w:rPr>
                <w:rFonts w:ascii="Times New Roman" w:eastAsiaTheme="minorHAnsi" w:hAnsi="Times New Roman" w:cs="Times New Roman"/>
                <w:color w:val="000000" w:themeColor="text1"/>
                <w:sz w:val="24"/>
                <w:szCs w:val="24"/>
                <w:lang w:val="en-US" w:eastAsia="en-US"/>
              </w:rPr>
              <w:t xml:space="preserve"> and </w:t>
            </w:r>
            <w:proofErr w:type="spellStart"/>
            <w:r w:rsidRPr="001E2697">
              <w:rPr>
                <w:rFonts w:ascii="Times New Roman" w:eastAsiaTheme="minorHAnsi" w:hAnsi="Times New Roman" w:cs="Times New Roman"/>
                <w:color w:val="000000" w:themeColor="text1"/>
                <w:sz w:val="24"/>
                <w:szCs w:val="24"/>
                <w:lang w:val="en-US" w:eastAsia="en-US"/>
              </w:rPr>
              <w:t>biopesticides</w:t>
            </w:r>
            <w:proofErr w:type="spellEnd"/>
            <w:r w:rsidRPr="001E2697">
              <w:rPr>
                <w:rFonts w:ascii="Times New Roman" w:eastAsiaTheme="minorHAnsi" w:hAnsi="Times New Roman" w:cs="Times New Roman"/>
                <w:b/>
                <w:bCs/>
                <w:color w:val="000000" w:themeColor="text1"/>
                <w:sz w:val="24"/>
                <w:szCs w:val="24"/>
                <w:lang w:val="en-US" w:eastAsia="en-US"/>
              </w:rPr>
              <w:t xml:space="preserve">– </w:t>
            </w:r>
            <w:r w:rsidRPr="001E2697">
              <w:rPr>
                <w:rFonts w:ascii="Times New Roman" w:eastAsiaTheme="minorHAnsi" w:hAnsi="Times New Roman" w:cs="Times New Roman"/>
                <w:color w:val="000000" w:themeColor="text1"/>
                <w:sz w:val="24"/>
                <w:szCs w:val="24"/>
                <w:lang w:val="en-US" w:eastAsia="en-US"/>
              </w:rPr>
              <w:t xml:space="preserve">Quality control, BIS norms of </w:t>
            </w:r>
            <w:proofErr w:type="spellStart"/>
            <w:r w:rsidRPr="001E2697">
              <w:rPr>
                <w:rFonts w:ascii="Times New Roman" w:eastAsiaTheme="minorHAnsi" w:hAnsi="Times New Roman" w:cs="Times New Roman"/>
                <w:color w:val="000000" w:themeColor="text1"/>
                <w:sz w:val="24"/>
                <w:szCs w:val="24"/>
                <w:lang w:val="en-US" w:eastAsia="en-US"/>
              </w:rPr>
              <w:t>biofertilizers</w:t>
            </w:r>
            <w:proofErr w:type="spellEnd"/>
            <w:r w:rsidRPr="001E2697">
              <w:rPr>
                <w:rFonts w:ascii="Times New Roman" w:eastAsiaTheme="minorHAnsi" w:hAnsi="Times New Roman" w:cs="Times New Roman"/>
                <w:color w:val="000000" w:themeColor="text1"/>
                <w:sz w:val="24"/>
                <w:szCs w:val="24"/>
                <w:lang w:val="en-US" w:eastAsia="en-US"/>
              </w:rPr>
              <w:t xml:space="preserve">; </w:t>
            </w:r>
            <w:proofErr w:type="spellStart"/>
            <w:r w:rsidRPr="001E2697">
              <w:rPr>
                <w:rFonts w:ascii="Times New Roman" w:eastAsiaTheme="minorHAnsi" w:hAnsi="Times New Roman" w:cs="Times New Roman"/>
                <w:color w:val="000000" w:themeColor="text1"/>
                <w:sz w:val="24"/>
                <w:szCs w:val="24"/>
                <w:lang w:val="en-US" w:eastAsia="en-US"/>
              </w:rPr>
              <w:t>Biofertilizers</w:t>
            </w:r>
            <w:proofErr w:type="spellEnd"/>
            <w:r w:rsidRPr="001E2697">
              <w:rPr>
                <w:rFonts w:ascii="Times New Roman" w:eastAsiaTheme="minorHAnsi" w:hAnsi="Times New Roman" w:cs="Times New Roman"/>
                <w:color w:val="000000" w:themeColor="text1"/>
                <w:sz w:val="24"/>
                <w:szCs w:val="24"/>
                <w:lang w:val="en-US" w:eastAsia="en-US"/>
              </w:rPr>
              <w:t xml:space="preserve"> (</w:t>
            </w:r>
            <w:proofErr w:type="spellStart"/>
            <w:r w:rsidRPr="001E2697">
              <w:rPr>
                <w:rFonts w:ascii="Times New Roman" w:eastAsiaTheme="minorHAnsi" w:hAnsi="Times New Roman" w:cs="Times New Roman"/>
                <w:color w:val="000000" w:themeColor="text1"/>
                <w:sz w:val="24"/>
                <w:szCs w:val="24"/>
                <w:lang w:val="en-US" w:eastAsia="en-US"/>
              </w:rPr>
              <w:t>rhizobial</w:t>
            </w:r>
            <w:proofErr w:type="spellEnd"/>
            <w:r w:rsidRPr="001E2697">
              <w:rPr>
                <w:rFonts w:ascii="Times New Roman" w:eastAsiaTheme="minorHAnsi" w:hAnsi="Times New Roman" w:cs="Times New Roman"/>
                <w:color w:val="000000" w:themeColor="text1"/>
                <w:sz w:val="24"/>
                <w:szCs w:val="24"/>
                <w:lang w:val="en-US" w:eastAsia="en-US"/>
              </w:rPr>
              <w:t xml:space="preserve"> inoculants, mass production and method of application); </w:t>
            </w:r>
            <w:proofErr w:type="spellStart"/>
            <w:r w:rsidRPr="001E2697">
              <w:rPr>
                <w:rFonts w:ascii="Times New Roman" w:eastAsiaTheme="minorHAnsi" w:hAnsi="Times New Roman" w:cs="Times New Roman"/>
                <w:color w:val="000000" w:themeColor="text1"/>
                <w:sz w:val="24"/>
                <w:szCs w:val="24"/>
                <w:lang w:val="en-US" w:eastAsia="en-US"/>
              </w:rPr>
              <w:t>Biopesticides</w:t>
            </w:r>
            <w:proofErr w:type="spellEnd"/>
            <w:r w:rsidRPr="001E2697">
              <w:rPr>
                <w:rFonts w:ascii="Times New Roman" w:eastAsiaTheme="minorHAnsi" w:hAnsi="Times New Roman" w:cs="Times New Roman"/>
                <w:color w:val="000000" w:themeColor="text1"/>
                <w:sz w:val="24"/>
                <w:szCs w:val="24"/>
                <w:lang w:val="en-US" w:eastAsia="en-US"/>
              </w:rPr>
              <w:t xml:space="preserve"> (viral, bacterial and fungal </w:t>
            </w:r>
            <w:proofErr w:type="spellStart"/>
            <w:r w:rsidRPr="001E2697">
              <w:rPr>
                <w:rFonts w:ascii="Times New Roman" w:eastAsiaTheme="minorHAnsi" w:hAnsi="Times New Roman" w:cs="Times New Roman"/>
                <w:color w:val="000000" w:themeColor="text1"/>
                <w:sz w:val="24"/>
                <w:szCs w:val="24"/>
                <w:lang w:val="en-US" w:eastAsia="en-US"/>
              </w:rPr>
              <w:t>biopesticides</w:t>
            </w:r>
            <w:proofErr w:type="spellEnd"/>
            <w:r w:rsidRPr="001E2697">
              <w:rPr>
                <w:rFonts w:ascii="Times New Roman" w:eastAsiaTheme="minorHAnsi" w:hAnsi="Times New Roman" w:cs="Times New Roman"/>
                <w:color w:val="000000" w:themeColor="text1"/>
                <w:sz w:val="24"/>
                <w:szCs w:val="24"/>
                <w:lang w:val="en-US" w:eastAsia="en-US"/>
              </w:rPr>
              <w:t xml:space="preserve">); Biopolymers – </w:t>
            </w:r>
            <w:proofErr w:type="spellStart"/>
            <w:r w:rsidRPr="001E2697">
              <w:rPr>
                <w:rFonts w:ascii="Times New Roman" w:eastAsiaTheme="minorHAnsi" w:hAnsi="Times New Roman" w:cs="Times New Roman"/>
                <w:color w:val="000000" w:themeColor="text1"/>
                <w:sz w:val="24"/>
                <w:szCs w:val="24"/>
                <w:lang w:val="en-US" w:eastAsia="en-US"/>
              </w:rPr>
              <w:t>Polyhydroxybutyrate</w:t>
            </w:r>
            <w:proofErr w:type="spellEnd"/>
            <w:r w:rsidRPr="001E2697">
              <w:rPr>
                <w:rFonts w:ascii="Times New Roman" w:eastAsiaTheme="minorHAnsi" w:hAnsi="Times New Roman" w:cs="Times New Roman"/>
                <w:color w:val="000000" w:themeColor="text1"/>
                <w:sz w:val="24"/>
                <w:szCs w:val="24"/>
                <w:lang w:val="en-US" w:eastAsia="en-US"/>
              </w:rPr>
              <w:t xml:space="preserve"> (PHB), </w:t>
            </w:r>
            <w:proofErr w:type="spellStart"/>
            <w:r w:rsidRPr="001E2697">
              <w:rPr>
                <w:rFonts w:ascii="Times New Roman" w:eastAsiaTheme="minorHAnsi" w:hAnsi="Times New Roman" w:cs="Times New Roman"/>
                <w:color w:val="000000" w:themeColor="text1"/>
                <w:sz w:val="24"/>
                <w:szCs w:val="24"/>
                <w:lang w:val="en-US" w:eastAsia="en-US"/>
              </w:rPr>
              <w:t>xantham</w:t>
            </w:r>
            <w:proofErr w:type="spellEnd"/>
          </w:p>
          <w:p w14:paraId="3DCD3DE4"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proofErr w:type="gramStart"/>
            <w:r w:rsidRPr="001E2697">
              <w:rPr>
                <w:rFonts w:ascii="Times New Roman" w:eastAsiaTheme="minorHAnsi" w:hAnsi="Times New Roman" w:cs="Times New Roman"/>
                <w:color w:val="000000" w:themeColor="text1"/>
                <w:sz w:val="24"/>
                <w:szCs w:val="24"/>
                <w:lang w:val="en-US" w:eastAsia="en-US"/>
              </w:rPr>
              <w:t>gum</w:t>
            </w:r>
            <w:proofErr w:type="gramEnd"/>
            <w:r w:rsidRPr="001E2697">
              <w:rPr>
                <w:rFonts w:ascii="Times New Roman" w:eastAsiaTheme="minorHAnsi" w:hAnsi="Times New Roman" w:cs="Times New Roman"/>
                <w:color w:val="000000" w:themeColor="text1"/>
                <w:sz w:val="24"/>
                <w:szCs w:val="24"/>
                <w:lang w:val="en-US" w:eastAsia="en-US"/>
              </w:rPr>
              <w: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CC2AD3"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1D29C8" w:rsidRPr="001E2697">
              <w:rPr>
                <w:rFonts w:ascii="Times New Roman" w:hAnsi="Times New Roman" w:cs="Times New Roman"/>
                <w:b/>
                <w:color w:val="000000" w:themeColor="text1"/>
                <w:sz w:val="24"/>
                <w:szCs w:val="24"/>
              </w:rPr>
              <w:t>2</w:t>
            </w:r>
          </w:p>
        </w:tc>
      </w:tr>
      <w:tr w:rsidR="007E2E81" w:rsidRPr="001E2697" w14:paraId="5AA0E813" w14:textId="77777777" w:rsidTr="008C0B69">
        <w:trPr>
          <w:trHeight w:val="79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FCEF4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74D03D"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Aquatic Microbiology </w:t>
            </w:r>
            <w:r w:rsidRPr="001E2697">
              <w:rPr>
                <w:rFonts w:ascii="Times New Roman" w:eastAsiaTheme="minorHAnsi" w:hAnsi="Times New Roman" w:cs="Times New Roman"/>
                <w:b/>
                <w:bCs/>
                <w:color w:val="000000" w:themeColor="text1"/>
                <w:sz w:val="24"/>
                <w:szCs w:val="24"/>
                <w:lang w:val="en-US" w:eastAsia="en-US"/>
              </w:rPr>
              <w:t xml:space="preserve">– </w:t>
            </w:r>
            <w:r w:rsidRPr="001E2697">
              <w:rPr>
                <w:rFonts w:ascii="Times New Roman" w:eastAsiaTheme="minorHAnsi" w:hAnsi="Times New Roman" w:cs="Times New Roman"/>
                <w:color w:val="000000" w:themeColor="text1"/>
                <w:sz w:val="24"/>
                <w:szCs w:val="24"/>
                <w:lang w:val="en-US" w:eastAsia="en-US"/>
              </w:rPr>
              <w:t xml:space="preserve">Water ecosystems – types, fresh water (pond, lakes), marine habitats (estuaries, deep sea, hydrothermal vents); Eutrophication, food chain; </w:t>
            </w:r>
            <w:proofErr w:type="spellStart"/>
            <w:r w:rsidRPr="001E2697">
              <w:rPr>
                <w:rFonts w:ascii="Times New Roman" w:eastAsiaTheme="minorHAnsi" w:hAnsi="Times New Roman" w:cs="Times New Roman"/>
                <w:color w:val="000000" w:themeColor="text1"/>
                <w:sz w:val="24"/>
                <w:szCs w:val="24"/>
                <w:lang w:val="en-US" w:eastAsia="en-US"/>
              </w:rPr>
              <w:t>potability</w:t>
            </w:r>
            <w:proofErr w:type="spellEnd"/>
            <w:r w:rsidRPr="001E2697">
              <w:rPr>
                <w:rFonts w:ascii="Times New Roman" w:eastAsiaTheme="minorHAnsi" w:hAnsi="Times New Roman" w:cs="Times New Roman"/>
                <w:color w:val="000000" w:themeColor="text1"/>
                <w:sz w:val="24"/>
                <w:szCs w:val="24"/>
                <w:lang w:val="en-US" w:eastAsia="en-US"/>
              </w:rPr>
              <w:t xml:space="preserve"> of water, microbial assessment for water quality, water purification, physical, chemical, microbiological characteristics of sewage. Characterization of solid and liquid wastes, physical, chemical and</w:t>
            </w:r>
          </w:p>
          <w:p w14:paraId="19656C49"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proofErr w:type="gramStart"/>
            <w:r w:rsidRPr="001E2697">
              <w:rPr>
                <w:rFonts w:ascii="Times New Roman" w:eastAsiaTheme="minorHAnsi" w:hAnsi="Times New Roman" w:cs="Times New Roman"/>
                <w:color w:val="000000" w:themeColor="text1"/>
                <w:sz w:val="24"/>
                <w:szCs w:val="24"/>
                <w:lang w:val="en-US" w:eastAsia="en-US"/>
              </w:rPr>
              <w:t>biological</w:t>
            </w:r>
            <w:proofErr w:type="gramEnd"/>
            <w:r w:rsidRPr="001E2697">
              <w:rPr>
                <w:rFonts w:ascii="Times New Roman" w:eastAsiaTheme="minorHAnsi" w:hAnsi="Times New Roman" w:cs="Times New Roman"/>
                <w:color w:val="000000" w:themeColor="text1"/>
                <w:sz w:val="24"/>
                <w:szCs w:val="24"/>
                <w:lang w:val="en-US" w:eastAsia="en-US"/>
              </w:rPr>
              <w:t xml:space="preserve"> (aerobic, anaerobic – primary, secondary, tertiary) treatment; Solid waste treatment; Liquid waste treatment – trickling, activated sludge, oxidation ponds. Formation of biofilm. </w:t>
            </w:r>
            <w:proofErr w:type="spellStart"/>
            <w:r w:rsidRPr="001E2697">
              <w:rPr>
                <w:rFonts w:ascii="Times New Roman" w:eastAsiaTheme="minorHAnsi" w:hAnsi="Times New Roman" w:cs="Times New Roman"/>
                <w:color w:val="000000" w:themeColor="text1"/>
                <w:sz w:val="24"/>
                <w:szCs w:val="24"/>
                <w:lang w:val="en-US" w:eastAsia="en-US"/>
              </w:rPr>
              <w:t>Biomagnifications</w:t>
            </w:r>
            <w:proofErr w:type="spellEnd"/>
            <w:r w:rsidRPr="001E2697">
              <w:rPr>
                <w:rFonts w:ascii="Times New Roman" w:eastAsiaTheme="minorHAnsi" w:hAnsi="Times New Roman" w:cs="Times New Roman"/>
                <w:color w:val="000000" w:themeColor="text1"/>
                <w:sz w:val="24"/>
                <w:szCs w:val="24"/>
                <w:lang w:val="en-US" w:eastAsia="en-US"/>
              </w:rPr>
              <w: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7E1DE"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1D29C8" w:rsidRPr="001E2697">
              <w:rPr>
                <w:rFonts w:ascii="Times New Roman" w:hAnsi="Times New Roman" w:cs="Times New Roman"/>
                <w:b/>
                <w:color w:val="000000" w:themeColor="text1"/>
                <w:sz w:val="24"/>
                <w:szCs w:val="24"/>
              </w:rPr>
              <w:t>2</w:t>
            </w:r>
          </w:p>
        </w:tc>
      </w:tr>
      <w:tr w:rsidR="006E755F" w:rsidRPr="001E2697" w14:paraId="34E6CF1B" w14:textId="77777777" w:rsidTr="008C0B69">
        <w:trPr>
          <w:trHeight w:val="431"/>
          <w:jc w:val="center"/>
        </w:trPr>
        <w:tc>
          <w:tcPr>
            <w:tcW w:w="86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F4065A"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A4A8A6" w14:textId="77777777" w:rsidR="006E755F" w:rsidRPr="001E2697" w:rsidRDefault="001D29C8"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15A420BE" w14:textId="77777777" w:rsidR="006E755F" w:rsidRPr="001E2697" w:rsidRDefault="006E755F" w:rsidP="006E755F">
      <w:pPr>
        <w:rPr>
          <w:rFonts w:ascii="Times New Roman" w:hAnsi="Times New Roman" w:cs="Times New Roman"/>
          <w:color w:val="000000" w:themeColor="text1"/>
          <w:sz w:val="24"/>
          <w:szCs w:val="24"/>
        </w:rPr>
      </w:pPr>
    </w:p>
    <w:p w14:paraId="5488DC02" w14:textId="77777777" w:rsidR="006E755F" w:rsidRPr="001E2697" w:rsidRDefault="006E755F" w:rsidP="006E755F">
      <w:pPr>
        <w:rPr>
          <w:rFonts w:ascii="Times New Roman" w:hAnsi="Times New Roman" w:cs="Times New Roman"/>
          <w:b/>
          <w:bCs/>
          <w:color w:val="000000" w:themeColor="text1"/>
          <w:sz w:val="24"/>
          <w:szCs w:val="24"/>
          <w:u w:val="single"/>
        </w:rPr>
      </w:pPr>
      <w:r w:rsidRPr="001E2697">
        <w:rPr>
          <w:rFonts w:ascii="Times New Roman" w:hAnsi="Times New Roman" w:cs="Times New Roman"/>
          <w:b/>
          <w:bCs/>
          <w:color w:val="000000" w:themeColor="text1"/>
          <w:sz w:val="24"/>
          <w:szCs w:val="24"/>
          <w:u w:val="single"/>
        </w:rPr>
        <w:t xml:space="preserve">Textbooks: </w:t>
      </w:r>
    </w:p>
    <w:p w14:paraId="216D2167" w14:textId="77777777" w:rsidR="006E755F" w:rsidRPr="001E2697" w:rsidRDefault="006E755F" w:rsidP="006E755F">
      <w:pPr>
        <w:pStyle w:val="ListParagraph1"/>
        <w:numPr>
          <w:ilvl w:val="0"/>
          <w:numId w:val="23"/>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Willey JM, Sherwood LM, and </w:t>
      </w:r>
      <w:proofErr w:type="spellStart"/>
      <w:r w:rsidRPr="001E2697">
        <w:rPr>
          <w:rFonts w:ascii="Times New Roman" w:hAnsi="Times New Roman" w:cs="Times New Roman"/>
          <w:color w:val="000000" w:themeColor="text1"/>
          <w:sz w:val="24"/>
          <w:szCs w:val="24"/>
        </w:rPr>
        <w:t>Woolverton</w:t>
      </w:r>
      <w:proofErr w:type="spellEnd"/>
      <w:r w:rsidRPr="001E2697">
        <w:rPr>
          <w:rFonts w:ascii="Times New Roman" w:hAnsi="Times New Roman" w:cs="Times New Roman"/>
          <w:color w:val="000000" w:themeColor="text1"/>
          <w:sz w:val="24"/>
          <w:szCs w:val="24"/>
        </w:rPr>
        <w:t xml:space="preserve"> CJ. (2008). </w:t>
      </w:r>
      <w:r w:rsidRPr="001E2697">
        <w:rPr>
          <w:rFonts w:ascii="Times New Roman" w:hAnsi="Times New Roman" w:cs="Times New Roman"/>
          <w:i/>
          <w:iCs/>
          <w:color w:val="000000" w:themeColor="text1"/>
          <w:sz w:val="24"/>
          <w:szCs w:val="24"/>
        </w:rPr>
        <w:t>Prescott, Harley and Klein’s Microbiology</w:t>
      </w:r>
      <w:r w:rsidRPr="001E2697">
        <w:rPr>
          <w:rFonts w:ascii="Times New Roman" w:hAnsi="Times New Roman" w:cs="Times New Roman"/>
          <w:color w:val="000000" w:themeColor="text1"/>
          <w:sz w:val="24"/>
          <w:szCs w:val="24"/>
        </w:rPr>
        <w:t>. 8th edition. McGraw Hill Higher Education.</w:t>
      </w:r>
    </w:p>
    <w:p w14:paraId="72A73CBD" w14:textId="77777777" w:rsidR="006E755F" w:rsidRPr="001E2697" w:rsidRDefault="006E755F" w:rsidP="006E755F">
      <w:pPr>
        <w:pStyle w:val="ListParagraph1"/>
        <w:numPr>
          <w:ilvl w:val="0"/>
          <w:numId w:val="23"/>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Microbiology: Principles and Explorations by Jacquelyn Black</w:t>
      </w:r>
    </w:p>
    <w:p w14:paraId="14D21413" w14:textId="77777777" w:rsidR="006E755F" w:rsidRPr="001E2697" w:rsidRDefault="006E755F" w:rsidP="006E755F">
      <w:pPr>
        <w:pStyle w:val="ListParagraph1"/>
        <w:numPr>
          <w:ilvl w:val="0"/>
          <w:numId w:val="23"/>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Soil Microbiology by </w:t>
      </w:r>
      <w:proofErr w:type="spellStart"/>
      <w:r w:rsidRPr="001E2697">
        <w:rPr>
          <w:rFonts w:ascii="Times New Roman" w:eastAsiaTheme="minorHAnsi" w:hAnsi="Times New Roman" w:cs="Times New Roman"/>
          <w:color w:val="000000" w:themeColor="text1"/>
          <w:sz w:val="24"/>
          <w:szCs w:val="24"/>
          <w:lang w:val="en-US" w:eastAsia="en-US"/>
        </w:rPr>
        <w:t>SubbaRao</w:t>
      </w:r>
      <w:proofErr w:type="spellEnd"/>
      <w:r w:rsidRPr="001E2697">
        <w:rPr>
          <w:rFonts w:ascii="Times New Roman" w:eastAsiaTheme="minorHAnsi" w:hAnsi="Times New Roman" w:cs="Times New Roman"/>
          <w:color w:val="000000" w:themeColor="text1"/>
          <w:sz w:val="24"/>
          <w:szCs w:val="24"/>
          <w:lang w:val="en-US" w:eastAsia="en-US"/>
        </w:rPr>
        <w:t xml:space="preserve">. India Book House </w:t>
      </w:r>
      <w:proofErr w:type="spellStart"/>
      <w:r w:rsidRPr="001E2697">
        <w:rPr>
          <w:rFonts w:ascii="Times New Roman" w:eastAsiaTheme="minorHAnsi" w:hAnsi="Times New Roman" w:cs="Times New Roman"/>
          <w:color w:val="000000" w:themeColor="text1"/>
          <w:sz w:val="24"/>
          <w:szCs w:val="24"/>
          <w:lang w:val="en-US" w:eastAsia="en-US"/>
        </w:rPr>
        <w:t>Pvt</w:t>
      </w:r>
      <w:proofErr w:type="spellEnd"/>
      <w:r w:rsidRPr="001E2697">
        <w:rPr>
          <w:rFonts w:ascii="Times New Roman" w:eastAsiaTheme="minorHAnsi" w:hAnsi="Times New Roman" w:cs="Times New Roman"/>
          <w:color w:val="000000" w:themeColor="text1"/>
          <w:sz w:val="24"/>
          <w:szCs w:val="24"/>
          <w:lang w:val="en-US" w:eastAsia="en-US"/>
        </w:rPr>
        <w:t xml:space="preserve"> Ltd</w:t>
      </w:r>
    </w:p>
    <w:p w14:paraId="5A58E8A7" w14:textId="77777777" w:rsidR="006E755F" w:rsidRPr="001E2697" w:rsidRDefault="006E755F" w:rsidP="006E755F">
      <w:pPr>
        <w:pStyle w:val="ListParagraph1"/>
        <w:numPr>
          <w:ilvl w:val="0"/>
          <w:numId w:val="23"/>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 Environmental Microbiology by </w:t>
      </w:r>
      <w:proofErr w:type="spellStart"/>
      <w:r w:rsidRPr="001E2697">
        <w:rPr>
          <w:rFonts w:ascii="Times New Roman" w:eastAsiaTheme="minorHAnsi" w:hAnsi="Times New Roman" w:cs="Times New Roman"/>
          <w:color w:val="000000" w:themeColor="text1"/>
          <w:sz w:val="24"/>
          <w:szCs w:val="24"/>
          <w:lang w:val="en-US" w:eastAsia="en-US"/>
        </w:rPr>
        <w:t>Raina</w:t>
      </w:r>
      <w:proofErr w:type="spellEnd"/>
      <w:r w:rsidRPr="001E2697">
        <w:rPr>
          <w:rFonts w:ascii="Times New Roman" w:eastAsiaTheme="minorHAnsi" w:hAnsi="Times New Roman" w:cs="Times New Roman"/>
          <w:color w:val="000000" w:themeColor="text1"/>
          <w:sz w:val="24"/>
          <w:szCs w:val="24"/>
          <w:lang w:val="en-US" w:eastAsia="en-US"/>
        </w:rPr>
        <w:t xml:space="preserve"> M. Maier, Ian L. Pepper, Charles P. </w:t>
      </w:r>
      <w:proofErr w:type="spellStart"/>
      <w:r w:rsidRPr="001E2697">
        <w:rPr>
          <w:rFonts w:ascii="Times New Roman" w:eastAsiaTheme="minorHAnsi" w:hAnsi="Times New Roman" w:cs="Times New Roman"/>
          <w:color w:val="000000" w:themeColor="text1"/>
          <w:sz w:val="24"/>
          <w:szCs w:val="24"/>
          <w:lang w:val="en-US" w:eastAsia="en-US"/>
        </w:rPr>
        <w:t>Gerba</w:t>
      </w:r>
      <w:proofErr w:type="spellEnd"/>
      <w:r w:rsidRPr="001E2697">
        <w:rPr>
          <w:rFonts w:ascii="Times New Roman" w:eastAsiaTheme="minorHAnsi" w:hAnsi="Times New Roman" w:cs="Times New Roman"/>
          <w:color w:val="000000" w:themeColor="text1"/>
          <w:sz w:val="24"/>
          <w:szCs w:val="24"/>
          <w:lang w:val="en-US" w:eastAsia="en-US"/>
        </w:rPr>
        <w:t>. Academic Press</w:t>
      </w:r>
    </w:p>
    <w:p w14:paraId="1FE24103" w14:textId="77777777" w:rsidR="006E755F" w:rsidRPr="001E2697" w:rsidRDefault="006E755F" w:rsidP="006E755F">
      <w:pPr>
        <w:pStyle w:val="ListParagraph1"/>
        <w:numPr>
          <w:ilvl w:val="0"/>
          <w:numId w:val="23"/>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 Fundamental Principles Of Bacteriology A J Salle</w:t>
      </w:r>
    </w:p>
    <w:p w14:paraId="45E4CA9C" w14:textId="77777777" w:rsidR="006E755F" w:rsidRPr="001E2697" w:rsidRDefault="006E755F" w:rsidP="006E755F">
      <w:pPr>
        <w:pStyle w:val="ListParagraph1"/>
        <w:tabs>
          <w:tab w:val="left" w:pos="0"/>
          <w:tab w:val="left" w:pos="720"/>
        </w:tabs>
        <w:suppressAutoHyphens/>
        <w:spacing w:after="0"/>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753D9730" w14:textId="77777777" w:rsidR="006E755F" w:rsidRPr="001E2697" w:rsidRDefault="006E755F" w:rsidP="006E755F">
      <w:pPr>
        <w:pStyle w:val="ListParagraph1"/>
        <w:numPr>
          <w:ilvl w:val="0"/>
          <w:numId w:val="24"/>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SubbaRao</w:t>
      </w:r>
      <w:proofErr w:type="spellEnd"/>
      <w:r w:rsidRPr="001E2697">
        <w:rPr>
          <w:rFonts w:ascii="Times New Roman" w:hAnsi="Times New Roman" w:cs="Times New Roman"/>
          <w:color w:val="000000" w:themeColor="text1"/>
          <w:sz w:val="24"/>
          <w:szCs w:val="24"/>
        </w:rPr>
        <w:t xml:space="preserve"> NS (2004). Soil </w:t>
      </w:r>
      <w:proofErr w:type="spellStart"/>
      <w:r w:rsidRPr="001E2697">
        <w:rPr>
          <w:rFonts w:ascii="Times New Roman" w:hAnsi="Times New Roman" w:cs="Times New Roman"/>
          <w:color w:val="000000" w:themeColor="text1"/>
          <w:sz w:val="24"/>
          <w:szCs w:val="24"/>
        </w:rPr>
        <w:t>Microbiology.Fourth</w:t>
      </w:r>
      <w:proofErr w:type="spellEnd"/>
      <w:r w:rsidRPr="001E2697">
        <w:rPr>
          <w:rFonts w:ascii="Times New Roman" w:hAnsi="Times New Roman" w:cs="Times New Roman"/>
          <w:color w:val="000000" w:themeColor="text1"/>
          <w:sz w:val="24"/>
          <w:szCs w:val="24"/>
        </w:rPr>
        <w:t xml:space="preserve"> edition, Oxford and IBH Publishing </w:t>
      </w:r>
      <w:proofErr w:type="spellStart"/>
      <w:r w:rsidRPr="001E2697">
        <w:rPr>
          <w:rFonts w:ascii="Times New Roman" w:hAnsi="Times New Roman" w:cs="Times New Roman"/>
          <w:color w:val="000000" w:themeColor="text1"/>
          <w:sz w:val="24"/>
          <w:szCs w:val="24"/>
        </w:rPr>
        <w:t>Co.Pvt</w:t>
      </w:r>
      <w:proofErr w:type="spellEnd"/>
      <w:r w:rsidRPr="001E2697">
        <w:rPr>
          <w:rFonts w:ascii="Times New Roman" w:hAnsi="Times New Roman" w:cs="Times New Roman"/>
          <w:color w:val="000000" w:themeColor="text1"/>
          <w:sz w:val="24"/>
          <w:szCs w:val="24"/>
        </w:rPr>
        <w:t xml:space="preserve">. Ltd., New Delhi. </w:t>
      </w:r>
    </w:p>
    <w:p w14:paraId="56DE0871" w14:textId="77777777" w:rsidR="006E755F" w:rsidRPr="001E2697" w:rsidRDefault="006E755F" w:rsidP="006E755F">
      <w:pPr>
        <w:pStyle w:val="ListParagraph1"/>
        <w:numPr>
          <w:ilvl w:val="0"/>
          <w:numId w:val="24"/>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Mishra RR (2004). Soil </w:t>
      </w:r>
      <w:proofErr w:type="spellStart"/>
      <w:r w:rsidRPr="001E2697">
        <w:rPr>
          <w:rFonts w:ascii="Times New Roman" w:hAnsi="Times New Roman" w:cs="Times New Roman"/>
          <w:color w:val="000000" w:themeColor="text1"/>
          <w:sz w:val="24"/>
          <w:szCs w:val="24"/>
        </w:rPr>
        <w:t>Microbiology.First</w:t>
      </w:r>
      <w:proofErr w:type="spellEnd"/>
      <w:r w:rsidRPr="001E2697">
        <w:rPr>
          <w:rFonts w:ascii="Times New Roman" w:hAnsi="Times New Roman" w:cs="Times New Roman"/>
          <w:color w:val="000000" w:themeColor="text1"/>
          <w:sz w:val="24"/>
          <w:szCs w:val="24"/>
        </w:rPr>
        <w:t xml:space="preserve"> edition, CBS Publishers and distributors, New Delhi.</w:t>
      </w:r>
    </w:p>
    <w:p w14:paraId="1EF6C892" w14:textId="77777777" w:rsidR="006E755F" w:rsidRPr="001E2697" w:rsidRDefault="006E755F" w:rsidP="006E755F">
      <w:pPr>
        <w:pStyle w:val="ListParagraph1"/>
        <w:numPr>
          <w:ilvl w:val="0"/>
          <w:numId w:val="24"/>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Rangaswami</w:t>
      </w:r>
      <w:proofErr w:type="spellEnd"/>
      <w:r w:rsidRPr="001E2697">
        <w:rPr>
          <w:rFonts w:ascii="Times New Roman" w:hAnsi="Times New Roman" w:cs="Times New Roman"/>
          <w:color w:val="000000" w:themeColor="text1"/>
          <w:sz w:val="24"/>
          <w:szCs w:val="24"/>
        </w:rPr>
        <w:t xml:space="preserve"> G and </w:t>
      </w:r>
      <w:proofErr w:type="spellStart"/>
      <w:r w:rsidRPr="001E2697">
        <w:rPr>
          <w:rFonts w:ascii="Times New Roman" w:hAnsi="Times New Roman" w:cs="Times New Roman"/>
          <w:color w:val="000000" w:themeColor="text1"/>
          <w:sz w:val="24"/>
          <w:szCs w:val="24"/>
        </w:rPr>
        <w:t>Mahadevan</w:t>
      </w:r>
      <w:proofErr w:type="spellEnd"/>
      <w:r w:rsidRPr="001E2697">
        <w:rPr>
          <w:rFonts w:ascii="Times New Roman" w:hAnsi="Times New Roman" w:cs="Times New Roman"/>
          <w:color w:val="000000" w:themeColor="text1"/>
          <w:sz w:val="24"/>
          <w:szCs w:val="24"/>
        </w:rPr>
        <w:t xml:space="preserve"> A (2002). Disease of Crop Plants in </w:t>
      </w:r>
      <w:proofErr w:type="spellStart"/>
      <w:r w:rsidRPr="001E2697">
        <w:rPr>
          <w:rFonts w:ascii="Times New Roman" w:hAnsi="Times New Roman" w:cs="Times New Roman"/>
          <w:color w:val="000000" w:themeColor="text1"/>
          <w:sz w:val="24"/>
          <w:szCs w:val="24"/>
        </w:rPr>
        <w:t>India.Fourth</w:t>
      </w:r>
      <w:proofErr w:type="spellEnd"/>
      <w:r w:rsidRPr="001E2697">
        <w:rPr>
          <w:rFonts w:ascii="Times New Roman" w:hAnsi="Times New Roman" w:cs="Times New Roman"/>
          <w:color w:val="000000" w:themeColor="text1"/>
          <w:sz w:val="24"/>
          <w:szCs w:val="24"/>
        </w:rPr>
        <w:t xml:space="preserve"> edition, PHI Learning (P) Ltd., New Delhi.</w:t>
      </w:r>
    </w:p>
    <w:p w14:paraId="7C7943A1" w14:textId="77777777" w:rsidR="006E755F" w:rsidRPr="001E2697" w:rsidRDefault="006E755F" w:rsidP="006E755F">
      <w:pPr>
        <w:pStyle w:val="ListParagraph1"/>
        <w:numPr>
          <w:ilvl w:val="0"/>
          <w:numId w:val="24"/>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Robert, L Tate (1995). Soil </w:t>
      </w:r>
      <w:proofErr w:type="spellStart"/>
      <w:r w:rsidRPr="001E2697">
        <w:rPr>
          <w:rFonts w:ascii="Times New Roman" w:hAnsi="Times New Roman" w:cs="Times New Roman"/>
          <w:color w:val="000000" w:themeColor="text1"/>
          <w:sz w:val="24"/>
          <w:szCs w:val="24"/>
        </w:rPr>
        <w:t>Microbiology.First</w:t>
      </w:r>
      <w:proofErr w:type="spellEnd"/>
      <w:r w:rsidRPr="001E2697">
        <w:rPr>
          <w:rFonts w:ascii="Times New Roman" w:hAnsi="Times New Roman" w:cs="Times New Roman"/>
          <w:color w:val="000000" w:themeColor="text1"/>
          <w:sz w:val="24"/>
          <w:szCs w:val="24"/>
        </w:rPr>
        <w:t xml:space="preserve"> edition, John Wiley and Sons, Inc. New York.</w:t>
      </w:r>
    </w:p>
    <w:p w14:paraId="53247957" w14:textId="77777777" w:rsidR="006E755F" w:rsidRPr="001E2697" w:rsidRDefault="006E755F" w:rsidP="006E755F">
      <w:pPr>
        <w:pStyle w:val="ListParagraph1"/>
        <w:numPr>
          <w:ilvl w:val="0"/>
          <w:numId w:val="24"/>
        </w:numPr>
        <w:tabs>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R</w:t>
      </w:r>
      <w:proofErr w:type="gramStart"/>
      <w:r w:rsidRPr="001E2697">
        <w:rPr>
          <w:rFonts w:ascii="Times New Roman" w:hAnsi="Times New Roman" w:cs="Times New Roman"/>
          <w:color w:val="000000" w:themeColor="text1"/>
          <w:sz w:val="24"/>
          <w:szCs w:val="24"/>
        </w:rPr>
        <w:t>,M</w:t>
      </w:r>
      <w:proofErr w:type="gram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Atlus</w:t>
      </w:r>
      <w:proofErr w:type="spellEnd"/>
      <w:r w:rsidRPr="001E2697">
        <w:rPr>
          <w:rFonts w:ascii="Times New Roman" w:hAnsi="Times New Roman" w:cs="Times New Roman"/>
          <w:color w:val="000000" w:themeColor="text1"/>
          <w:sz w:val="24"/>
          <w:szCs w:val="24"/>
        </w:rPr>
        <w:t xml:space="preserve"> and Richard </w:t>
      </w:r>
      <w:proofErr w:type="spellStart"/>
      <w:r w:rsidRPr="001E2697">
        <w:rPr>
          <w:rFonts w:ascii="Times New Roman" w:hAnsi="Times New Roman" w:cs="Times New Roman"/>
          <w:color w:val="000000" w:themeColor="text1"/>
          <w:sz w:val="24"/>
          <w:szCs w:val="24"/>
        </w:rPr>
        <w:t>Bartha</w:t>
      </w:r>
      <w:proofErr w:type="spellEnd"/>
      <w:r w:rsidRPr="001E2697">
        <w:rPr>
          <w:rFonts w:ascii="Times New Roman" w:hAnsi="Times New Roman" w:cs="Times New Roman"/>
          <w:color w:val="000000" w:themeColor="text1"/>
          <w:sz w:val="24"/>
          <w:szCs w:val="24"/>
        </w:rPr>
        <w:t xml:space="preserve"> (2000). Microbial Ecology, Fourth edition, </w:t>
      </w:r>
      <w:proofErr w:type="gramStart"/>
      <w:r w:rsidRPr="001E2697">
        <w:rPr>
          <w:rFonts w:ascii="Times New Roman" w:hAnsi="Times New Roman" w:cs="Times New Roman"/>
          <w:color w:val="000000" w:themeColor="text1"/>
          <w:sz w:val="24"/>
          <w:szCs w:val="24"/>
        </w:rPr>
        <w:t>An</w:t>
      </w:r>
      <w:proofErr w:type="gramEnd"/>
      <w:r w:rsidRPr="001E2697">
        <w:rPr>
          <w:rFonts w:ascii="Times New Roman" w:hAnsi="Times New Roman" w:cs="Times New Roman"/>
          <w:color w:val="000000" w:themeColor="text1"/>
          <w:sz w:val="24"/>
          <w:szCs w:val="24"/>
        </w:rPr>
        <w:t xml:space="preserve"> imprint of Addison Wesley Longman, </w:t>
      </w:r>
      <w:proofErr w:type="spellStart"/>
      <w:r w:rsidRPr="001E2697">
        <w:rPr>
          <w:rFonts w:ascii="Times New Roman" w:hAnsi="Times New Roman" w:cs="Times New Roman"/>
          <w:color w:val="000000" w:themeColor="text1"/>
          <w:sz w:val="24"/>
          <w:szCs w:val="24"/>
        </w:rPr>
        <w:t>Inc</w:t>
      </w:r>
      <w:proofErr w:type="spellEnd"/>
      <w:r w:rsidRPr="001E2697">
        <w:rPr>
          <w:rFonts w:ascii="Times New Roman" w:hAnsi="Times New Roman" w:cs="Times New Roman"/>
          <w:color w:val="000000" w:themeColor="text1"/>
          <w:sz w:val="24"/>
          <w:szCs w:val="24"/>
        </w:rPr>
        <w:t>, New York.</w:t>
      </w:r>
    </w:p>
    <w:p w14:paraId="394FD034" w14:textId="77777777" w:rsidR="006E755F" w:rsidRPr="001E2697" w:rsidRDefault="006E755F" w:rsidP="006E755F">
      <w:pPr>
        <w:pStyle w:val="ListParagraph1"/>
        <w:suppressAutoHyphens/>
        <w:spacing w:after="0"/>
        <w:ind w:left="90" w:right="330"/>
        <w:jc w:val="both"/>
        <w:rPr>
          <w:rFonts w:ascii="Times New Roman" w:hAnsi="Times New Roman" w:cs="Times New Roman"/>
          <w:b/>
          <w:color w:val="000000" w:themeColor="text1"/>
          <w:sz w:val="24"/>
          <w:szCs w:val="24"/>
          <w:u w:val="single"/>
        </w:rPr>
      </w:pPr>
    </w:p>
    <w:p w14:paraId="45F32D50" w14:textId="77777777" w:rsidR="006E755F" w:rsidRPr="001E2697" w:rsidRDefault="006E755F" w:rsidP="006E755F">
      <w:pPr>
        <w:ind w:left="720"/>
        <w:jc w:val="both"/>
        <w:rPr>
          <w:rFonts w:ascii="Times New Roman" w:hAnsi="Times New Roman" w:cs="Times New Roman"/>
          <w:color w:val="000000" w:themeColor="text1"/>
          <w:sz w:val="24"/>
          <w:szCs w:val="24"/>
        </w:rPr>
      </w:pPr>
      <w:r w:rsidRPr="001E2697">
        <w:rPr>
          <w:rFonts w:ascii="Times New Roman" w:hAnsi="Times New Roman" w:cs="Times New Roman"/>
          <w:b/>
          <w:color w:val="000000" w:themeColor="text1"/>
          <w:sz w:val="24"/>
          <w:szCs w:val="24"/>
        </w:rPr>
        <w:tab/>
      </w:r>
    </w:p>
    <w:p w14:paraId="1D1E2869" w14:textId="77777777" w:rsidR="006E755F" w:rsidRPr="001E2697" w:rsidRDefault="006E755F" w:rsidP="006E755F">
      <w:pPr>
        <w:jc w:val="both"/>
        <w:rPr>
          <w:rFonts w:ascii="Times New Roman" w:hAnsi="Times New Roman" w:cs="Times New Roman"/>
          <w:color w:val="000000" w:themeColor="text1"/>
          <w:sz w:val="24"/>
          <w:szCs w:val="24"/>
        </w:rPr>
      </w:pPr>
    </w:p>
    <w:p w14:paraId="29010F86" w14:textId="77777777" w:rsidR="006E755F" w:rsidRPr="001E2697" w:rsidRDefault="006E755F" w:rsidP="006E755F">
      <w:pPr>
        <w:jc w:val="both"/>
        <w:rPr>
          <w:rFonts w:ascii="Times New Roman" w:hAnsi="Times New Roman" w:cs="Times New Roman"/>
          <w:color w:val="000000" w:themeColor="text1"/>
          <w:sz w:val="24"/>
          <w:szCs w:val="24"/>
        </w:rPr>
      </w:pPr>
    </w:p>
    <w:p w14:paraId="28BD572E" w14:textId="77777777" w:rsidR="006E755F" w:rsidRPr="001E2697" w:rsidRDefault="007E1BDC" w:rsidP="006E755F">
      <w:pPr>
        <w:ind w:left="2160" w:firstLine="720"/>
        <w:rPr>
          <w:rFonts w:ascii="Times New Roman" w:hAnsi="Times New Roman" w:cs="Times New Roman"/>
          <w:b/>
          <w:color w:val="000000" w:themeColor="text1"/>
          <w:sz w:val="24"/>
          <w:szCs w:val="24"/>
        </w:rPr>
      </w:pPr>
      <w:r>
        <w:rPr>
          <w:rFonts w:ascii="Times New Roman" w:hAnsi="Times New Roman" w:cs="Times New Roman"/>
          <w:noProof/>
          <w:color w:val="000000" w:themeColor="text1"/>
          <w:sz w:val="24"/>
          <w:szCs w:val="24"/>
        </w:rPr>
        <w:lastRenderedPageBreak/>
        <w:pict w14:anchorId="05686B8C">
          <v:rect id="Rectangle 8" o:spid="_x0000_s1032" style="position:absolute;left:0;text-align:left;margin-left:-9.7pt;margin-top:23.8pt;width:501.75pt;height:57.1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" filled="f" fillcolor="black [3213]"/>
        </w:pict>
      </w:r>
      <w:r w:rsidR="006E755F" w:rsidRPr="001E2697">
        <w:rPr>
          <w:rFonts w:ascii="Times New Roman" w:hAnsi="Times New Roman" w:cs="Times New Roman"/>
          <w:b/>
          <w:noProof/>
          <w:color w:val="000000" w:themeColor="text1"/>
          <w:sz w:val="24"/>
          <w:szCs w:val="24"/>
        </w:rPr>
        <w:t>SYLLABUS (4th SEMESTER)</w:t>
      </w:r>
    </w:p>
    <w:p w14:paraId="02C64ED7" w14:textId="6C8DCD2F"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Paper II: Industrial Microbiology and Fermentation Technology    Subject code: MIB154</w:t>
      </w:r>
      <w:r w:rsidR="00E30DE8">
        <w:rPr>
          <w:rFonts w:ascii="Times New Roman" w:hAnsi="Times New Roman" w:cs="Times New Roman"/>
          <w:b/>
          <w:color w:val="000000" w:themeColor="text1"/>
          <w:sz w:val="24"/>
          <w:szCs w:val="24"/>
        </w:rPr>
        <w:t>M</w:t>
      </w:r>
      <w:r w:rsidRPr="001E2697">
        <w:rPr>
          <w:rFonts w:ascii="Times New Roman" w:hAnsi="Times New Roman" w:cs="Times New Roman"/>
          <w:b/>
          <w:color w:val="000000" w:themeColor="text1"/>
          <w:sz w:val="24"/>
          <w:szCs w:val="24"/>
        </w:rPr>
        <w:t>402</w:t>
      </w:r>
    </w:p>
    <w:p w14:paraId="0CCB3A64" w14:textId="7958C945"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L-T-P-C-3-0-</w:t>
      </w:r>
      <w:r w:rsidR="004E7054" w:rsidRPr="001E2697">
        <w:rPr>
          <w:rFonts w:ascii="Times New Roman" w:hAnsi="Times New Roman" w:cs="Times New Roman"/>
          <w:b/>
          <w:color w:val="000000" w:themeColor="text1"/>
          <w:sz w:val="24"/>
          <w:szCs w:val="24"/>
        </w:rPr>
        <w:t>0</w:t>
      </w:r>
      <w:r w:rsidRPr="001E2697">
        <w:rPr>
          <w:rFonts w:ascii="Times New Roman" w:hAnsi="Times New Roman" w:cs="Times New Roman"/>
          <w:b/>
          <w:color w:val="000000" w:themeColor="text1"/>
          <w:sz w:val="24"/>
          <w:szCs w:val="24"/>
        </w:rPr>
        <w:t>-</w:t>
      </w:r>
      <w:r w:rsidR="004E7054" w:rsidRPr="001E2697">
        <w:rPr>
          <w:rFonts w:ascii="Times New Roman" w:hAnsi="Times New Roman" w:cs="Times New Roman"/>
          <w:b/>
          <w:color w:val="000000" w:themeColor="text1"/>
          <w:sz w:val="24"/>
          <w:szCs w:val="24"/>
        </w:rPr>
        <w:t>3</w:t>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r>
      <w:r w:rsidRPr="001E2697">
        <w:rPr>
          <w:rFonts w:ascii="Times New Roman" w:hAnsi="Times New Roman" w:cs="Times New Roman"/>
          <w:b/>
          <w:color w:val="000000" w:themeColor="text1"/>
          <w:sz w:val="24"/>
          <w:szCs w:val="24"/>
        </w:rPr>
        <w:tab/>
        <w:t>Credit units: 4                               Scheme of evaluation: (T)</w:t>
      </w:r>
    </w:p>
    <w:p w14:paraId="6B8BCF37" w14:textId="77777777" w:rsidR="006E755F" w:rsidRPr="001E2697" w:rsidRDefault="006E755F" w:rsidP="006E755F">
      <w:pPr>
        <w:rPr>
          <w:rFonts w:ascii="Times New Roman" w:hAnsi="Times New Roman" w:cs="Times New Roman"/>
          <w:color w:val="000000" w:themeColor="text1"/>
          <w:sz w:val="24"/>
          <w:szCs w:val="24"/>
        </w:rPr>
      </w:pPr>
    </w:p>
    <w:p w14:paraId="6D996D5A" w14:textId="77777777" w:rsidR="006E755F" w:rsidRPr="001E2697" w:rsidRDefault="006E755F" w:rsidP="006E755F">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u w:val="single"/>
        </w:rPr>
        <w:t xml:space="preserve">Course Objective: </w:t>
      </w:r>
    </w:p>
    <w:p w14:paraId="3204F47B" w14:textId="77777777" w:rsidR="006E755F" w:rsidRPr="001E2697" w:rsidRDefault="006E755F" w:rsidP="006E755F">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The course is developed with the following objectives: </w:t>
      </w:r>
    </w:p>
    <w:p w14:paraId="0323E3FC" w14:textId="77777777" w:rsidR="006E755F" w:rsidRPr="001E2697" w:rsidRDefault="006E755F" w:rsidP="006E755F">
      <w:pPr>
        <w:pStyle w:val="ListParagraph"/>
        <w:numPr>
          <w:ilvl w:val="0"/>
          <w:numId w:val="3"/>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enable the </w:t>
      </w:r>
      <w:proofErr w:type="spellStart"/>
      <w:r w:rsidR="001875D9" w:rsidRPr="001E2697">
        <w:rPr>
          <w:rFonts w:ascii="Times New Roman" w:hAnsi="Times New Roman" w:cs="Times New Roman"/>
          <w:color w:val="000000" w:themeColor="text1"/>
          <w:sz w:val="24"/>
          <w:szCs w:val="24"/>
        </w:rPr>
        <w:t>students</w:t>
      </w:r>
      <w:proofErr w:type="gramStart"/>
      <w:r w:rsidR="001875D9" w:rsidRPr="001E2697">
        <w:rPr>
          <w:rFonts w:ascii="Times New Roman" w:hAnsi="Times New Roman" w:cs="Times New Roman"/>
          <w:color w:val="000000" w:themeColor="text1"/>
          <w:sz w:val="24"/>
          <w:szCs w:val="24"/>
        </w:rPr>
        <w:t>,to</w:t>
      </w:r>
      <w:proofErr w:type="spellEnd"/>
      <w:proofErr w:type="gramEnd"/>
      <w:r w:rsidR="001875D9" w:rsidRPr="001E2697">
        <w:rPr>
          <w:rFonts w:ascii="Times New Roman" w:hAnsi="Times New Roman" w:cs="Times New Roman"/>
          <w:color w:val="000000" w:themeColor="text1"/>
          <w:sz w:val="24"/>
          <w:szCs w:val="24"/>
        </w:rPr>
        <w:t xml:space="preserve"> </w:t>
      </w:r>
      <w:r w:rsidRPr="001E2697">
        <w:rPr>
          <w:rFonts w:ascii="Times New Roman" w:hAnsi="Times New Roman" w:cs="Times New Roman"/>
          <w:color w:val="000000" w:themeColor="text1"/>
          <w:sz w:val="24"/>
          <w:szCs w:val="24"/>
        </w:rPr>
        <w:t xml:space="preserve">develop a proper understanding of industrially useful </w:t>
      </w:r>
      <w:r w:rsidR="001875D9" w:rsidRPr="001E2697">
        <w:rPr>
          <w:rFonts w:ascii="Times New Roman" w:hAnsi="Times New Roman" w:cs="Times New Roman"/>
          <w:color w:val="000000" w:themeColor="text1"/>
          <w:sz w:val="24"/>
          <w:szCs w:val="24"/>
        </w:rPr>
        <w:t>microbes</w:t>
      </w:r>
      <w:r w:rsidRPr="001E2697">
        <w:rPr>
          <w:rFonts w:ascii="Times New Roman" w:hAnsi="Times New Roman" w:cs="Times New Roman"/>
          <w:color w:val="000000" w:themeColor="text1"/>
          <w:sz w:val="24"/>
          <w:szCs w:val="24"/>
        </w:rPr>
        <w:t>.</w:t>
      </w:r>
    </w:p>
    <w:p w14:paraId="12EDF119" w14:textId="77777777" w:rsidR="006E755F" w:rsidRPr="001E2697" w:rsidRDefault="006E755F" w:rsidP="006E755F">
      <w:pPr>
        <w:pStyle w:val="ListParagraph"/>
        <w:numPr>
          <w:ilvl w:val="0"/>
          <w:numId w:val="3"/>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understand the suitability of </w:t>
      </w:r>
      <w:r w:rsidR="001875D9" w:rsidRPr="001E2697">
        <w:rPr>
          <w:rFonts w:ascii="Times New Roman" w:hAnsi="Times New Roman" w:cs="Times New Roman"/>
          <w:color w:val="000000" w:themeColor="text1"/>
          <w:sz w:val="24"/>
          <w:szCs w:val="24"/>
        </w:rPr>
        <w:t>microbes</w:t>
      </w:r>
      <w:r w:rsidRPr="001E2697">
        <w:rPr>
          <w:rFonts w:ascii="Times New Roman" w:hAnsi="Times New Roman" w:cs="Times New Roman"/>
          <w:color w:val="000000" w:themeColor="text1"/>
          <w:sz w:val="24"/>
          <w:szCs w:val="24"/>
        </w:rPr>
        <w:t xml:space="preserve"> and their economic aspec</w:t>
      </w:r>
      <w:r w:rsidR="001875D9" w:rsidRPr="001E2697">
        <w:rPr>
          <w:rFonts w:ascii="Times New Roman" w:hAnsi="Times New Roman" w:cs="Times New Roman"/>
          <w:color w:val="000000" w:themeColor="text1"/>
          <w:sz w:val="24"/>
          <w:szCs w:val="24"/>
        </w:rPr>
        <w:t>t</w:t>
      </w:r>
      <w:r w:rsidRPr="001E2697">
        <w:rPr>
          <w:rFonts w:ascii="Times New Roman" w:hAnsi="Times New Roman" w:cs="Times New Roman"/>
          <w:color w:val="000000" w:themeColor="text1"/>
          <w:sz w:val="24"/>
          <w:szCs w:val="24"/>
        </w:rPr>
        <w:t>.</w:t>
      </w:r>
    </w:p>
    <w:p w14:paraId="4D47088D" w14:textId="77777777" w:rsidR="006E755F" w:rsidRPr="001E2697" w:rsidRDefault="006E755F" w:rsidP="006E755F">
      <w:pPr>
        <w:pStyle w:val="ListParagraph"/>
        <w:numPr>
          <w:ilvl w:val="0"/>
          <w:numId w:val="3"/>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To enable understanding of the growth kinetics and fermentation technology.</w:t>
      </w:r>
    </w:p>
    <w:p w14:paraId="391FEA1B" w14:textId="77777777" w:rsidR="006E755F" w:rsidRPr="001E2697" w:rsidRDefault="006E755F" w:rsidP="006E755F">
      <w:pPr>
        <w:pStyle w:val="ListParagraph"/>
        <w:numPr>
          <w:ilvl w:val="0"/>
          <w:numId w:val="3"/>
        </w:numPr>
        <w:spacing w:line="276" w:lineRule="auto"/>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 xml:space="preserve">To impart the basic skills for batch culture, </w:t>
      </w:r>
      <w:r w:rsidR="001875D9" w:rsidRPr="001E2697">
        <w:rPr>
          <w:rFonts w:ascii="Times New Roman" w:hAnsi="Times New Roman" w:cs="Times New Roman"/>
          <w:color w:val="000000" w:themeColor="text1"/>
          <w:sz w:val="24"/>
          <w:szCs w:val="24"/>
        </w:rPr>
        <w:t>fermentation,</w:t>
      </w:r>
      <w:r w:rsidRPr="001E2697">
        <w:rPr>
          <w:rFonts w:ascii="Times New Roman" w:hAnsi="Times New Roman" w:cs="Times New Roman"/>
          <w:color w:val="000000" w:themeColor="text1"/>
          <w:sz w:val="24"/>
          <w:szCs w:val="24"/>
        </w:rPr>
        <w:t xml:space="preserve"> and secondary metabolite processing. </w:t>
      </w:r>
    </w:p>
    <w:p w14:paraId="1864E255" w14:textId="77777777" w:rsidR="00B806AB" w:rsidRPr="001E2697" w:rsidRDefault="00B806AB" w:rsidP="00B806AB">
      <w:p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Course outcome:</w:t>
      </w:r>
    </w:p>
    <w:p w14:paraId="714B8628" w14:textId="35726CA5" w:rsidR="00B806AB" w:rsidRPr="001E2697" w:rsidRDefault="00B806AB" w:rsidP="00B806AB">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E30DE8" w:rsidRPr="001E2697">
        <w:rPr>
          <w:rFonts w:ascii="Times New Roman" w:hAnsi="Times New Roman" w:cs="Times New Roman"/>
          <w:color w:val="000000" w:themeColor="text1"/>
          <w:sz w:val="24"/>
          <w:szCs w:val="24"/>
        </w:rPr>
        <w:t>1: Remember</w:t>
      </w:r>
      <w:r w:rsidRPr="001E2697">
        <w:rPr>
          <w:rFonts w:ascii="Times New Roman" w:hAnsi="Times New Roman" w:cs="Times New Roman"/>
          <w:color w:val="000000" w:themeColor="text1"/>
          <w:sz w:val="24"/>
          <w:szCs w:val="24"/>
        </w:rPr>
        <w:t xml:space="preserve"> the basic concept</w:t>
      </w:r>
      <w:r w:rsidR="00152CC9" w:rsidRPr="001E2697">
        <w:rPr>
          <w:rFonts w:ascii="Times New Roman" w:hAnsi="Times New Roman" w:cs="Times New Roman"/>
          <w:color w:val="000000" w:themeColor="text1"/>
          <w:sz w:val="24"/>
          <w:szCs w:val="24"/>
        </w:rPr>
        <w:t xml:space="preserve"> of the </w:t>
      </w:r>
      <w:r w:rsidR="00152CC9" w:rsidRPr="001E2697">
        <w:rPr>
          <w:rFonts w:ascii="Times New Roman" w:eastAsiaTheme="minorHAnsi" w:hAnsi="Times New Roman" w:cs="Times New Roman"/>
          <w:color w:val="000000" w:themeColor="text1"/>
          <w:sz w:val="24"/>
          <w:szCs w:val="24"/>
          <w:lang w:val="en-US" w:eastAsia="en-US"/>
        </w:rPr>
        <w:t>suitability of microbes in industrial processes and their source types.</w:t>
      </w:r>
    </w:p>
    <w:p w14:paraId="79669DF8" w14:textId="7B8A466E" w:rsidR="00B806AB" w:rsidRPr="001E2697" w:rsidRDefault="00B806AB" w:rsidP="00B806AB">
      <w:pPr>
        <w:pStyle w:val="ListParagraph"/>
        <w:numPr>
          <w:ilvl w:val="0"/>
          <w:numId w:val="11"/>
        </w:numPr>
        <w:jc w:val="both"/>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t>CO-</w:t>
      </w:r>
      <w:r w:rsidR="00E30DE8" w:rsidRPr="001E2697">
        <w:rPr>
          <w:rFonts w:ascii="Times New Roman" w:hAnsi="Times New Roman" w:cs="Times New Roman"/>
          <w:color w:val="000000" w:themeColor="text1"/>
          <w:sz w:val="24"/>
          <w:szCs w:val="24"/>
        </w:rPr>
        <w:t>2: Understanding</w:t>
      </w:r>
      <w:r w:rsidR="00E30DE8">
        <w:rPr>
          <w:rFonts w:ascii="Times New Roman" w:hAnsi="Times New Roman" w:cs="Times New Roman"/>
          <w:color w:val="000000" w:themeColor="text1"/>
          <w:sz w:val="24"/>
          <w:szCs w:val="24"/>
        </w:rPr>
        <w:t xml:space="preserve"> </w:t>
      </w:r>
      <w:r w:rsidR="00E30DE8" w:rsidRPr="001E2697">
        <w:rPr>
          <w:rFonts w:ascii="Times New Roman" w:hAnsi="Times New Roman" w:cs="Times New Roman"/>
          <w:color w:val="000000" w:themeColor="text1"/>
          <w:sz w:val="24"/>
          <w:szCs w:val="24"/>
        </w:rPr>
        <w:t>of</w:t>
      </w:r>
      <w:r w:rsidRPr="001E2697">
        <w:rPr>
          <w:rFonts w:ascii="Times New Roman" w:hAnsi="Times New Roman" w:cs="Times New Roman"/>
          <w:color w:val="000000" w:themeColor="text1"/>
          <w:sz w:val="24"/>
          <w:szCs w:val="24"/>
        </w:rPr>
        <w:t xml:space="preserve"> </w:t>
      </w:r>
      <w:r w:rsidR="00152CC9" w:rsidRPr="001E2697">
        <w:rPr>
          <w:rFonts w:ascii="Times New Roman" w:eastAsiaTheme="minorHAnsi" w:hAnsi="Times New Roman" w:cs="Times New Roman"/>
          <w:color w:val="000000" w:themeColor="text1"/>
          <w:sz w:val="24"/>
          <w:szCs w:val="24"/>
          <w:lang w:val="en-US" w:eastAsia="en-US"/>
        </w:rPr>
        <w:t>Batch culture in fermentation, growth kinetics of micro-organisms</w:t>
      </w:r>
    </w:p>
    <w:p w14:paraId="70C73398" w14:textId="2239D88F" w:rsidR="00B806AB" w:rsidRPr="001E2697" w:rsidRDefault="00B806AB" w:rsidP="00B806AB">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 xml:space="preserve">CO-3: </w:t>
      </w:r>
      <w:r w:rsidR="00E30DE8">
        <w:rPr>
          <w:rFonts w:ascii="Times New Roman" w:hAnsi="Times New Roman" w:cs="Times New Roman"/>
          <w:sz w:val="24"/>
          <w:szCs w:val="24"/>
        </w:rPr>
        <w:t>A</w:t>
      </w:r>
      <w:r w:rsidRPr="001E2697">
        <w:rPr>
          <w:rFonts w:ascii="Times New Roman" w:hAnsi="Times New Roman" w:cs="Times New Roman"/>
          <w:sz w:val="24"/>
          <w:szCs w:val="24"/>
        </w:rPr>
        <w:t>pply the knowledge</w:t>
      </w:r>
      <w:r w:rsidR="00152CC9" w:rsidRPr="001E2697">
        <w:rPr>
          <w:rFonts w:ascii="Times New Roman" w:hAnsi="Times New Roman" w:cs="Times New Roman"/>
          <w:sz w:val="24"/>
          <w:szCs w:val="24"/>
        </w:rPr>
        <w:t xml:space="preserve"> for </w:t>
      </w:r>
      <w:r w:rsidR="00152CC9" w:rsidRPr="001E2697">
        <w:rPr>
          <w:rFonts w:ascii="Times New Roman" w:eastAsiaTheme="minorHAnsi" w:hAnsi="Times New Roman" w:cs="Times New Roman"/>
          <w:color w:val="000000" w:themeColor="text1"/>
          <w:sz w:val="24"/>
          <w:szCs w:val="24"/>
          <w:lang w:val="en-US" w:eastAsia="en-US"/>
        </w:rPr>
        <w:t>Continuous culture and scale-up</w:t>
      </w:r>
      <w:r w:rsidR="00152CC9" w:rsidRPr="001E2697">
        <w:rPr>
          <w:rFonts w:ascii="Times New Roman" w:eastAsiaTheme="minorHAnsi" w:hAnsi="Times New Roman" w:cs="Times New Roman"/>
          <w:b/>
          <w:bCs/>
          <w:color w:val="000000" w:themeColor="text1"/>
          <w:sz w:val="24"/>
          <w:szCs w:val="24"/>
          <w:lang w:val="en-US" w:eastAsia="en-US"/>
        </w:rPr>
        <w:t>–</w:t>
      </w:r>
      <w:r w:rsidR="00152CC9" w:rsidRPr="001E2697">
        <w:rPr>
          <w:rFonts w:ascii="Times New Roman" w:eastAsiaTheme="minorHAnsi" w:hAnsi="Times New Roman" w:cs="Times New Roman"/>
          <w:color w:val="000000" w:themeColor="text1"/>
          <w:sz w:val="24"/>
          <w:szCs w:val="24"/>
          <w:lang w:val="en-US" w:eastAsia="en-US"/>
        </w:rPr>
        <w:t>productivity and product formation,</w:t>
      </w:r>
    </w:p>
    <w:p w14:paraId="25133BD7" w14:textId="09C4C47E" w:rsidR="00B806AB" w:rsidRPr="001E2697" w:rsidRDefault="00B806AB" w:rsidP="00B806AB">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E30DE8" w:rsidRPr="001E2697">
        <w:rPr>
          <w:rFonts w:ascii="Times New Roman" w:hAnsi="Times New Roman" w:cs="Times New Roman"/>
          <w:sz w:val="24"/>
          <w:szCs w:val="24"/>
        </w:rPr>
        <w:t>4: Analysis</w:t>
      </w:r>
      <w:r w:rsidRPr="001E2697">
        <w:rPr>
          <w:rFonts w:ascii="Times New Roman" w:hAnsi="Times New Roman" w:cs="Times New Roman"/>
          <w:sz w:val="24"/>
          <w:szCs w:val="24"/>
        </w:rPr>
        <w:t xml:space="preserve"> of the </w:t>
      </w:r>
      <w:r w:rsidR="00152CC9" w:rsidRPr="001E2697">
        <w:rPr>
          <w:rFonts w:ascii="Times New Roman" w:eastAsiaTheme="minorHAnsi" w:hAnsi="Times New Roman" w:cs="Times New Roman"/>
          <w:color w:val="000000" w:themeColor="text1"/>
          <w:sz w:val="24"/>
          <w:szCs w:val="24"/>
          <w:lang w:val="en-US" w:eastAsia="en-US"/>
        </w:rPr>
        <w:t>selection, improvement</w:t>
      </w:r>
      <w:r w:rsidR="00A20270" w:rsidRPr="001E2697">
        <w:rPr>
          <w:rFonts w:ascii="Times New Roman" w:eastAsiaTheme="minorHAnsi" w:hAnsi="Times New Roman" w:cs="Times New Roman"/>
          <w:color w:val="000000" w:themeColor="text1"/>
          <w:sz w:val="24"/>
          <w:szCs w:val="24"/>
          <w:lang w:val="en-US" w:eastAsia="en-US"/>
        </w:rPr>
        <w:t>,</w:t>
      </w:r>
      <w:r w:rsidR="00152CC9" w:rsidRPr="001E2697">
        <w:rPr>
          <w:rFonts w:ascii="Times New Roman" w:eastAsiaTheme="minorHAnsi" w:hAnsi="Times New Roman" w:cs="Times New Roman"/>
          <w:color w:val="000000" w:themeColor="text1"/>
          <w:sz w:val="24"/>
          <w:szCs w:val="24"/>
          <w:lang w:val="en-US" w:eastAsia="en-US"/>
        </w:rPr>
        <w:t xml:space="preserve"> and maintenance of industrial important strain.</w:t>
      </w:r>
    </w:p>
    <w:p w14:paraId="6DEB770D" w14:textId="6B2B7C8A" w:rsidR="00B806AB" w:rsidRPr="001E2697" w:rsidRDefault="00B806AB" w:rsidP="00B806AB">
      <w:pPr>
        <w:pStyle w:val="ListParagraph"/>
        <w:numPr>
          <w:ilvl w:val="0"/>
          <w:numId w:val="11"/>
        </w:numPr>
        <w:jc w:val="both"/>
        <w:rPr>
          <w:rFonts w:ascii="Times New Roman" w:hAnsi="Times New Roman" w:cs="Times New Roman"/>
          <w:sz w:val="24"/>
          <w:szCs w:val="24"/>
        </w:rPr>
      </w:pPr>
      <w:r w:rsidRPr="001E2697">
        <w:rPr>
          <w:rFonts w:ascii="Times New Roman" w:hAnsi="Times New Roman" w:cs="Times New Roman"/>
          <w:sz w:val="24"/>
          <w:szCs w:val="24"/>
        </w:rPr>
        <w:t>CO-</w:t>
      </w:r>
      <w:r w:rsidR="00E30DE8" w:rsidRPr="001E2697">
        <w:rPr>
          <w:rFonts w:ascii="Times New Roman" w:hAnsi="Times New Roman" w:cs="Times New Roman"/>
          <w:sz w:val="24"/>
          <w:szCs w:val="24"/>
        </w:rPr>
        <w:t>5: Determine</w:t>
      </w:r>
      <w:r w:rsidRPr="001E2697">
        <w:rPr>
          <w:rFonts w:ascii="Times New Roman" w:hAnsi="Times New Roman" w:cs="Times New Roman"/>
          <w:sz w:val="24"/>
          <w:szCs w:val="24"/>
        </w:rPr>
        <w:t xml:space="preserve"> the future prospect of </w:t>
      </w:r>
      <w:r w:rsidR="00874819" w:rsidRPr="001E2697">
        <w:rPr>
          <w:rFonts w:ascii="Times New Roman" w:hAnsi="Times New Roman" w:cs="Times New Roman"/>
          <w:sz w:val="24"/>
          <w:szCs w:val="24"/>
        </w:rPr>
        <w:t xml:space="preserve">microbial product development at </w:t>
      </w:r>
      <w:r w:rsidR="00557895" w:rsidRPr="001E2697">
        <w:rPr>
          <w:rFonts w:ascii="Times New Roman" w:hAnsi="Times New Roman" w:cs="Times New Roman"/>
          <w:sz w:val="24"/>
          <w:szCs w:val="24"/>
        </w:rPr>
        <w:t xml:space="preserve">the </w:t>
      </w:r>
      <w:r w:rsidR="00874819" w:rsidRPr="001E2697">
        <w:rPr>
          <w:rFonts w:ascii="Times New Roman" w:hAnsi="Times New Roman" w:cs="Times New Roman"/>
          <w:sz w:val="24"/>
          <w:szCs w:val="24"/>
        </w:rPr>
        <w:t>commercial level</w:t>
      </w:r>
      <w:r w:rsidRPr="001E2697">
        <w:rPr>
          <w:rFonts w:ascii="Times New Roman" w:eastAsiaTheme="minorHAnsi" w:hAnsi="Times New Roman" w:cs="Times New Roman"/>
          <w:color w:val="000000" w:themeColor="text1"/>
          <w:sz w:val="24"/>
          <w:szCs w:val="24"/>
          <w:lang w:val="en-US" w:eastAsia="en-US"/>
        </w:rPr>
        <w:t>.</w:t>
      </w:r>
    </w:p>
    <w:p w14:paraId="7D4326A7" w14:textId="77777777" w:rsidR="00B806AB" w:rsidRPr="001E2697" w:rsidRDefault="00B806AB" w:rsidP="00B806AB">
      <w:pPr>
        <w:jc w:val="both"/>
        <w:rPr>
          <w:rFonts w:ascii="Times New Roman" w:hAnsi="Times New Roman" w:cs="Times New Roman"/>
          <w:color w:val="000000" w:themeColor="text1"/>
          <w:sz w:val="24"/>
          <w:szCs w:val="24"/>
        </w:rPr>
      </w:pPr>
    </w:p>
    <w:p w14:paraId="142EDB78" w14:textId="77777777" w:rsidR="006E755F" w:rsidRPr="001E2697" w:rsidRDefault="006E755F" w:rsidP="006E755F">
      <w:pPr>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Detailed Syllabus:</w:t>
      </w:r>
    </w:p>
    <w:p w14:paraId="64A63560" w14:textId="77777777" w:rsidR="006E755F" w:rsidRPr="001E2697" w:rsidRDefault="006E755F" w:rsidP="006E755F">
      <w:pPr>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255"/>
        <w:gridCol w:w="7361"/>
        <w:gridCol w:w="990"/>
      </w:tblGrid>
      <w:tr w:rsidR="007E2E81" w:rsidRPr="001E2697" w14:paraId="2964A297" w14:textId="77777777" w:rsidTr="008C0B69">
        <w:trPr>
          <w:trHeight w:val="472"/>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5A9936"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Modules</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B497B0"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Topics / Course content</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2C2A6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Periods</w:t>
            </w:r>
          </w:p>
        </w:tc>
      </w:tr>
      <w:tr w:rsidR="007E2E81" w:rsidRPr="001E2697" w14:paraId="3720DD33" w14:textId="77777777" w:rsidTr="008C0B69">
        <w:trPr>
          <w:trHeight w:val="84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BE5286"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70A616"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Brief History of Industrial Microbiology, suitability of microbes in industrial processes and their sources types of fermentation and bioreactors, Recent development in industrial microbiology, </w:t>
            </w:r>
            <w:r w:rsidR="00152CC9" w:rsidRPr="001E2697">
              <w:rPr>
                <w:rFonts w:ascii="Times New Roman" w:eastAsiaTheme="minorHAnsi" w:hAnsi="Times New Roman" w:cs="Times New Roman"/>
                <w:color w:val="000000" w:themeColor="text1"/>
                <w:sz w:val="24"/>
                <w:szCs w:val="24"/>
                <w:lang w:val="en-US" w:eastAsia="en-US"/>
              </w:rPr>
              <w:t xml:space="preserve">the </w:t>
            </w:r>
            <w:r w:rsidRPr="001E2697">
              <w:rPr>
                <w:rFonts w:ascii="Times New Roman" w:eastAsiaTheme="minorHAnsi" w:hAnsi="Times New Roman" w:cs="Times New Roman"/>
                <w:color w:val="000000" w:themeColor="text1"/>
                <w:sz w:val="24"/>
                <w:szCs w:val="24"/>
                <w:lang w:val="en-US" w:eastAsia="en-US"/>
              </w:rPr>
              <w:t xml:space="preserve">structure of </w:t>
            </w:r>
            <w:proofErr w:type="spellStart"/>
            <w:r w:rsidRPr="001E2697">
              <w:rPr>
                <w:rFonts w:ascii="Times New Roman" w:eastAsiaTheme="minorHAnsi" w:hAnsi="Times New Roman" w:cs="Times New Roman"/>
                <w:color w:val="000000" w:themeColor="text1"/>
                <w:sz w:val="24"/>
                <w:szCs w:val="24"/>
                <w:lang w:val="en-US" w:eastAsia="en-US"/>
              </w:rPr>
              <w:t>fermentor</w:t>
            </w:r>
            <w:proofErr w:type="spellEnd"/>
            <w:r w:rsidRPr="001E2697">
              <w:rPr>
                <w:rFonts w:ascii="Times New Roman" w:eastAsiaTheme="minorHAnsi" w:hAnsi="Times New Roman" w:cs="Times New Roman"/>
                <w:color w:val="000000" w:themeColor="text1"/>
                <w:sz w:val="24"/>
                <w:szCs w:val="24"/>
                <w:lang w:val="en-US" w:eastAsia="en-US"/>
              </w:rPr>
              <w:t xml:space="preserve">, </w:t>
            </w:r>
            <w:r w:rsidR="00A20270" w:rsidRPr="001E2697">
              <w:rPr>
                <w:rFonts w:ascii="Times New Roman" w:eastAsiaTheme="minorHAnsi" w:hAnsi="Times New Roman" w:cs="Times New Roman"/>
                <w:color w:val="000000" w:themeColor="text1"/>
                <w:sz w:val="24"/>
                <w:szCs w:val="24"/>
                <w:lang w:val="en-US" w:eastAsia="en-US"/>
              </w:rPr>
              <w:t xml:space="preserve">and </w:t>
            </w:r>
            <w:r w:rsidRPr="001E2697">
              <w:rPr>
                <w:rFonts w:ascii="Times New Roman" w:eastAsiaTheme="minorHAnsi" w:hAnsi="Times New Roman" w:cs="Times New Roman"/>
                <w:color w:val="000000" w:themeColor="text1"/>
                <w:sz w:val="24"/>
                <w:szCs w:val="24"/>
                <w:lang w:val="en-US" w:eastAsia="en-US"/>
              </w:rPr>
              <w:t>Economic aspects of fermentation processes. Isolation, selection, improvement and maintenance of industrial important strain. Metabolic pathways and metabolic control mechanisms; primary metabolites (alcohols, vitamins, enzymes and organic acids) and secondary metabolites (antibiotics and toxins); substrates for industrial fermentation</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A077CD"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8B6AEB" w:rsidRPr="001E2697">
              <w:rPr>
                <w:rFonts w:ascii="Times New Roman" w:hAnsi="Times New Roman" w:cs="Times New Roman"/>
                <w:b/>
                <w:color w:val="000000" w:themeColor="text1"/>
                <w:sz w:val="24"/>
                <w:szCs w:val="24"/>
              </w:rPr>
              <w:t>2</w:t>
            </w:r>
          </w:p>
        </w:tc>
      </w:tr>
      <w:tr w:rsidR="007E2E81" w:rsidRPr="001E2697" w14:paraId="23E98E3E" w14:textId="77777777" w:rsidTr="008C0B69">
        <w:trPr>
          <w:trHeight w:val="1250"/>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D2AC52"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298181"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Batch culture in fermentation, growth kinetics of micro-organisms, classification of fermentation process; growth and nutrient, growth and product formation, heat evolution, </w:t>
            </w:r>
            <w:r w:rsidR="00152CC9" w:rsidRPr="001E2697">
              <w:rPr>
                <w:rFonts w:ascii="Times New Roman" w:eastAsiaTheme="minorHAnsi" w:hAnsi="Times New Roman" w:cs="Times New Roman"/>
                <w:color w:val="000000" w:themeColor="text1"/>
                <w:sz w:val="24"/>
                <w:szCs w:val="24"/>
                <w:lang w:val="en-US" w:eastAsia="en-US"/>
              </w:rPr>
              <w:t xml:space="preserve">the </w:t>
            </w:r>
            <w:r w:rsidRPr="001E2697">
              <w:rPr>
                <w:rFonts w:ascii="Times New Roman" w:eastAsiaTheme="minorHAnsi" w:hAnsi="Times New Roman" w:cs="Times New Roman"/>
                <w:color w:val="000000" w:themeColor="text1"/>
                <w:sz w:val="24"/>
                <w:szCs w:val="24"/>
                <w:lang w:val="en-US" w:eastAsia="en-US"/>
              </w:rPr>
              <w:t xml:space="preserve">effect of environment (temperature, pH, high nutrient concentration), media formulation and sterilization, </w:t>
            </w:r>
            <w:r w:rsidR="00152CC9" w:rsidRPr="001E2697">
              <w:rPr>
                <w:rFonts w:ascii="Times New Roman" w:eastAsiaTheme="minorHAnsi" w:hAnsi="Times New Roman" w:cs="Times New Roman"/>
                <w:color w:val="000000" w:themeColor="text1"/>
                <w:sz w:val="24"/>
                <w:szCs w:val="24"/>
                <w:lang w:val="en-US" w:eastAsia="en-US"/>
              </w:rPr>
              <w:t xml:space="preserve">the </w:t>
            </w:r>
            <w:r w:rsidRPr="001E2697">
              <w:rPr>
                <w:rFonts w:ascii="Times New Roman" w:eastAsiaTheme="minorHAnsi" w:hAnsi="Times New Roman" w:cs="Times New Roman"/>
                <w:color w:val="000000" w:themeColor="text1"/>
                <w:sz w:val="24"/>
                <w:szCs w:val="24"/>
                <w:lang w:val="en-US" w:eastAsia="en-US"/>
              </w:rPr>
              <w:t>kinetics of thermal death of micro-organisms.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5A2927"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8B6AEB" w:rsidRPr="001E2697">
              <w:rPr>
                <w:rFonts w:ascii="Times New Roman" w:hAnsi="Times New Roman" w:cs="Times New Roman"/>
                <w:b/>
                <w:color w:val="000000" w:themeColor="text1"/>
                <w:sz w:val="24"/>
                <w:szCs w:val="24"/>
              </w:rPr>
              <w:t>2</w:t>
            </w:r>
          </w:p>
        </w:tc>
      </w:tr>
      <w:tr w:rsidR="007E2E81" w:rsidRPr="001E2697" w14:paraId="7787F728" w14:textId="77777777" w:rsidTr="008C0B69">
        <w:trPr>
          <w:trHeight w:val="1619"/>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02A887"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lastRenderedPageBreak/>
              <w:t>III</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08323C"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Continuous culture and </w:t>
            </w:r>
            <w:r w:rsidR="00152CC9" w:rsidRPr="001E2697">
              <w:rPr>
                <w:rFonts w:ascii="Times New Roman" w:eastAsiaTheme="minorHAnsi" w:hAnsi="Times New Roman" w:cs="Times New Roman"/>
                <w:color w:val="000000" w:themeColor="text1"/>
                <w:sz w:val="24"/>
                <w:szCs w:val="24"/>
                <w:lang w:val="en-US" w:eastAsia="en-US"/>
              </w:rPr>
              <w:t>scale-up</w:t>
            </w:r>
            <w:r w:rsidRPr="001E2697">
              <w:rPr>
                <w:rFonts w:ascii="Times New Roman" w:eastAsiaTheme="minorHAnsi" w:hAnsi="Times New Roman" w:cs="Times New Roman"/>
                <w:b/>
                <w:bCs/>
                <w:color w:val="000000" w:themeColor="text1"/>
                <w:sz w:val="24"/>
                <w:szCs w:val="24"/>
                <w:lang w:val="en-US" w:eastAsia="en-US"/>
              </w:rPr>
              <w:t xml:space="preserve">– </w:t>
            </w:r>
            <w:r w:rsidRPr="001E2697">
              <w:rPr>
                <w:rFonts w:ascii="Times New Roman" w:eastAsiaTheme="minorHAnsi" w:hAnsi="Times New Roman" w:cs="Times New Roman"/>
                <w:color w:val="000000" w:themeColor="text1"/>
                <w:sz w:val="24"/>
                <w:szCs w:val="24"/>
                <w:lang w:val="en-US" w:eastAsia="en-US"/>
              </w:rPr>
              <w:t>Continuous culture system, productivity, product formation, power requirement oxygen transfer kinetics, foam</w:t>
            </w:r>
            <w:r w:rsidR="00152CC9" w:rsidRPr="001E2697">
              <w:rPr>
                <w:rFonts w:ascii="Times New Roman" w:eastAsiaTheme="minorHAnsi" w:hAnsi="Times New Roman" w:cs="Times New Roman"/>
                <w:color w:val="000000" w:themeColor="text1"/>
                <w:sz w:val="24"/>
                <w:szCs w:val="24"/>
                <w:lang w:val="en-US" w:eastAsia="en-US"/>
              </w:rPr>
              <w:t>,</w:t>
            </w:r>
            <w:r w:rsidRPr="001E2697">
              <w:rPr>
                <w:rFonts w:ascii="Times New Roman" w:eastAsiaTheme="minorHAnsi" w:hAnsi="Times New Roman" w:cs="Times New Roman"/>
                <w:color w:val="000000" w:themeColor="text1"/>
                <w:sz w:val="24"/>
                <w:szCs w:val="24"/>
                <w:lang w:val="en-US" w:eastAsia="en-US"/>
              </w:rPr>
              <w:t xml:space="preserve"> and antifoam-instrument control, physical and chemical environment sensors.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7C16EB"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8B6AEB" w:rsidRPr="001E2697">
              <w:rPr>
                <w:rFonts w:ascii="Times New Roman" w:hAnsi="Times New Roman" w:cs="Times New Roman"/>
                <w:b/>
                <w:color w:val="000000" w:themeColor="text1"/>
                <w:sz w:val="24"/>
                <w:szCs w:val="24"/>
              </w:rPr>
              <w:t>2</w:t>
            </w:r>
          </w:p>
        </w:tc>
      </w:tr>
      <w:tr w:rsidR="007E2E81" w:rsidRPr="001E2697" w14:paraId="24DFD03B" w14:textId="77777777" w:rsidTr="008C0B69">
        <w:trPr>
          <w:trHeight w:val="791"/>
          <w:jc w:val="center"/>
        </w:trPr>
        <w:tc>
          <w:tcPr>
            <w:tcW w:w="12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21A5CE"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IV</w:t>
            </w:r>
          </w:p>
        </w:tc>
        <w:tc>
          <w:tcPr>
            <w:tcW w:w="736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E29572" w14:textId="77777777" w:rsidR="006E755F" w:rsidRPr="001E2697" w:rsidRDefault="006E755F" w:rsidP="008C0B69">
            <w:pPr>
              <w:autoSpaceDE w:val="0"/>
              <w:autoSpaceDN w:val="0"/>
              <w:adjustRightInd w:val="0"/>
              <w:jc w:val="both"/>
              <w:rPr>
                <w:rFonts w:ascii="Times New Roman" w:eastAsiaTheme="minorHAnsi" w:hAnsi="Times New Roman" w:cs="Times New Roman"/>
                <w:color w:val="000000" w:themeColor="text1"/>
                <w:sz w:val="24"/>
                <w:szCs w:val="24"/>
                <w:lang w:val="en-US" w:eastAsia="en-US"/>
              </w:rPr>
            </w:pPr>
            <w:r w:rsidRPr="001E2697">
              <w:rPr>
                <w:rFonts w:ascii="Times New Roman" w:eastAsiaTheme="minorHAnsi" w:hAnsi="Times New Roman" w:cs="Times New Roman"/>
                <w:color w:val="000000" w:themeColor="text1"/>
                <w:sz w:val="24"/>
                <w:szCs w:val="24"/>
                <w:lang w:val="en-US" w:eastAsia="en-US"/>
              </w:rPr>
              <w:t xml:space="preserve">Downstream processing objectives and criteria, foam separation Precipitation methods filtration devices industrial scale centrifugation and cell disruption methods. </w:t>
            </w:r>
            <w:proofErr w:type="gramStart"/>
            <w:r w:rsidRPr="001E2697">
              <w:rPr>
                <w:rFonts w:ascii="Times New Roman" w:eastAsiaTheme="minorHAnsi" w:hAnsi="Times New Roman" w:cs="Times New Roman"/>
                <w:color w:val="000000" w:themeColor="text1"/>
                <w:sz w:val="24"/>
                <w:szCs w:val="24"/>
                <w:lang w:val="en-US" w:eastAsia="en-US"/>
              </w:rPr>
              <w:t>liquid</w:t>
            </w:r>
            <w:proofErr w:type="gramEnd"/>
            <w:r w:rsidRPr="001E2697">
              <w:rPr>
                <w:rFonts w:ascii="Times New Roman" w:eastAsiaTheme="minorHAnsi" w:hAnsi="Times New Roman" w:cs="Times New Roman"/>
                <w:color w:val="000000" w:themeColor="text1"/>
                <w:sz w:val="24"/>
                <w:szCs w:val="24"/>
                <w:lang w:val="en-US" w:eastAsia="en-US"/>
              </w:rPr>
              <w:t xml:space="preserve"> –liquid extraction solvent I recovery chromatography. Two phase aqueous extraction, super </w:t>
            </w:r>
            <w:proofErr w:type="spellStart"/>
            <w:r w:rsidRPr="001E2697">
              <w:rPr>
                <w:rFonts w:ascii="Times New Roman" w:eastAsiaTheme="minorHAnsi" w:hAnsi="Times New Roman" w:cs="Times New Roman"/>
                <w:color w:val="000000" w:themeColor="text1"/>
                <w:sz w:val="24"/>
                <w:szCs w:val="24"/>
                <w:lang w:val="en-US" w:eastAsia="en-US"/>
              </w:rPr>
              <w:t>criticalfluid</w:t>
            </w:r>
            <w:proofErr w:type="spellEnd"/>
            <w:r w:rsidRPr="001E2697">
              <w:rPr>
                <w:rFonts w:ascii="Times New Roman" w:eastAsiaTheme="minorHAnsi" w:hAnsi="Times New Roman" w:cs="Times New Roman"/>
                <w:color w:val="000000" w:themeColor="text1"/>
                <w:sz w:val="24"/>
                <w:szCs w:val="24"/>
                <w:lang w:val="en-US" w:eastAsia="en-US"/>
              </w:rPr>
              <w:t xml:space="preserve"> extraction, ultrafiltration drying devices crystallization and whole broth processing, IPR and bioethics.</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8C066F"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1</w:t>
            </w:r>
            <w:r w:rsidR="008B6AEB" w:rsidRPr="001E2697">
              <w:rPr>
                <w:rFonts w:ascii="Times New Roman" w:hAnsi="Times New Roman" w:cs="Times New Roman"/>
                <w:b/>
                <w:color w:val="000000" w:themeColor="text1"/>
                <w:sz w:val="24"/>
                <w:szCs w:val="24"/>
              </w:rPr>
              <w:t>2</w:t>
            </w:r>
          </w:p>
        </w:tc>
      </w:tr>
      <w:tr w:rsidR="006E755F" w:rsidRPr="001E2697" w14:paraId="0F89856E" w14:textId="77777777" w:rsidTr="008C0B69">
        <w:trPr>
          <w:trHeight w:val="431"/>
          <w:jc w:val="center"/>
        </w:trPr>
        <w:tc>
          <w:tcPr>
            <w:tcW w:w="86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41D3C" w14:textId="77777777" w:rsidR="006E755F" w:rsidRPr="001E2697" w:rsidRDefault="006E755F"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Total</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224A50" w14:textId="77777777" w:rsidR="006E755F" w:rsidRPr="001E2697" w:rsidRDefault="008B6AEB" w:rsidP="008C0B69">
            <w:pPr>
              <w:rPr>
                <w:rFonts w:ascii="Times New Roman" w:hAnsi="Times New Roman" w:cs="Times New Roman"/>
                <w:b/>
                <w:color w:val="000000" w:themeColor="text1"/>
                <w:sz w:val="24"/>
                <w:szCs w:val="24"/>
              </w:rPr>
            </w:pPr>
            <w:r w:rsidRPr="001E2697">
              <w:rPr>
                <w:rFonts w:ascii="Times New Roman" w:hAnsi="Times New Roman" w:cs="Times New Roman"/>
                <w:b/>
                <w:color w:val="000000" w:themeColor="text1"/>
                <w:sz w:val="24"/>
                <w:szCs w:val="24"/>
              </w:rPr>
              <w:t>48</w:t>
            </w:r>
          </w:p>
        </w:tc>
      </w:tr>
    </w:tbl>
    <w:p w14:paraId="29D08070" w14:textId="77777777" w:rsidR="006E755F" w:rsidRPr="001E2697" w:rsidRDefault="006E755F" w:rsidP="006E755F">
      <w:pPr>
        <w:rPr>
          <w:rFonts w:ascii="Times New Roman" w:hAnsi="Times New Roman" w:cs="Times New Roman"/>
          <w:color w:val="000000" w:themeColor="text1"/>
          <w:sz w:val="24"/>
          <w:szCs w:val="24"/>
        </w:rPr>
      </w:pPr>
    </w:p>
    <w:p w14:paraId="3EDC1A5C" w14:textId="77777777" w:rsidR="006E755F" w:rsidRPr="001E2697" w:rsidRDefault="006E755F" w:rsidP="006E755F">
      <w:pPr>
        <w:rPr>
          <w:rFonts w:ascii="Times New Roman" w:hAnsi="Times New Roman" w:cs="Times New Roman"/>
          <w:b/>
          <w:bCs/>
          <w:color w:val="000000" w:themeColor="text1"/>
          <w:sz w:val="24"/>
          <w:szCs w:val="24"/>
          <w:u w:val="single"/>
        </w:rPr>
      </w:pPr>
      <w:r w:rsidRPr="001E2697">
        <w:rPr>
          <w:rFonts w:ascii="Times New Roman" w:hAnsi="Times New Roman" w:cs="Times New Roman"/>
          <w:b/>
          <w:bCs/>
          <w:color w:val="000000" w:themeColor="text1"/>
          <w:sz w:val="24"/>
          <w:szCs w:val="24"/>
          <w:u w:val="single"/>
        </w:rPr>
        <w:t xml:space="preserve">Textbooks: </w:t>
      </w:r>
    </w:p>
    <w:p w14:paraId="1CEC14D0" w14:textId="77777777" w:rsidR="006E755F" w:rsidRPr="001E2697" w:rsidRDefault="006E755F" w:rsidP="006E755F">
      <w:pPr>
        <w:pStyle w:val="ListParagraph1"/>
        <w:numPr>
          <w:ilvl w:val="0"/>
          <w:numId w:val="25"/>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Willey JM, Sherwood LM, and </w:t>
      </w:r>
      <w:proofErr w:type="spellStart"/>
      <w:r w:rsidRPr="001E2697">
        <w:rPr>
          <w:rFonts w:ascii="Times New Roman" w:hAnsi="Times New Roman" w:cs="Times New Roman"/>
          <w:color w:val="000000" w:themeColor="text1"/>
          <w:sz w:val="24"/>
          <w:szCs w:val="24"/>
        </w:rPr>
        <w:t>Woolverton</w:t>
      </w:r>
      <w:proofErr w:type="spellEnd"/>
      <w:r w:rsidRPr="001E2697">
        <w:rPr>
          <w:rFonts w:ascii="Times New Roman" w:hAnsi="Times New Roman" w:cs="Times New Roman"/>
          <w:color w:val="000000" w:themeColor="text1"/>
          <w:sz w:val="24"/>
          <w:szCs w:val="24"/>
        </w:rPr>
        <w:t xml:space="preserve"> CJ. (2008). </w:t>
      </w:r>
      <w:r w:rsidRPr="001E2697">
        <w:rPr>
          <w:rFonts w:ascii="Times New Roman" w:hAnsi="Times New Roman" w:cs="Times New Roman"/>
          <w:i/>
          <w:iCs/>
          <w:color w:val="000000" w:themeColor="text1"/>
          <w:sz w:val="24"/>
          <w:szCs w:val="24"/>
        </w:rPr>
        <w:t>Prescott, Harley and Klein’s Microbiology</w:t>
      </w:r>
      <w:r w:rsidRPr="001E2697">
        <w:rPr>
          <w:rFonts w:ascii="Times New Roman" w:hAnsi="Times New Roman" w:cs="Times New Roman"/>
          <w:color w:val="000000" w:themeColor="text1"/>
          <w:sz w:val="24"/>
          <w:szCs w:val="24"/>
        </w:rPr>
        <w:t>. 8th edition. McGraw Hill Higher Education.</w:t>
      </w:r>
    </w:p>
    <w:p w14:paraId="27E73DCA" w14:textId="77777777" w:rsidR="006E755F" w:rsidRPr="001E2697" w:rsidRDefault="006E755F" w:rsidP="006E755F">
      <w:pPr>
        <w:pStyle w:val="ListParagraph1"/>
        <w:numPr>
          <w:ilvl w:val="0"/>
          <w:numId w:val="25"/>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Industrial Microbiology: An Introduction. Michael J. </w:t>
      </w:r>
      <w:proofErr w:type="spellStart"/>
      <w:r w:rsidRPr="001E2697">
        <w:rPr>
          <w:rFonts w:ascii="Times New Roman" w:eastAsiaTheme="minorHAnsi" w:hAnsi="Times New Roman" w:cs="Times New Roman"/>
          <w:color w:val="000000" w:themeColor="text1"/>
          <w:sz w:val="24"/>
          <w:szCs w:val="24"/>
          <w:lang w:val="en-US" w:eastAsia="en-US"/>
        </w:rPr>
        <w:t>Waites</w:t>
      </w:r>
      <w:proofErr w:type="spellEnd"/>
      <w:r w:rsidRPr="001E2697">
        <w:rPr>
          <w:rFonts w:ascii="Times New Roman" w:eastAsiaTheme="minorHAnsi" w:hAnsi="Times New Roman" w:cs="Times New Roman"/>
          <w:color w:val="000000" w:themeColor="text1"/>
          <w:sz w:val="24"/>
          <w:szCs w:val="24"/>
          <w:lang w:val="en-US" w:eastAsia="en-US"/>
        </w:rPr>
        <w:t xml:space="preserve">, Neil L. Morgan, Gary </w:t>
      </w:r>
      <w:proofErr w:type="spellStart"/>
      <w:r w:rsidRPr="001E2697">
        <w:rPr>
          <w:rFonts w:ascii="Times New Roman" w:eastAsiaTheme="minorHAnsi" w:hAnsi="Times New Roman" w:cs="Times New Roman"/>
          <w:color w:val="000000" w:themeColor="text1"/>
          <w:sz w:val="24"/>
          <w:szCs w:val="24"/>
          <w:lang w:val="en-US" w:eastAsia="en-US"/>
        </w:rPr>
        <w:t>Higton</w:t>
      </w:r>
      <w:proofErr w:type="spellEnd"/>
      <w:r w:rsidRPr="001E2697">
        <w:rPr>
          <w:rFonts w:ascii="Times New Roman" w:eastAsiaTheme="minorHAnsi" w:hAnsi="Times New Roman" w:cs="Times New Roman"/>
          <w:color w:val="000000" w:themeColor="text1"/>
          <w:sz w:val="24"/>
          <w:szCs w:val="24"/>
          <w:lang w:val="en-US" w:eastAsia="en-US"/>
        </w:rPr>
        <w:t>. Wiley-</w:t>
      </w:r>
      <w:proofErr w:type="spellStart"/>
      <w:r w:rsidRPr="001E2697">
        <w:rPr>
          <w:rFonts w:ascii="Times New Roman" w:eastAsiaTheme="minorHAnsi" w:hAnsi="Times New Roman" w:cs="Times New Roman"/>
          <w:color w:val="000000" w:themeColor="text1"/>
          <w:sz w:val="24"/>
          <w:szCs w:val="24"/>
          <w:lang w:val="en-US" w:eastAsia="en-US"/>
        </w:rPr>
        <w:t>blackwell</w:t>
      </w:r>
      <w:proofErr w:type="spellEnd"/>
    </w:p>
    <w:p w14:paraId="6D3A3A22" w14:textId="77777777" w:rsidR="006E755F" w:rsidRPr="001E2697" w:rsidRDefault="006E755F" w:rsidP="006E755F">
      <w:pPr>
        <w:pStyle w:val="ListParagraph1"/>
        <w:numPr>
          <w:ilvl w:val="0"/>
          <w:numId w:val="25"/>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eastAsiaTheme="minorHAnsi" w:hAnsi="Times New Roman" w:cs="Times New Roman"/>
          <w:color w:val="000000" w:themeColor="text1"/>
          <w:sz w:val="24"/>
          <w:szCs w:val="24"/>
          <w:lang w:val="en-US" w:eastAsia="en-US"/>
        </w:rPr>
        <w:t xml:space="preserve">Principles of Fermentation Technology. </w:t>
      </w:r>
      <w:proofErr w:type="spellStart"/>
      <w:r w:rsidRPr="001E2697">
        <w:rPr>
          <w:rFonts w:ascii="Times New Roman" w:eastAsiaTheme="minorHAnsi" w:hAnsi="Times New Roman" w:cs="Times New Roman"/>
          <w:color w:val="000000" w:themeColor="text1"/>
          <w:sz w:val="24"/>
          <w:szCs w:val="24"/>
          <w:lang w:val="en-US" w:eastAsia="en-US"/>
        </w:rPr>
        <w:t>Stanbury</w:t>
      </w:r>
      <w:proofErr w:type="spellEnd"/>
      <w:r w:rsidRPr="001E2697">
        <w:rPr>
          <w:rFonts w:ascii="Times New Roman" w:eastAsiaTheme="minorHAnsi" w:hAnsi="Times New Roman" w:cs="Times New Roman"/>
          <w:color w:val="000000" w:themeColor="text1"/>
          <w:sz w:val="24"/>
          <w:szCs w:val="24"/>
          <w:lang w:val="en-US" w:eastAsia="en-US"/>
        </w:rPr>
        <w:t xml:space="preserve"> Pf, Whitaker A, Hall </w:t>
      </w:r>
      <w:proofErr w:type="spellStart"/>
      <w:r w:rsidRPr="001E2697">
        <w:rPr>
          <w:rFonts w:ascii="Times New Roman" w:eastAsiaTheme="minorHAnsi" w:hAnsi="Times New Roman" w:cs="Times New Roman"/>
          <w:color w:val="000000" w:themeColor="text1"/>
          <w:sz w:val="24"/>
          <w:szCs w:val="24"/>
          <w:lang w:val="en-US" w:eastAsia="en-US"/>
        </w:rPr>
        <w:t>Sj</w:t>
      </w:r>
      <w:proofErr w:type="spellEnd"/>
      <w:r w:rsidRPr="001E2697">
        <w:rPr>
          <w:rFonts w:ascii="Times New Roman" w:eastAsiaTheme="minorHAnsi" w:hAnsi="Times New Roman" w:cs="Times New Roman"/>
          <w:color w:val="000000" w:themeColor="text1"/>
          <w:sz w:val="24"/>
          <w:szCs w:val="24"/>
          <w:lang w:val="en-US" w:eastAsia="en-US"/>
        </w:rPr>
        <w:t>. Elsevier India P Ltd</w:t>
      </w:r>
    </w:p>
    <w:p w14:paraId="6DD51CB1" w14:textId="77777777" w:rsidR="006E755F" w:rsidRPr="001E2697" w:rsidRDefault="006E755F" w:rsidP="006E755F">
      <w:pPr>
        <w:pStyle w:val="ListParagraph1"/>
        <w:numPr>
          <w:ilvl w:val="0"/>
          <w:numId w:val="25"/>
        </w:numPr>
        <w:tabs>
          <w:tab w:val="left" w:pos="720"/>
        </w:tabs>
        <w:suppressAutoHyphens/>
        <w:spacing w:after="0"/>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Stanbury</w:t>
      </w:r>
      <w:proofErr w:type="spellEnd"/>
      <w:r w:rsidRPr="001E2697">
        <w:rPr>
          <w:rFonts w:ascii="Times New Roman" w:hAnsi="Times New Roman" w:cs="Times New Roman"/>
          <w:color w:val="000000" w:themeColor="text1"/>
          <w:sz w:val="24"/>
          <w:szCs w:val="24"/>
        </w:rPr>
        <w:t xml:space="preserve">, P.F., Whittaker, A and Hall, S.J., (1995) Principles of fermentation technology, Elsevier; 3rd edition. </w:t>
      </w:r>
    </w:p>
    <w:p w14:paraId="23BA9356" w14:textId="77777777" w:rsidR="006E755F" w:rsidRPr="001E2697" w:rsidRDefault="006E755F" w:rsidP="006E755F">
      <w:pPr>
        <w:pStyle w:val="ListParagraph1"/>
        <w:numPr>
          <w:ilvl w:val="0"/>
          <w:numId w:val="25"/>
        </w:numPr>
        <w:tabs>
          <w:tab w:val="left" w:pos="720"/>
        </w:tabs>
        <w:suppressAutoHyphens/>
        <w:spacing w:after="0"/>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Crueger</w:t>
      </w:r>
      <w:proofErr w:type="spellEnd"/>
      <w:r w:rsidRPr="001E2697">
        <w:rPr>
          <w:rFonts w:ascii="Times New Roman" w:hAnsi="Times New Roman" w:cs="Times New Roman"/>
          <w:color w:val="000000" w:themeColor="text1"/>
          <w:sz w:val="24"/>
          <w:szCs w:val="24"/>
        </w:rPr>
        <w:t xml:space="preserve"> and </w:t>
      </w:r>
      <w:proofErr w:type="spellStart"/>
      <w:r w:rsidRPr="001E2697">
        <w:rPr>
          <w:rFonts w:ascii="Times New Roman" w:hAnsi="Times New Roman" w:cs="Times New Roman"/>
          <w:color w:val="000000" w:themeColor="text1"/>
          <w:sz w:val="24"/>
          <w:szCs w:val="24"/>
        </w:rPr>
        <w:t>Crueger</w:t>
      </w:r>
      <w:proofErr w:type="spellEnd"/>
      <w:r w:rsidRPr="001E2697">
        <w:rPr>
          <w:rFonts w:ascii="Times New Roman" w:hAnsi="Times New Roman" w:cs="Times New Roman"/>
          <w:color w:val="000000" w:themeColor="text1"/>
          <w:sz w:val="24"/>
          <w:szCs w:val="24"/>
        </w:rPr>
        <w:t xml:space="preserve">, A., Biotechnology: A text book of Industrial Microbiology, </w:t>
      </w:r>
      <w:proofErr w:type="spellStart"/>
      <w:r w:rsidRPr="001E2697">
        <w:rPr>
          <w:rFonts w:ascii="Times New Roman" w:hAnsi="Times New Roman" w:cs="Times New Roman"/>
          <w:color w:val="000000" w:themeColor="text1"/>
          <w:sz w:val="24"/>
          <w:szCs w:val="24"/>
        </w:rPr>
        <w:t>Sinavos</w:t>
      </w:r>
      <w:proofErr w:type="spellEnd"/>
      <w:r w:rsidRPr="001E2697">
        <w:rPr>
          <w:rFonts w:ascii="Times New Roman" w:hAnsi="Times New Roman" w:cs="Times New Roman"/>
          <w:color w:val="000000" w:themeColor="text1"/>
          <w:sz w:val="24"/>
          <w:szCs w:val="24"/>
        </w:rPr>
        <w:t xml:space="preserve"> association, </w:t>
      </w:r>
      <w:proofErr w:type="spellStart"/>
      <w:r w:rsidRPr="001E2697">
        <w:rPr>
          <w:rFonts w:ascii="Times New Roman" w:hAnsi="Times New Roman" w:cs="Times New Roman"/>
          <w:color w:val="000000" w:themeColor="text1"/>
          <w:sz w:val="24"/>
          <w:szCs w:val="24"/>
        </w:rPr>
        <w:t>InoSundeland</w:t>
      </w:r>
      <w:proofErr w:type="spellEnd"/>
      <w:r w:rsidRPr="001E2697">
        <w:rPr>
          <w:rFonts w:ascii="Times New Roman" w:hAnsi="Times New Roman" w:cs="Times New Roman"/>
          <w:color w:val="000000" w:themeColor="text1"/>
          <w:sz w:val="24"/>
          <w:szCs w:val="24"/>
        </w:rPr>
        <w:t xml:space="preserve">; 2nd edition. </w:t>
      </w:r>
    </w:p>
    <w:p w14:paraId="47B30669" w14:textId="77777777" w:rsidR="006E755F" w:rsidRPr="001E2697" w:rsidRDefault="006E755F" w:rsidP="006E755F">
      <w:pPr>
        <w:pStyle w:val="ListParagraph1"/>
        <w:numPr>
          <w:ilvl w:val="0"/>
          <w:numId w:val="25"/>
        </w:numPr>
        <w:tabs>
          <w:tab w:val="left" w:pos="720"/>
        </w:tabs>
        <w:suppressAutoHyphens/>
        <w:spacing w:after="0"/>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Cassida</w:t>
      </w:r>
      <w:proofErr w:type="spellEnd"/>
      <w:r w:rsidRPr="001E2697">
        <w:rPr>
          <w:rFonts w:ascii="Times New Roman" w:hAnsi="Times New Roman" w:cs="Times New Roman"/>
          <w:color w:val="000000" w:themeColor="text1"/>
          <w:sz w:val="24"/>
          <w:szCs w:val="24"/>
        </w:rPr>
        <w:t>, J.E., (1968). Industrial Microbiology, New Age International (2007).</w:t>
      </w:r>
    </w:p>
    <w:p w14:paraId="3A09BE84" w14:textId="77777777" w:rsidR="006E755F" w:rsidRPr="001E2697" w:rsidRDefault="006E755F" w:rsidP="006E755F">
      <w:pPr>
        <w:pStyle w:val="ListParagraph1"/>
        <w:numPr>
          <w:ilvl w:val="0"/>
          <w:numId w:val="25"/>
        </w:numPr>
        <w:tabs>
          <w:tab w:val="left" w:pos="720"/>
        </w:tabs>
        <w:suppressAutoHyphens/>
        <w:spacing w:after="0"/>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Presscott</w:t>
      </w:r>
      <w:proofErr w:type="spellEnd"/>
      <w:r w:rsidRPr="001E2697">
        <w:rPr>
          <w:rFonts w:ascii="Times New Roman" w:hAnsi="Times New Roman" w:cs="Times New Roman"/>
          <w:color w:val="000000" w:themeColor="text1"/>
          <w:sz w:val="24"/>
          <w:szCs w:val="24"/>
        </w:rPr>
        <w:t xml:space="preserve"> and Dunn, S., (1982) Industrial Microbiology. The AVI Publishing Company Inc., USA; 4th edition.</w:t>
      </w:r>
    </w:p>
    <w:p w14:paraId="22DE95A9" w14:textId="77777777" w:rsidR="006E755F" w:rsidRPr="001E2697" w:rsidRDefault="006E755F" w:rsidP="006E755F">
      <w:pPr>
        <w:pStyle w:val="ListParagraph1"/>
        <w:tabs>
          <w:tab w:val="left" w:pos="0"/>
          <w:tab w:val="left" w:pos="720"/>
        </w:tabs>
        <w:suppressAutoHyphens/>
        <w:spacing w:after="0" w:line="240" w:lineRule="auto"/>
        <w:ind w:right="330"/>
        <w:jc w:val="both"/>
        <w:rPr>
          <w:rFonts w:ascii="Times New Roman" w:hAnsi="Times New Roman" w:cs="Times New Roman"/>
          <w:b/>
          <w:bCs/>
          <w:color w:val="000000" w:themeColor="text1"/>
          <w:sz w:val="24"/>
          <w:szCs w:val="24"/>
          <w:u w:val="single"/>
        </w:rPr>
      </w:pPr>
    </w:p>
    <w:p w14:paraId="502047B7" w14:textId="77777777" w:rsidR="006E755F" w:rsidRPr="001E2697" w:rsidRDefault="006E755F" w:rsidP="006E755F">
      <w:pPr>
        <w:pStyle w:val="ListParagraph1"/>
        <w:tabs>
          <w:tab w:val="left" w:pos="0"/>
          <w:tab w:val="left" w:pos="720"/>
        </w:tabs>
        <w:suppressAutoHyphens/>
        <w:spacing w:after="0"/>
        <w:ind w:left="0" w:right="330"/>
        <w:jc w:val="both"/>
        <w:rPr>
          <w:rFonts w:ascii="Times New Roman" w:hAnsi="Times New Roman" w:cs="Times New Roman"/>
          <w:b/>
          <w:color w:val="000000" w:themeColor="text1"/>
          <w:sz w:val="24"/>
          <w:szCs w:val="24"/>
          <w:u w:val="single"/>
        </w:rPr>
      </w:pPr>
      <w:r w:rsidRPr="001E2697">
        <w:rPr>
          <w:rFonts w:ascii="Times New Roman" w:hAnsi="Times New Roman" w:cs="Times New Roman"/>
          <w:b/>
          <w:color w:val="000000" w:themeColor="text1"/>
          <w:sz w:val="24"/>
          <w:szCs w:val="24"/>
          <w:u w:val="single"/>
        </w:rPr>
        <w:t>References:</w:t>
      </w:r>
    </w:p>
    <w:p w14:paraId="016C10B9" w14:textId="77777777" w:rsidR="006E755F" w:rsidRPr="001E2697" w:rsidRDefault="006E755F" w:rsidP="006E755F">
      <w:pPr>
        <w:pStyle w:val="ListParagraph1"/>
        <w:numPr>
          <w:ilvl w:val="0"/>
          <w:numId w:val="26"/>
        </w:numPr>
        <w:tabs>
          <w:tab w:val="left" w:pos="720"/>
        </w:tabs>
        <w:suppressAutoHyphens/>
        <w:spacing w:after="0"/>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Peppler</w:t>
      </w:r>
      <w:proofErr w:type="spellEnd"/>
      <w:r w:rsidRPr="001E2697">
        <w:rPr>
          <w:rFonts w:ascii="Times New Roman" w:hAnsi="Times New Roman" w:cs="Times New Roman"/>
          <w:color w:val="000000" w:themeColor="text1"/>
          <w:sz w:val="24"/>
          <w:szCs w:val="24"/>
        </w:rPr>
        <w:t xml:space="preserve">, H. J. and Pearlman, D. (1979). Microbial Technology, </w:t>
      </w:r>
      <w:proofErr w:type="spellStart"/>
      <w:r w:rsidRPr="001E2697">
        <w:rPr>
          <w:rFonts w:ascii="Times New Roman" w:hAnsi="Times New Roman" w:cs="Times New Roman"/>
          <w:color w:val="000000" w:themeColor="text1"/>
          <w:sz w:val="24"/>
          <w:szCs w:val="24"/>
        </w:rPr>
        <w:t>Vol</w:t>
      </w:r>
      <w:proofErr w:type="spellEnd"/>
      <w:r w:rsidRPr="001E2697">
        <w:rPr>
          <w:rFonts w:ascii="Times New Roman" w:hAnsi="Times New Roman" w:cs="Times New Roman"/>
          <w:color w:val="000000" w:themeColor="text1"/>
          <w:sz w:val="24"/>
          <w:szCs w:val="24"/>
        </w:rPr>
        <w:t xml:space="preserve"> 1 and 2, Academic press.</w:t>
      </w:r>
    </w:p>
    <w:p w14:paraId="29CA497F" w14:textId="77777777" w:rsidR="006E755F" w:rsidRPr="001E2697" w:rsidRDefault="006E755F" w:rsidP="006E755F">
      <w:pPr>
        <w:pStyle w:val="ListParagraph1"/>
        <w:numPr>
          <w:ilvl w:val="0"/>
          <w:numId w:val="26"/>
        </w:numPr>
        <w:tabs>
          <w:tab w:val="left" w:pos="720"/>
        </w:tabs>
        <w:suppressAutoHyphens/>
        <w:spacing w:after="0"/>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Demain</w:t>
      </w:r>
      <w:proofErr w:type="spellEnd"/>
      <w:r w:rsidRPr="001E2697">
        <w:rPr>
          <w:rFonts w:ascii="Times New Roman" w:hAnsi="Times New Roman" w:cs="Times New Roman"/>
          <w:color w:val="000000" w:themeColor="text1"/>
          <w:sz w:val="24"/>
          <w:szCs w:val="24"/>
        </w:rPr>
        <w:t xml:space="preserve">, A. L. and </w:t>
      </w:r>
      <w:proofErr w:type="spellStart"/>
      <w:r w:rsidRPr="001E2697">
        <w:rPr>
          <w:rFonts w:ascii="Times New Roman" w:hAnsi="Times New Roman" w:cs="Times New Roman"/>
          <w:color w:val="000000" w:themeColor="text1"/>
          <w:sz w:val="24"/>
          <w:szCs w:val="24"/>
        </w:rPr>
        <w:t>Soloman</w:t>
      </w:r>
      <w:proofErr w:type="spellEnd"/>
      <w:r w:rsidRPr="001E2697">
        <w:rPr>
          <w:rFonts w:ascii="Times New Roman" w:hAnsi="Times New Roman" w:cs="Times New Roman"/>
          <w:color w:val="000000" w:themeColor="text1"/>
          <w:sz w:val="24"/>
          <w:szCs w:val="24"/>
        </w:rPr>
        <w:t xml:space="preserve"> INA, (1986). Manual of Industrial Microbiology and Biotechnology, American society for Microbiology, Washington DC.</w:t>
      </w:r>
    </w:p>
    <w:p w14:paraId="50726122" w14:textId="77777777" w:rsidR="006E755F" w:rsidRPr="001E2697" w:rsidRDefault="006E755F" w:rsidP="006E755F">
      <w:pPr>
        <w:pStyle w:val="ListParagraph1"/>
        <w:numPr>
          <w:ilvl w:val="0"/>
          <w:numId w:val="26"/>
        </w:numPr>
        <w:tabs>
          <w:tab w:val="left" w:pos="720"/>
        </w:tabs>
        <w:suppressAutoHyphens/>
        <w:spacing w:after="0"/>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Chisti</w:t>
      </w:r>
      <w:proofErr w:type="spellEnd"/>
      <w:r w:rsidRPr="001E2697">
        <w:rPr>
          <w:rFonts w:ascii="Times New Roman" w:hAnsi="Times New Roman" w:cs="Times New Roman"/>
          <w:color w:val="000000" w:themeColor="text1"/>
          <w:sz w:val="24"/>
          <w:szCs w:val="24"/>
        </w:rPr>
        <w:t xml:space="preserve">, Y., Fermentation, </w:t>
      </w:r>
      <w:proofErr w:type="spellStart"/>
      <w:r w:rsidRPr="001E2697">
        <w:rPr>
          <w:rFonts w:ascii="Times New Roman" w:hAnsi="Times New Roman" w:cs="Times New Roman"/>
          <w:color w:val="000000" w:themeColor="text1"/>
          <w:sz w:val="24"/>
          <w:szCs w:val="24"/>
        </w:rPr>
        <w:t>Biocatalysis</w:t>
      </w:r>
      <w:proofErr w:type="spellEnd"/>
      <w:r w:rsidRPr="001E2697">
        <w:rPr>
          <w:rFonts w:ascii="Times New Roman" w:hAnsi="Times New Roman" w:cs="Times New Roman"/>
          <w:color w:val="000000" w:themeColor="text1"/>
          <w:sz w:val="24"/>
          <w:szCs w:val="24"/>
        </w:rPr>
        <w:t xml:space="preserve"> and </w:t>
      </w:r>
      <w:proofErr w:type="spellStart"/>
      <w:r w:rsidRPr="001E2697">
        <w:rPr>
          <w:rFonts w:ascii="Times New Roman" w:hAnsi="Times New Roman" w:cs="Times New Roman"/>
          <w:color w:val="000000" w:themeColor="text1"/>
          <w:sz w:val="24"/>
          <w:szCs w:val="24"/>
        </w:rPr>
        <w:t>bioseparation</w:t>
      </w:r>
      <w:proofErr w:type="spellEnd"/>
      <w:r w:rsidRPr="001E2697">
        <w:rPr>
          <w:rFonts w:ascii="Times New Roman" w:hAnsi="Times New Roman" w:cs="Times New Roman"/>
          <w:color w:val="000000" w:themeColor="text1"/>
          <w:sz w:val="24"/>
          <w:szCs w:val="24"/>
        </w:rPr>
        <w:t xml:space="preserve">, </w:t>
      </w:r>
      <w:proofErr w:type="spellStart"/>
      <w:r w:rsidRPr="001E2697">
        <w:rPr>
          <w:rFonts w:ascii="Times New Roman" w:hAnsi="Times New Roman" w:cs="Times New Roman"/>
          <w:color w:val="000000" w:themeColor="text1"/>
          <w:sz w:val="24"/>
          <w:szCs w:val="24"/>
        </w:rPr>
        <w:t>Encyclopedia</w:t>
      </w:r>
      <w:proofErr w:type="spellEnd"/>
      <w:r w:rsidRPr="001E2697">
        <w:rPr>
          <w:rFonts w:ascii="Times New Roman" w:hAnsi="Times New Roman" w:cs="Times New Roman"/>
          <w:color w:val="000000" w:themeColor="text1"/>
          <w:sz w:val="24"/>
          <w:szCs w:val="24"/>
        </w:rPr>
        <w:t xml:space="preserve"> of Bioprocess Technology, Vol. 5, John Wiley and Sons, N. Y. </w:t>
      </w:r>
    </w:p>
    <w:p w14:paraId="4F052C15" w14:textId="77777777" w:rsidR="006E755F" w:rsidRPr="001E2697" w:rsidRDefault="006E755F" w:rsidP="006E755F">
      <w:pPr>
        <w:pStyle w:val="ListParagraph1"/>
        <w:numPr>
          <w:ilvl w:val="0"/>
          <w:numId w:val="26"/>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Belter, P.A., </w:t>
      </w:r>
      <w:proofErr w:type="spellStart"/>
      <w:r w:rsidRPr="001E2697">
        <w:rPr>
          <w:rFonts w:ascii="Times New Roman" w:hAnsi="Times New Roman" w:cs="Times New Roman"/>
          <w:color w:val="000000" w:themeColor="text1"/>
          <w:sz w:val="24"/>
          <w:szCs w:val="24"/>
        </w:rPr>
        <w:t>Cussler</w:t>
      </w:r>
      <w:proofErr w:type="spellEnd"/>
      <w:r w:rsidRPr="001E2697">
        <w:rPr>
          <w:rFonts w:ascii="Times New Roman" w:hAnsi="Times New Roman" w:cs="Times New Roman"/>
          <w:color w:val="000000" w:themeColor="text1"/>
          <w:sz w:val="24"/>
          <w:szCs w:val="24"/>
        </w:rPr>
        <w:t xml:space="preserve">, E.L. and Hu, W.S., </w:t>
      </w:r>
      <w:proofErr w:type="spellStart"/>
      <w:r w:rsidRPr="001E2697">
        <w:rPr>
          <w:rFonts w:ascii="Times New Roman" w:hAnsi="Times New Roman" w:cs="Times New Roman"/>
          <w:color w:val="000000" w:themeColor="text1"/>
          <w:sz w:val="24"/>
          <w:szCs w:val="24"/>
        </w:rPr>
        <w:t>Bioseparation</w:t>
      </w:r>
      <w:proofErr w:type="spellEnd"/>
      <w:r w:rsidRPr="001E2697">
        <w:rPr>
          <w:rFonts w:ascii="Times New Roman" w:hAnsi="Times New Roman" w:cs="Times New Roman"/>
          <w:color w:val="000000" w:themeColor="text1"/>
          <w:sz w:val="24"/>
          <w:szCs w:val="24"/>
        </w:rPr>
        <w:t xml:space="preserve">: Downstream processing for Biotechnology, John Wiley and Sons, N.Y. </w:t>
      </w:r>
    </w:p>
    <w:p w14:paraId="1478F1CE" w14:textId="77777777" w:rsidR="006E755F" w:rsidRPr="001E2697" w:rsidRDefault="006E755F" w:rsidP="006E755F">
      <w:pPr>
        <w:pStyle w:val="ListParagraph1"/>
        <w:numPr>
          <w:ilvl w:val="0"/>
          <w:numId w:val="26"/>
        </w:numPr>
        <w:tabs>
          <w:tab w:val="left" w:pos="720"/>
        </w:tabs>
        <w:suppressAutoHyphens/>
        <w:spacing w:after="0"/>
        <w:ind w:right="330"/>
        <w:jc w:val="both"/>
        <w:rPr>
          <w:rFonts w:ascii="Times New Roman" w:hAnsi="Times New Roman" w:cs="Times New Roman"/>
          <w:b/>
          <w:bCs/>
          <w:color w:val="000000" w:themeColor="text1"/>
          <w:sz w:val="24"/>
          <w:szCs w:val="24"/>
          <w:u w:val="single"/>
        </w:rPr>
      </w:pPr>
      <w:proofErr w:type="spellStart"/>
      <w:r w:rsidRPr="001E2697">
        <w:rPr>
          <w:rFonts w:ascii="Times New Roman" w:hAnsi="Times New Roman" w:cs="Times New Roman"/>
          <w:color w:val="000000" w:themeColor="text1"/>
          <w:sz w:val="24"/>
          <w:szCs w:val="24"/>
        </w:rPr>
        <w:t>Agarwal</w:t>
      </w:r>
      <w:proofErr w:type="spellEnd"/>
      <w:r w:rsidRPr="001E2697">
        <w:rPr>
          <w:rFonts w:ascii="Times New Roman" w:hAnsi="Times New Roman" w:cs="Times New Roman"/>
          <w:color w:val="000000" w:themeColor="text1"/>
          <w:sz w:val="24"/>
          <w:szCs w:val="24"/>
        </w:rPr>
        <w:t xml:space="preserve"> AK &amp;</w:t>
      </w:r>
      <w:proofErr w:type="spellStart"/>
      <w:r w:rsidRPr="001E2697">
        <w:rPr>
          <w:rFonts w:ascii="Times New Roman" w:hAnsi="Times New Roman" w:cs="Times New Roman"/>
          <w:color w:val="000000" w:themeColor="text1"/>
          <w:sz w:val="24"/>
          <w:szCs w:val="24"/>
        </w:rPr>
        <w:t>PradeepParihar</w:t>
      </w:r>
      <w:proofErr w:type="spellEnd"/>
      <w:r w:rsidRPr="001E2697">
        <w:rPr>
          <w:rFonts w:ascii="Times New Roman" w:hAnsi="Times New Roman" w:cs="Times New Roman"/>
          <w:color w:val="000000" w:themeColor="text1"/>
          <w:sz w:val="24"/>
          <w:szCs w:val="24"/>
        </w:rPr>
        <w:t xml:space="preserve"> (2006). Industrial Microbiology. Published by Student Edition, Behind </w:t>
      </w:r>
      <w:proofErr w:type="spellStart"/>
      <w:r w:rsidRPr="001E2697">
        <w:rPr>
          <w:rFonts w:ascii="Times New Roman" w:hAnsi="Times New Roman" w:cs="Times New Roman"/>
          <w:color w:val="000000" w:themeColor="text1"/>
          <w:sz w:val="24"/>
          <w:szCs w:val="24"/>
        </w:rPr>
        <w:t>Nasrani</w:t>
      </w:r>
      <w:proofErr w:type="spellEnd"/>
      <w:r w:rsidRPr="001E2697">
        <w:rPr>
          <w:rFonts w:ascii="Times New Roman" w:hAnsi="Times New Roman" w:cs="Times New Roman"/>
          <w:color w:val="000000" w:themeColor="text1"/>
          <w:sz w:val="24"/>
          <w:szCs w:val="24"/>
        </w:rPr>
        <w:t xml:space="preserve"> Cinema, </w:t>
      </w:r>
      <w:proofErr w:type="spellStart"/>
      <w:proofErr w:type="gramStart"/>
      <w:r w:rsidRPr="001E2697">
        <w:rPr>
          <w:rFonts w:ascii="Times New Roman" w:hAnsi="Times New Roman" w:cs="Times New Roman"/>
          <w:color w:val="000000" w:themeColor="text1"/>
          <w:sz w:val="24"/>
          <w:szCs w:val="24"/>
        </w:rPr>
        <w:t>Chopasani</w:t>
      </w:r>
      <w:proofErr w:type="spellEnd"/>
      <w:proofErr w:type="gramEnd"/>
      <w:r w:rsidRPr="001E2697">
        <w:rPr>
          <w:rFonts w:ascii="Times New Roman" w:hAnsi="Times New Roman" w:cs="Times New Roman"/>
          <w:color w:val="000000" w:themeColor="text1"/>
          <w:sz w:val="24"/>
          <w:szCs w:val="24"/>
        </w:rPr>
        <w:t xml:space="preserve"> Road, Jodhpur. </w:t>
      </w:r>
    </w:p>
    <w:p w14:paraId="7EE12CF2" w14:textId="77777777" w:rsidR="006E755F" w:rsidRPr="001E2697" w:rsidRDefault="006E755F" w:rsidP="007E2E81">
      <w:pPr>
        <w:pStyle w:val="ListParagraph1"/>
        <w:numPr>
          <w:ilvl w:val="0"/>
          <w:numId w:val="26"/>
        </w:numPr>
        <w:tabs>
          <w:tab w:val="left" w:pos="720"/>
        </w:tabs>
        <w:suppressAutoHyphens/>
        <w:spacing w:after="0"/>
        <w:ind w:right="330"/>
        <w:jc w:val="both"/>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t xml:space="preserve">Patel A H (2005). Industrial </w:t>
      </w:r>
      <w:proofErr w:type="spellStart"/>
      <w:r w:rsidRPr="001E2697">
        <w:rPr>
          <w:rFonts w:ascii="Times New Roman" w:hAnsi="Times New Roman" w:cs="Times New Roman"/>
          <w:color w:val="000000" w:themeColor="text1"/>
          <w:sz w:val="24"/>
          <w:szCs w:val="24"/>
        </w:rPr>
        <w:t>Microbiology.Laxmi</w:t>
      </w:r>
      <w:proofErr w:type="spellEnd"/>
      <w:r w:rsidRPr="001E2697">
        <w:rPr>
          <w:rFonts w:ascii="Times New Roman" w:hAnsi="Times New Roman" w:cs="Times New Roman"/>
          <w:color w:val="000000" w:themeColor="text1"/>
          <w:sz w:val="24"/>
          <w:szCs w:val="24"/>
        </w:rPr>
        <w:t xml:space="preserve"> Publications, New Delhi; Second editio</w:t>
      </w:r>
      <w:r w:rsidR="007E2E81" w:rsidRPr="001E2697">
        <w:rPr>
          <w:rFonts w:ascii="Times New Roman" w:hAnsi="Times New Roman" w:cs="Times New Roman"/>
          <w:color w:val="000000" w:themeColor="text1"/>
          <w:sz w:val="24"/>
          <w:szCs w:val="24"/>
        </w:rPr>
        <w:t>n.</w:t>
      </w:r>
    </w:p>
    <w:p w14:paraId="1F863A33" w14:textId="77777777" w:rsidR="006E755F" w:rsidRPr="001E2697" w:rsidRDefault="006E755F" w:rsidP="006E755F">
      <w:pPr>
        <w:pStyle w:val="ListParagraph1"/>
        <w:tabs>
          <w:tab w:val="left" w:pos="0"/>
        </w:tabs>
        <w:suppressAutoHyphens/>
        <w:spacing w:after="0"/>
        <w:ind w:left="0" w:right="330"/>
        <w:jc w:val="both"/>
        <w:rPr>
          <w:rFonts w:ascii="Times New Roman" w:hAnsi="Times New Roman" w:cs="Times New Roman"/>
          <w:b/>
          <w:color w:val="000000" w:themeColor="text1"/>
          <w:sz w:val="24"/>
          <w:szCs w:val="24"/>
        </w:rPr>
      </w:pPr>
    </w:p>
    <w:p w14:paraId="7B737AC9" w14:textId="77777777" w:rsidR="006E755F" w:rsidRPr="001E2697" w:rsidRDefault="006E755F" w:rsidP="006E755F">
      <w:pPr>
        <w:pStyle w:val="ListParagraph1"/>
        <w:tabs>
          <w:tab w:val="left" w:pos="0"/>
        </w:tabs>
        <w:suppressAutoHyphens/>
        <w:spacing w:after="0"/>
        <w:ind w:left="0" w:right="330"/>
        <w:jc w:val="both"/>
        <w:rPr>
          <w:rFonts w:ascii="Times New Roman" w:hAnsi="Times New Roman" w:cs="Times New Roman"/>
          <w:b/>
          <w:color w:val="000000" w:themeColor="text1"/>
          <w:sz w:val="24"/>
          <w:szCs w:val="24"/>
        </w:rPr>
      </w:pPr>
    </w:p>
    <w:p w14:paraId="183A5D12" w14:textId="77777777" w:rsidR="006E755F" w:rsidRPr="001E2697" w:rsidRDefault="006E755F" w:rsidP="006E755F">
      <w:pPr>
        <w:jc w:val="both"/>
        <w:rPr>
          <w:rFonts w:ascii="Times New Roman" w:hAnsi="Times New Roman" w:cs="Times New Roman"/>
          <w:color w:val="000000" w:themeColor="text1"/>
          <w:sz w:val="24"/>
          <w:szCs w:val="24"/>
        </w:rPr>
      </w:pPr>
    </w:p>
    <w:p w14:paraId="3A139813" w14:textId="77777777" w:rsidR="006E755F" w:rsidRPr="001E2697" w:rsidRDefault="006E755F" w:rsidP="006E755F">
      <w:pPr>
        <w:jc w:val="both"/>
        <w:rPr>
          <w:rFonts w:ascii="Times New Roman" w:hAnsi="Times New Roman" w:cs="Times New Roman"/>
          <w:color w:val="000000" w:themeColor="text1"/>
          <w:sz w:val="24"/>
          <w:szCs w:val="24"/>
        </w:rPr>
      </w:pPr>
    </w:p>
    <w:p w14:paraId="1CBDDCCF" w14:textId="77777777" w:rsidR="00AB00D0" w:rsidRPr="001E2697" w:rsidRDefault="00AB00D0" w:rsidP="00861280">
      <w:pPr>
        <w:jc w:val="center"/>
        <w:rPr>
          <w:rFonts w:ascii="Times New Roman" w:hAnsi="Times New Roman" w:cs="Times New Roman"/>
          <w:color w:val="000000" w:themeColor="text1"/>
          <w:sz w:val="24"/>
          <w:szCs w:val="24"/>
        </w:rPr>
      </w:pPr>
    </w:p>
    <w:p w14:paraId="380E9BAB" w14:textId="77777777" w:rsidR="00861280" w:rsidRPr="001E2697" w:rsidRDefault="00861280" w:rsidP="00861280">
      <w:pPr>
        <w:jc w:val="center"/>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br w:type="page"/>
      </w:r>
    </w:p>
    <w:p w14:paraId="224C71F1" w14:textId="77777777" w:rsidR="006E755F" w:rsidRPr="001E2697" w:rsidRDefault="006E755F" w:rsidP="006E755F">
      <w:pPr>
        <w:jc w:val="both"/>
        <w:rPr>
          <w:rFonts w:ascii="Times New Roman" w:hAnsi="Times New Roman" w:cs="Times New Roman"/>
          <w:color w:val="000000" w:themeColor="text1"/>
          <w:sz w:val="24"/>
          <w:szCs w:val="24"/>
        </w:rPr>
      </w:pPr>
    </w:p>
    <w:p w14:paraId="69BBF673" w14:textId="77777777" w:rsidR="00AB00D0" w:rsidRPr="001E2697" w:rsidRDefault="00AB00D0">
      <w:pPr>
        <w:rPr>
          <w:rFonts w:ascii="Times New Roman" w:hAnsi="Times New Roman" w:cs="Times New Roman"/>
          <w:color w:val="000000" w:themeColor="text1"/>
          <w:sz w:val="24"/>
          <w:szCs w:val="24"/>
        </w:rPr>
      </w:pPr>
      <w:r w:rsidRPr="001E2697">
        <w:rPr>
          <w:rFonts w:ascii="Times New Roman" w:hAnsi="Times New Roman" w:cs="Times New Roman"/>
          <w:color w:val="000000" w:themeColor="text1"/>
          <w:sz w:val="24"/>
          <w:szCs w:val="24"/>
        </w:rPr>
        <w:br w:type="page"/>
      </w:r>
    </w:p>
    <w:p w14:paraId="5F5E3401" w14:textId="1F4F4A38" w:rsidR="00AB00D0" w:rsidRPr="001E2697" w:rsidRDefault="00AB00D0" w:rsidP="00955C24">
      <w:pPr>
        <w:jc w:val="center"/>
        <w:rPr>
          <w:rFonts w:ascii="Times New Roman" w:hAnsi="Times New Roman" w:cs="Times New Roman"/>
          <w:b/>
          <w:bCs/>
          <w:color w:val="000000" w:themeColor="text1"/>
          <w:sz w:val="24"/>
          <w:szCs w:val="24"/>
          <w:u w:val="single"/>
        </w:rPr>
      </w:pPr>
      <w:r w:rsidRPr="001E2697">
        <w:rPr>
          <w:rFonts w:ascii="Times New Roman" w:hAnsi="Times New Roman" w:cs="Times New Roman"/>
          <w:color w:val="000000" w:themeColor="text1"/>
          <w:sz w:val="24"/>
          <w:szCs w:val="24"/>
        </w:rPr>
        <w:lastRenderedPageBreak/>
        <w:br w:type="page"/>
      </w:r>
    </w:p>
    <w:p w14:paraId="3BFDFD9B" w14:textId="77777777" w:rsidR="00AB00D0" w:rsidRPr="001E2697" w:rsidRDefault="00AB00D0" w:rsidP="00AB00D0">
      <w:pPr>
        <w:autoSpaceDE w:val="0"/>
        <w:autoSpaceDN w:val="0"/>
        <w:adjustRightInd w:val="0"/>
        <w:jc w:val="both"/>
        <w:rPr>
          <w:rFonts w:ascii="Times New Roman" w:hAnsi="Times New Roman" w:cs="Times New Roman"/>
          <w:b/>
          <w:bCs/>
          <w:color w:val="000000" w:themeColor="text1"/>
          <w:sz w:val="24"/>
          <w:szCs w:val="24"/>
          <w:u w:val="single"/>
        </w:rPr>
      </w:pPr>
    </w:p>
    <w:sectPr w:rsidR="00AB00D0" w:rsidRPr="001E2697" w:rsidSect="006E755F">
      <w:footerReference w:type="default" r:id="rId11"/>
      <w:pgSz w:w="11909" w:h="16834" w:code="9"/>
      <w:pgMar w:top="630" w:right="1080" w:bottom="63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597C36" w14:textId="77777777" w:rsidR="006E1B8E" w:rsidRDefault="006E1B8E" w:rsidP="006E755F">
      <w:pPr>
        <w:spacing w:after="0" w:line="240" w:lineRule="auto"/>
      </w:pPr>
      <w:r>
        <w:separator/>
      </w:r>
    </w:p>
  </w:endnote>
  <w:endnote w:type="continuationSeparator" w:id="0">
    <w:p w14:paraId="59A6DCB6" w14:textId="77777777" w:rsidR="006E1B8E" w:rsidRDefault="006E1B8E" w:rsidP="006E7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
    <w:altName w:val="Times New Roman"/>
    <w:panose1 w:val="00000000000000000000"/>
    <w:charset w:val="00"/>
    <w:family w:val="roman"/>
    <w:notTrueType/>
    <w:pitch w:val="default"/>
    <w:sig w:usb0="00000003"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1312986"/>
      <w:docPartObj>
        <w:docPartGallery w:val="Page Numbers (Bottom of Page)"/>
        <w:docPartUnique/>
      </w:docPartObj>
    </w:sdtPr>
    <w:sdtContent>
      <w:p w14:paraId="6D7BBC78" w14:textId="77777777" w:rsidR="007E1BDC" w:rsidRDefault="007E1BDC">
        <w:pPr>
          <w:pStyle w:val="Footer"/>
          <w:jc w:val="center"/>
        </w:pPr>
        <w:r>
          <w:fldChar w:fldCharType="begin"/>
        </w:r>
        <w:r>
          <w:instrText xml:space="preserve"> PAGE   \* MERGEFORMAT </w:instrText>
        </w:r>
        <w:r>
          <w:fldChar w:fldCharType="separate"/>
        </w:r>
        <w:r w:rsidR="008C0274">
          <w:rPr>
            <w:noProof/>
          </w:rPr>
          <w:t>1</w:t>
        </w:r>
        <w:r>
          <w:rPr>
            <w:noProof/>
          </w:rPr>
          <w:fldChar w:fldCharType="end"/>
        </w:r>
      </w:p>
    </w:sdtContent>
  </w:sdt>
  <w:p w14:paraId="3EFA39C9" w14:textId="77777777" w:rsidR="007E1BDC" w:rsidRDefault="007E1BDC">
    <w:pPr>
      <w:pStyle w:val="Footer"/>
    </w:pPr>
  </w:p>
  <w:p w14:paraId="63B3D630" w14:textId="77777777" w:rsidR="007E1BDC" w:rsidRDefault="007E1BD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1D2E7F" w14:textId="77777777" w:rsidR="007E1BDC" w:rsidRDefault="007E1BDC">
    <w:pPr>
      <w:pStyle w:val="Footer"/>
      <w:jc w:val="center"/>
    </w:pPr>
    <w:r>
      <w:fldChar w:fldCharType="begin"/>
    </w:r>
    <w:r>
      <w:instrText xml:space="preserve"> PAGE   \* MERGEFORMAT </w:instrText>
    </w:r>
    <w:r>
      <w:fldChar w:fldCharType="separate"/>
    </w:r>
    <w:r w:rsidR="00D96D18">
      <w:rPr>
        <w:noProof/>
      </w:rPr>
      <w:t>6</w:t>
    </w:r>
    <w:r>
      <w:rPr>
        <w:noProof/>
      </w:rPr>
      <w:fldChar w:fldCharType="end"/>
    </w:r>
  </w:p>
  <w:p w14:paraId="6D8D6CAA" w14:textId="77777777" w:rsidR="007E1BDC" w:rsidRDefault="007E1B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FE3CB4" w14:textId="77777777" w:rsidR="006E1B8E" w:rsidRDefault="006E1B8E" w:rsidP="006E755F">
      <w:pPr>
        <w:spacing w:after="0" w:line="240" w:lineRule="auto"/>
      </w:pPr>
      <w:r>
        <w:separator/>
      </w:r>
    </w:p>
  </w:footnote>
  <w:footnote w:type="continuationSeparator" w:id="0">
    <w:p w14:paraId="045DB9E0" w14:textId="77777777" w:rsidR="006E1B8E" w:rsidRDefault="006E1B8E" w:rsidP="006E75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5"/>
    <w:lvl w:ilvl="0">
      <w:start w:val="1"/>
      <w:numFmt w:val="decimal"/>
      <w:lvlText w:val="%1."/>
      <w:lvlJc w:val="left"/>
      <w:pPr>
        <w:tabs>
          <w:tab w:val="left" w:pos="-720"/>
        </w:tabs>
        <w:ind w:left="0" w:hanging="360"/>
      </w:pPr>
      <w:rPr>
        <w:rFonts w:cs="Times New Roman"/>
        <w:b w:val="0"/>
        <w:bCs w:val="0"/>
        <w:i w:val="0"/>
        <w:iCs w:val="0"/>
      </w:rPr>
    </w:lvl>
    <w:lvl w:ilvl="1">
      <w:start w:val="1"/>
      <w:numFmt w:val="lowerLetter"/>
      <w:lvlText w:val="%2."/>
      <w:lvlJc w:val="left"/>
      <w:pPr>
        <w:tabs>
          <w:tab w:val="left" w:pos="-720"/>
        </w:tabs>
        <w:ind w:left="720" w:hanging="360"/>
      </w:pPr>
      <w:rPr>
        <w:rFonts w:cs="Times New Roman"/>
      </w:rPr>
    </w:lvl>
    <w:lvl w:ilvl="2">
      <w:start w:val="1"/>
      <w:numFmt w:val="lowerRoman"/>
      <w:lvlText w:val="%2.%3."/>
      <w:lvlJc w:val="right"/>
      <w:pPr>
        <w:tabs>
          <w:tab w:val="left" w:pos="-720"/>
        </w:tabs>
        <w:ind w:left="1440" w:hanging="180"/>
      </w:pPr>
      <w:rPr>
        <w:rFonts w:cs="Times New Roman"/>
      </w:rPr>
    </w:lvl>
    <w:lvl w:ilvl="3">
      <w:start w:val="1"/>
      <w:numFmt w:val="decimal"/>
      <w:lvlText w:val="%2.%3.%4."/>
      <w:lvlJc w:val="left"/>
      <w:pPr>
        <w:tabs>
          <w:tab w:val="left" w:pos="-720"/>
        </w:tabs>
        <w:ind w:left="2160" w:hanging="360"/>
      </w:pPr>
      <w:rPr>
        <w:rFonts w:cs="Times New Roman"/>
      </w:rPr>
    </w:lvl>
    <w:lvl w:ilvl="4">
      <w:start w:val="1"/>
      <w:numFmt w:val="lowerLetter"/>
      <w:lvlText w:val="%2.%3.%4.%5."/>
      <w:lvlJc w:val="left"/>
      <w:pPr>
        <w:tabs>
          <w:tab w:val="left" w:pos="-720"/>
        </w:tabs>
        <w:ind w:left="2880" w:hanging="360"/>
      </w:pPr>
      <w:rPr>
        <w:rFonts w:cs="Times New Roman"/>
      </w:rPr>
    </w:lvl>
    <w:lvl w:ilvl="5">
      <w:start w:val="1"/>
      <w:numFmt w:val="lowerRoman"/>
      <w:lvlText w:val="%2.%3.%4.%5.%6."/>
      <w:lvlJc w:val="right"/>
      <w:pPr>
        <w:tabs>
          <w:tab w:val="left" w:pos="-720"/>
        </w:tabs>
        <w:ind w:left="3600" w:hanging="180"/>
      </w:pPr>
      <w:rPr>
        <w:rFonts w:cs="Times New Roman"/>
      </w:rPr>
    </w:lvl>
    <w:lvl w:ilvl="6">
      <w:start w:val="1"/>
      <w:numFmt w:val="decimal"/>
      <w:lvlText w:val="%2.%3.%4.%5.%6.%7."/>
      <w:lvlJc w:val="left"/>
      <w:pPr>
        <w:tabs>
          <w:tab w:val="left" w:pos="-720"/>
        </w:tabs>
        <w:ind w:left="4320" w:hanging="360"/>
      </w:pPr>
      <w:rPr>
        <w:rFonts w:cs="Times New Roman"/>
      </w:rPr>
    </w:lvl>
    <w:lvl w:ilvl="7">
      <w:start w:val="1"/>
      <w:numFmt w:val="lowerLetter"/>
      <w:lvlText w:val="%2.%3.%4.%5.%6.%7.%8."/>
      <w:lvlJc w:val="left"/>
      <w:pPr>
        <w:tabs>
          <w:tab w:val="left" w:pos="-720"/>
        </w:tabs>
        <w:ind w:left="5040" w:hanging="360"/>
      </w:pPr>
      <w:rPr>
        <w:rFonts w:cs="Times New Roman"/>
      </w:rPr>
    </w:lvl>
    <w:lvl w:ilvl="8">
      <w:start w:val="1"/>
      <w:numFmt w:val="lowerRoman"/>
      <w:lvlText w:val="%2.%3.%4.%5.%6.%7.%8.%9."/>
      <w:lvlJc w:val="right"/>
      <w:pPr>
        <w:tabs>
          <w:tab w:val="left" w:pos="-720"/>
        </w:tabs>
        <w:ind w:left="5760" w:hanging="180"/>
      </w:pPr>
      <w:rPr>
        <w:rFonts w:cs="Times New Roman"/>
      </w:rPr>
    </w:lvl>
  </w:abstractNum>
  <w:abstractNum w:abstractNumId="1">
    <w:nsid w:val="081A7788"/>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
    <w:nsid w:val="09E70EFB"/>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3">
    <w:nsid w:val="0A811FA6"/>
    <w:multiLevelType w:val="hybridMultilevel"/>
    <w:tmpl w:val="1DE2DF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FF43B9C"/>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5">
    <w:nsid w:val="19767BCC"/>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6">
    <w:nsid w:val="2EDE4426"/>
    <w:multiLevelType w:val="hybridMultilevel"/>
    <w:tmpl w:val="92F09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F4E6F50"/>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8">
    <w:nsid w:val="2F9811DB"/>
    <w:multiLevelType w:val="hybridMultilevel"/>
    <w:tmpl w:val="5DE2FD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3AE5369"/>
    <w:multiLevelType w:val="hybridMultilevel"/>
    <w:tmpl w:val="C6C8742C"/>
    <w:lvl w:ilvl="0" w:tplc="4F6088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98553E8"/>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11">
    <w:nsid w:val="3C850298"/>
    <w:multiLevelType w:val="hybridMultilevel"/>
    <w:tmpl w:val="67604E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D8303FD"/>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13">
    <w:nsid w:val="3F3D4320"/>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14">
    <w:nsid w:val="434A2ADC"/>
    <w:multiLevelType w:val="hybridMultilevel"/>
    <w:tmpl w:val="F3E08F62"/>
    <w:lvl w:ilvl="0" w:tplc="6C242534">
      <w:start w:val="1"/>
      <w:numFmt w:val="decimal"/>
      <w:lvlText w:val="%1."/>
      <w:lvlJc w:val="left"/>
      <w:pPr>
        <w:ind w:left="720" w:hanging="360"/>
      </w:pPr>
      <w:rPr>
        <w:rFonts w:ascii="TimesNewRoman" w:hAnsi="TimesNewRoman" w:cs="TimesNew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A6C5A38"/>
    <w:multiLevelType w:val="hybridMultilevel"/>
    <w:tmpl w:val="9A0AEF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B8C000E"/>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17">
    <w:nsid w:val="4C1D3DFB"/>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18">
    <w:nsid w:val="4F5E1BE8"/>
    <w:multiLevelType w:val="hybridMultilevel"/>
    <w:tmpl w:val="75188A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16C6AE4"/>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0">
    <w:nsid w:val="53164D34"/>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1">
    <w:nsid w:val="59974B73"/>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2">
    <w:nsid w:val="622B528F"/>
    <w:multiLevelType w:val="multilevel"/>
    <w:tmpl w:val="00000005"/>
    <w:lvl w:ilvl="0">
      <w:start w:val="1"/>
      <w:numFmt w:val="decimal"/>
      <w:lvlText w:val="%1."/>
      <w:lvlJc w:val="left"/>
      <w:pPr>
        <w:tabs>
          <w:tab w:val="left" w:pos="0"/>
        </w:tabs>
        <w:ind w:left="720" w:hanging="360"/>
      </w:pPr>
      <w:rPr>
        <w:rFonts w:cs="Times New Roman"/>
        <w:b w:val="0"/>
        <w:bCs w:val="0"/>
        <w:i w:val="0"/>
        <w:iCs w:val="0"/>
      </w:rPr>
    </w:lvl>
    <w:lvl w:ilvl="1">
      <w:start w:val="1"/>
      <w:numFmt w:val="lowerLetter"/>
      <w:lvlText w:val="%2."/>
      <w:lvlJc w:val="left"/>
      <w:pPr>
        <w:tabs>
          <w:tab w:val="left" w:pos="0"/>
        </w:tabs>
        <w:ind w:left="1440" w:hanging="360"/>
      </w:pPr>
      <w:rPr>
        <w:rFonts w:cs="Times New Roman"/>
      </w:rPr>
    </w:lvl>
    <w:lvl w:ilvl="2">
      <w:start w:val="1"/>
      <w:numFmt w:val="lowerRoman"/>
      <w:lvlText w:val="%2.%3."/>
      <w:lvlJc w:val="right"/>
      <w:pPr>
        <w:tabs>
          <w:tab w:val="left" w:pos="0"/>
        </w:tabs>
        <w:ind w:left="2160" w:hanging="180"/>
      </w:pPr>
      <w:rPr>
        <w:rFonts w:cs="Times New Roman"/>
      </w:rPr>
    </w:lvl>
    <w:lvl w:ilvl="3">
      <w:start w:val="1"/>
      <w:numFmt w:val="decimal"/>
      <w:lvlText w:val="%2.%3.%4."/>
      <w:lvlJc w:val="left"/>
      <w:pPr>
        <w:tabs>
          <w:tab w:val="left" w:pos="0"/>
        </w:tabs>
        <w:ind w:left="2880" w:hanging="360"/>
      </w:pPr>
      <w:rPr>
        <w:rFonts w:cs="Times New Roman"/>
      </w:rPr>
    </w:lvl>
    <w:lvl w:ilvl="4">
      <w:start w:val="1"/>
      <w:numFmt w:val="lowerLetter"/>
      <w:lvlText w:val="%2.%3.%4.%5."/>
      <w:lvlJc w:val="left"/>
      <w:pPr>
        <w:tabs>
          <w:tab w:val="left" w:pos="0"/>
        </w:tabs>
        <w:ind w:left="3600" w:hanging="360"/>
      </w:pPr>
      <w:rPr>
        <w:rFonts w:cs="Times New Roman"/>
      </w:rPr>
    </w:lvl>
    <w:lvl w:ilvl="5">
      <w:start w:val="1"/>
      <w:numFmt w:val="lowerRoman"/>
      <w:lvlText w:val="%2.%3.%4.%5.%6."/>
      <w:lvlJc w:val="right"/>
      <w:pPr>
        <w:tabs>
          <w:tab w:val="left" w:pos="0"/>
        </w:tabs>
        <w:ind w:left="4320" w:hanging="180"/>
      </w:pPr>
      <w:rPr>
        <w:rFonts w:cs="Times New Roman"/>
      </w:rPr>
    </w:lvl>
    <w:lvl w:ilvl="6">
      <w:start w:val="1"/>
      <w:numFmt w:val="decimal"/>
      <w:lvlText w:val="%2.%3.%4.%5.%6.%7."/>
      <w:lvlJc w:val="left"/>
      <w:pPr>
        <w:tabs>
          <w:tab w:val="left" w:pos="0"/>
        </w:tabs>
        <w:ind w:left="5040" w:hanging="360"/>
      </w:pPr>
      <w:rPr>
        <w:rFonts w:cs="Times New Roman"/>
      </w:rPr>
    </w:lvl>
    <w:lvl w:ilvl="7">
      <w:start w:val="1"/>
      <w:numFmt w:val="lowerLetter"/>
      <w:lvlText w:val="%2.%3.%4.%5.%6.%7.%8."/>
      <w:lvlJc w:val="left"/>
      <w:pPr>
        <w:tabs>
          <w:tab w:val="left" w:pos="0"/>
        </w:tabs>
        <w:ind w:left="5760" w:hanging="360"/>
      </w:pPr>
      <w:rPr>
        <w:rFonts w:cs="Times New Roman"/>
      </w:rPr>
    </w:lvl>
    <w:lvl w:ilvl="8">
      <w:start w:val="1"/>
      <w:numFmt w:val="lowerRoman"/>
      <w:lvlText w:val="%2.%3.%4.%5.%6.%7.%8.%9."/>
      <w:lvlJc w:val="right"/>
      <w:pPr>
        <w:tabs>
          <w:tab w:val="left" w:pos="0"/>
        </w:tabs>
        <w:ind w:left="6480" w:hanging="180"/>
      </w:pPr>
      <w:rPr>
        <w:rFonts w:cs="Times New Roman"/>
      </w:rPr>
    </w:lvl>
  </w:abstractNum>
  <w:abstractNum w:abstractNumId="23">
    <w:nsid w:val="62E65860"/>
    <w:multiLevelType w:val="hybridMultilevel"/>
    <w:tmpl w:val="2D4E64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84B3F8E"/>
    <w:multiLevelType w:val="hybridMultilevel"/>
    <w:tmpl w:val="E18408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91A3D4B"/>
    <w:multiLevelType w:val="hybridMultilevel"/>
    <w:tmpl w:val="F6B06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7D284561"/>
    <w:multiLevelType w:val="hybridMultilevel"/>
    <w:tmpl w:val="96164B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8"/>
  </w:num>
  <w:num w:numId="4">
    <w:abstractNumId w:val="0"/>
  </w:num>
  <w:num w:numId="5">
    <w:abstractNumId w:val="11"/>
  </w:num>
  <w:num w:numId="6">
    <w:abstractNumId w:val="15"/>
  </w:num>
  <w:num w:numId="7">
    <w:abstractNumId w:val="6"/>
  </w:num>
  <w:num w:numId="8">
    <w:abstractNumId w:val="24"/>
  </w:num>
  <w:num w:numId="9">
    <w:abstractNumId w:val="4"/>
  </w:num>
  <w:num w:numId="10">
    <w:abstractNumId w:val="7"/>
  </w:num>
  <w:num w:numId="11">
    <w:abstractNumId w:val="3"/>
  </w:num>
  <w:num w:numId="12">
    <w:abstractNumId w:val="18"/>
  </w:num>
  <w:num w:numId="13">
    <w:abstractNumId w:val="22"/>
  </w:num>
  <w:num w:numId="14">
    <w:abstractNumId w:val="1"/>
  </w:num>
  <w:num w:numId="15">
    <w:abstractNumId w:val="16"/>
  </w:num>
  <w:num w:numId="16">
    <w:abstractNumId w:val="21"/>
  </w:num>
  <w:num w:numId="17">
    <w:abstractNumId w:val="2"/>
  </w:num>
  <w:num w:numId="18">
    <w:abstractNumId w:val="13"/>
  </w:num>
  <w:num w:numId="19">
    <w:abstractNumId w:val="26"/>
  </w:num>
  <w:num w:numId="20">
    <w:abstractNumId w:val="23"/>
  </w:num>
  <w:num w:numId="21">
    <w:abstractNumId w:val="20"/>
  </w:num>
  <w:num w:numId="22">
    <w:abstractNumId w:val="17"/>
  </w:num>
  <w:num w:numId="23">
    <w:abstractNumId w:val="12"/>
  </w:num>
  <w:num w:numId="24">
    <w:abstractNumId w:val="10"/>
  </w:num>
  <w:num w:numId="25">
    <w:abstractNumId w:val="19"/>
  </w:num>
  <w:num w:numId="26">
    <w:abstractNumId w:val="5"/>
  </w:num>
  <w:num w:numId="27">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__Grammarly_42____i" w:val="H4sIAAAAAAAEAKtWckksSQxILCpxzi/NK1GyMqwFAAEhoTITAAAA"/>
    <w:docVar w:name="__Grammarly_42___1" w:val="H4sIAAAAAAAEAKtWcslP9kxRslIyNDY2tjQwNTU1NjQxMTSyMDBX0lEKTi0uzszPAykwrgUAM6alTiwAAAA="/>
  </w:docVars>
  <w:rsids>
    <w:rsidRoot w:val="006E755F"/>
    <w:rsid w:val="00004B39"/>
    <w:rsid w:val="00005402"/>
    <w:rsid w:val="00011175"/>
    <w:rsid w:val="000112A0"/>
    <w:rsid w:val="00015E55"/>
    <w:rsid w:val="000200E2"/>
    <w:rsid w:val="000261A3"/>
    <w:rsid w:val="00047C8C"/>
    <w:rsid w:val="00060260"/>
    <w:rsid w:val="000606FB"/>
    <w:rsid w:val="000659D5"/>
    <w:rsid w:val="00075BFD"/>
    <w:rsid w:val="00084A9F"/>
    <w:rsid w:val="00085C5F"/>
    <w:rsid w:val="00097CC4"/>
    <w:rsid w:val="000B7C5A"/>
    <w:rsid w:val="000C1A35"/>
    <w:rsid w:val="000C5DF1"/>
    <w:rsid w:val="000D3F21"/>
    <w:rsid w:val="000E357D"/>
    <w:rsid w:val="000E677C"/>
    <w:rsid w:val="000F10ED"/>
    <w:rsid w:val="000F23AF"/>
    <w:rsid w:val="000F28F7"/>
    <w:rsid w:val="000F7A9A"/>
    <w:rsid w:val="001066AA"/>
    <w:rsid w:val="00107409"/>
    <w:rsid w:val="00110F4C"/>
    <w:rsid w:val="00133E73"/>
    <w:rsid w:val="00137779"/>
    <w:rsid w:val="0014068A"/>
    <w:rsid w:val="001436FB"/>
    <w:rsid w:val="00146405"/>
    <w:rsid w:val="00152CC9"/>
    <w:rsid w:val="001668E9"/>
    <w:rsid w:val="001673A4"/>
    <w:rsid w:val="00171795"/>
    <w:rsid w:val="00180DBD"/>
    <w:rsid w:val="001875D9"/>
    <w:rsid w:val="00187939"/>
    <w:rsid w:val="00190804"/>
    <w:rsid w:val="001918C1"/>
    <w:rsid w:val="001A4782"/>
    <w:rsid w:val="001B1274"/>
    <w:rsid w:val="001D21B3"/>
    <w:rsid w:val="001D271F"/>
    <w:rsid w:val="001D29C8"/>
    <w:rsid w:val="001D399D"/>
    <w:rsid w:val="001E09F3"/>
    <w:rsid w:val="001E2697"/>
    <w:rsid w:val="001E5E1A"/>
    <w:rsid w:val="001F2765"/>
    <w:rsid w:val="00203852"/>
    <w:rsid w:val="00205A4D"/>
    <w:rsid w:val="0021487A"/>
    <w:rsid w:val="00217B18"/>
    <w:rsid w:val="002645D4"/>
    <w:rsid w:val="002653FA"/>
    <w:rsid w:val="002737F5"/>
    <w:rsid w:val="00293D36"/>
    <w:rsid w:val="002B4092"/>
    <w:rsid w:val="002B58D2"/>
    <w:rsid w:val="002C6FF5"/>
    <w:rsid w:val="002D23EF"/>
    <w:rsid w:val="002D352B"/>
    <w:rsid w:val="002D43EA"/>
    <w:rsid w:val="002D50A0"/>
    <w:rsid w:val="002E1724"/>
    <w:rsid w:val="002E615C"/>
    <w:rsid w:val="002F00F0"/>
    <w:rsid w:val="002F17DA"/>
    <w:rsid w:val="002F31E1"/>
    <w:rsid w:val="00303F31"/>
    <w:rsid w:val="0031686A"/>
    <w:rsid w:val="00323297"/>
    <w:rsid w:val="00323647"/>
    <w:rsid w:val="003263C6"/>
    <w:rsid w:val="00326554"/>
    <w:rsid w:val="00332E34"/>
    <w:rsid w:val="00332F4C"/>
    <w:rsid w:val="00333E0C"/>
    <w:rsid w:val="00352126"/>
    <w:rsid w:val="003624C0"/>
    <w:rsid w:val="00362858"/>
    <w:rsid w:val="003668D2"/>
    <w:rsid w:val="00376FDB"/>
    <w:rsid w:val="00387223"/>
    <w:rsid w:val="00390861"/>
    <w:rsid w:val="00395923"/>
    <w:rsid w:val="003A1D42"/>
    <w:rsid w:val="003B6081"/>
    <w:rsid w:val="003D3A0C"/>
    <w:rsid w:val="003D7EFB"/>
    <w:rsid w:val="003E4A54"/>
    <w:rsid w:val="00413596"/>
    <w:rsid w:val="00433FCD"/>
    <w:rsid w:val="00446D46"/>
    <w:rsid w:val="00460795"/>
    <w:rsid w:val="00464B1F"/>
    <w:rsid w:val="004650EC"/>
    <w:rsid w:val="0047462E"/>
    <w:rsid w:val="00483A3A"/>
    <w:rsid w:val="004915EB"/>
    <w:rsid w:val="0049518B"/>
    <w:rsid w:val="004A5402"/>
    <w:rsid w:val="004B2941"/>
    <w:rsid w:val="004C54A5"/>
    <w:rsid w:val="004C5811"/>
    <w:rsid w:val="004E2C9B"/>
    <w:rsid w:val="004E7054"/>
    <w:rsid w:val="004F6D20"/>
    <w:rsid w:val="00505C99"/>
    <w:rsid w:val="00522897"/>
    <w:rsid w:val="00557841"/>
    <w:rsid w:val="00557895"/>
    <w:rsid w:val="00581EDE"/>
    <w:rsid w:val="00583BC1"/>
    <w:rsid w:val="005874D9"/>
    <w:rsid w:val="005B183D"/>
    <w:rsid w:val="005C67FE"/>
    <w:rsid w:val="005D2D08"/>
    <w:rsid w:val="00607E71"/>
    <w:rsid w:val="0063387C"/>
    <w:rsid w:val="00640BAE"/>
    <w:rsid w:val="00640E55"/>
    <w:rsid w:val="00644AA9"/>
    <w:rsid w:val="006647FA"/>
    <w:rsid w:val="0067691E"/>
    <w:rsid w:val="006952E2"/>
    <w:rsid w:val="006A1151"/>
    <w:rsid w:val="006B214E"/>
    <w:rsid w:val="006B5DD1"/>
    <w:rsid w:val="006C3190"/>
    <w:rsid w:val="006C3E86"/>
    <w:rsid w:val="006C51ED"/>
    <w:rsid w:val="006C5DED"/>
    <w:rsid w:val="006C7179"/>
    <w:rsid w:val="006E1B8E"/>
    <w:rsid w:val="006E755F"/>
    <w:rsid w:val="006F1DC4"/>
    <w:rsid w:val="00704A90"/>
    <w:rsid w:val="007211CA"/>
    <w:rsid w:val="00725416"/>
    <w:rsid w:val="00725FC5"/>
    <w:rsid w:val="00730A53"/>
    <w:rsid w:val="00737A79"/>
    <w:rsid w:val="00763C59"/>
    <w:rsid w:val="00776C7D"/>
    <w:rsid w:val="0079662D"/>
    <w:rsid w:val="007A487E"/>
    <w:rsid w:val="007A64F2"/>
    <w:rsid w:val="007B0DC6"/>
    <w:rsid w:val="007B52BA"/>
    <w:rsid w:val="007D4F2E"/>
    <w:rsid w:val="007D6C12"/>
    <w:rsid w:val="007E1BDC"/>
    <w:rsid w:val="007E2E81"/>
    <w:rsid w:val="007E66DD"/>
    <w:rsid w:val="007F2FEA"/>
    <w:rsid w:val="00811C9F"/>
    <w:rsid w:val="00813F7D"/>
    <w:rsid w:val="00817065"/>
    <w:rsid w:val="00837BA0"/>
    <w:rsid w:val="00861280"/>
    <w:rsid w:val="00862081"/>
    <w:rsid w:val="00874819"/>
    <w:rsid w:val="00876239"/>
    <w:rsid w:val="00876E5D"/>
    <w:rsid w:val="00884679"/>
    <w:rsid w:val="008919BD"/>
    <w:rsid w:val="00892CFE"/>
    <w:rsid w:val="008949E7"/>
    <w:rsid w:val="008B227E"/>
    <w:rsid w:val="008B4E15"/>
    <w:rsid w:val="008B6AEB"/>
    <w:rsid w:val="008C0274"/>
    <w:rsid w:val="008C0B69"/>
    <w:rsid w:val="008C374B"/>
    <w:rsid w:val="008E0C85"/>
    <w:rsid w:val="008E3987"/>
    <w:rsid w:val="008E3BE6"/>
    <w:rsid w:val="008E630F"/>
    <w:rsid w:val="008F27CB"/>
    <w:rsid w:val="008F4D0A"/>
    <w:rsid w:val="00903A70"/>
    <w:rsid w:val="00910235"/>
    <w:rsid w:val="00917DA3"/>
    <w:rsid w:val="00933695"/>
    <w:rsid w:val="00935607"/>
    <w:rsid w:val="00937142"/>
    <w:rsid w:val="00937D89"/>
    <w:rsid w:val="0094514A"/>
    <w:rsid w:val="009551A6"/>
    <w:rsid w:val="00955C24"/>
    <w:rsid w:val="009633AC"/>
    <w:rsid w:val="00966506"/>
    <w:rsid w:val="00966AE9"/>
    <w:rsid w:val="009742BD"/>
    <w:rsid w:val="009C49B7"/>
    <w:rsid w:val="009D7E1C"/>
    <w:rsid w:val="009E05D8"/>
    <w:rsid w:val="009E55DE"/>
    <w:rsid w:val="009F0B10"/>
    <w:rsid w:val="00A0251D"/>
    <w:rsid w:val="00A11038"/>
    <w:rsid w:val="00A20270"/>
    <w:rsid w:val="00A27DA1"/>
    <w:rsid w:val="00A31260"/>
    <w:rsid w:val="00A325AF"/>
    <w:rsid w:val="00A40E54"/>
    <w:rsid w:val="00A411AD"/>
    <w:rsid w:val="00A8648A"/>
    <w:rsid w:val="00AB00D0"/>
    <w:rsid w:val="00AC07BF"/>
    <w:rsid w:val="00AC6D8F"/>
    <w:rsid w:val="00AD4BEA"/>
    <w:rsid w:val="00AE57BD"/>
    <w:rsid w:val="00AF3272"/>
    <w:rsid w:val="00AF5EF6"/>
    <w:rsid w:val="00B05027"/>
    <w:rsid w:val="00B1776C"/>
    <w:rsid w:val="00B27099"/>
    <w:rsid w:val="00B337D2"/>
    <w:rsid w:val="00B34961"/>
    <w:rsid w:val="00B357E2"/>
    <w:rsid w:val="00B5216B"/>
    <w:rsid w:val="00B54E10"/>
    <w:rsid w:val="00B71865"/>
    <w:rsid w:val="00B806AB"/>
    <w:rsid w:val="00B80CED"/>
    <w:rsid w:val="00B93B4D"/>
    <w:rsid w:val="00BB3D09"/>
    <w:rsid w:val="00BB4130"/>
    <w:rsid w:val="00BB60C3"/>
    <w:rsid w:val="00BC500C"/>
    <w:rsid w:val="00BC5F03"/>
    <w:rsid w:val="00BC698A"/>
    <w:rsid w:val="00BD1BA4"/>
    <w:rsid w:val="00BD6759"/>
    <w:rsid w:val="00BF23B5"/>
    <w:rsid w:val="00BF3D49"/>
    <w:rsid w:val="00C025B6"/>
    <w:rsid w:val="00C1456D"/>
    <w:rsid w:val="00C3358C"/>
    <w:rsid w:val="00C365CC"/>
    <w:rsid w:val="00C414A7"/>
    <w:rsid w:val="00C42B62"/>
    <w:rsid w:val="00C502DB"/>
    <w:rsid w:val="00C720D1"/>
    <w:rsid w:val="00C8401D"/>
    <w:rsid w:val="00C85E8C"/>
    <w:rsid w:val="00CA54A8"/>
    <w:rsid w:val="00CC5DF5"/>
    <w:rsid w:val="00CD02CA"/>
    <w:rsid w:val="00CD2034"/>
    <w:rsid w:val="00CD459B"/>
    <w:rsid w:val="00CE6AE8"/>
    <w:rsid w:val="00CF04C1"/>
    <w:rsid w:val="00CF57FC"/>
    <w:rsid w:val="00CF7506"/>
    <w:rsid w:val="00D0439F"/>
    <w:rsid w:val="00D04995"/>
    <w:rsid w:val="00D17C33"/>
    <w:rsid w:val="00D20A0D"/>
    <w:rsid w:val="00D2188F"/>
    <w:rsid w:val="00D455BD"/>
    <w:rsid w:val="00D46511"/>
    <w:rsid w:val="00D84F9C"/>
    <w:rsid w:val="00D90154"/>
    <w:rsid w:val="00D913FE"/>
    <w:rsid w:val="00D94C59"/>
    <w:rsid w:val="00D96D18"/>
    <w:rsid w:val="00DB243E"/>
    <w:rsid w:val="00DB43EE"/>
    <w:rsid w:val="00DC5F47"/>
    <w:rsid w:val="00DC67C2"/>
    <w:rsid w:val="00DD49E7"/>
    <w:rsid w:val="00DD60EB"/>
    <w:rsid w:val="00DE05C7"/>
    <w:rsid w:val="00DE15A5"/>
    <w:rsid w:val="00DE4C06"/>
    <w:rsid w:val="00E11258"/>
    <w:rsid w:val="00E302FF"/>
    <w:rsid w:val="00E30DE8"/>
    <w:rsid w:val="00E407C6"/>
    <w:rsid w:val="00E51D70"/>
    <w:rsid w:val="00E6023C"/>
    <w:rsid w:val="00E720C4"/>
    <w:rsid w:val="00E753D1"/>
    <w:rsid w:val="00E87387"/>
    <w:rsid w:val="00E94D85"/>
    <w:rsid w:val="00EB1ED5"/>
    <w:rsid w:val="00EB5610"/>
    <w:rsid w:val="00EC3AE6"/>
    <w:rsid w:val="00EE0DBE"/>
    <w:rsid w:val="00EE53B6"/>
    <w:rsid w:val="00EE719E"/>
    <w:rsid w:val="00EF12B7"/>
    <w:rsid w:val="00F13F65"/>
    <w:rsid w:val="00F158D7"/>
    <w:rsid w:val="00F162CB"/>
    <w:rsid w:val="00F176C9"/>
    <w:rsid w:val="00F228C0"/>
    <w:rsid w:val="00F31007"/>
    <w:rsid w:val="00F315BB"/>
    <w:rsid w:val="00F35C3C"/>
    <w:rsid w:val="00F41654"/>
    <w:rsid w:val="00F616C2"/>
    <w:rsid w:val="00F767D4"/>
    <w:rsid w:val="00F80C3C"/>
    <w:rsid w:val="00F979FC"/>
    <w:rsid w:val="00FA7205"/>
    <w:rsid w:val="00FB609D"/>
    <w:rsid w:val="00FF41BC"/>
    <w:rsid w:val="00FF4E1C"/>
    <w:rsid w:val="00FF638F"/>
    <w:rsid w:val="00FF65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076D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3E86"/>
  </w:style>
  <w:style w:type="paragraph" w:styleId="Heading1">
    <w:name w:val="heading 1"/>
    <w:basedOn w:val="Normal"/>
    <w:link w:val="Heading1Char"/>
    <w:uiPriority w:val="9"/>
    <w:qFormat/>
    <w:rsid w:val="006E755F"/>
    <w:pPr>
      <w:spacing w:before="100" w:beforeAutospacing="1" w:after="100" w:afterAutospacing="1" w:line="240" w:lineRule="auto"/>
      <w:outlineLvl w:val="0"/>
    </w:pPr>
    <w:rPr>
      <w:rFonts w:ascii="Times New Roman" w:eastAsia="Times New Roman" w:hAnsi="Times New Roman" w:cs="Times New Roman"/>
      <w:b/>
      <w:bCs/>
      <w:kern w:val="36"/>
      <w:sz w:val="48"/>
      <w:szCs w:val="48"/>
      <w:lang w:bidi="as-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5F"/>
    <w:rPr>
      <w:rFonts w:ascii="Times New Roman" w:eastAsia="Times New Roman" w:hAnsi="Times New Roman" w:cs="Times New Roman"/>
      <w:b/>
      <w:bCs/>
      <w:kern w:val="36"/>
      <w:sz w:val="48"/>
      <w:szCs w:val="48"/>
      <w:lang w:bidi="as-IN"/>
    </w:rPr>
  </w:style>
  <w:style w:type="paragraph" w:styleId="BalloonText">
    <w:name w:val="Balloon Text"/>
    <w:basedOn w:val="Normal"/>
    <w:link w:val="BalloonTextChar"/>
    <w:uiPriority w:val="99"/>
    <w:semiHidden/>
    <w:unhideWhenUsed/>
    <w:rsid w:val="006E7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55F"/>
    <w:rPr>
      <w:rFonts w:ascii="Tahoma" w:hAnsi="Tahoma" w:cs="Tahoma"/>
      <w:sz w:val="16"/>
      <w:szCs w:val="16"/>
    </w:rPr>
  </w:style>
  <w:style w:type="table" w:styleId="TableGrid">
    <w:name w:val="Table Grid"/>
    <w:basedOn w:val="TableNormal"/>
    <w:uiPriority w:val="39"/>
    <w:rsid w:val="006E755F"/>
    <w:pPr>
      <w:spacing w:after="0" w:line="240" w:lineRule="auto"/>
      <w:jc w:val="center"/>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55F"/>
    <w:pPr>
      <w:spacing w:after="0" w:line="240" w:lineRule="auto"/>
      <w:ind w:left="720"/>
      <w:contextualSpacing/>
      <w:jc w:val="center"/>
    </w:pPr>
  </w:style>
  <w:style w:type="paragraph" w:styleId="NoSpacing">
    <w:name w:val="No Spacing"/>
    <w:uiPriority w:val="1"/>
    <w:qFormat/>
    <w:rsid w:val="006E755F"/>
    <w:pPr>
      <w:spacing w:after="0" w:line="240" w:lineRule="auto"/>
      <w:jc w:val="center"/>
    </w:pPr>
    <w:rPr>
      <w:rFonts w:ascii="Calibri" w:eastAsia="Calibri" w:hAnsi="Calibri" w:cs="Times New Roman"/>
    </w:rPr>
  </w:style>
  <w:style w:type="character" w:customStyle="1" w:styleId="st">
    <w:name w:val="st"/>
    <w:basedOn w:val="DefaultParagraphFont"/>
    <w:rsid w:val="006E755F"/>
  </w:style>
  <w:style w:type="character" w:styleId="Emphasis">
    <w:name w:val="Emphasis"/>
    <w:basedOn w:val="DefaultParagraphFont"/>
    <w:uiPriority w:val="20"/>
    <w:qFormat/>
    <w:rsid w:val="006E755F"/>
    <w:rPr>
      <w:i/>
      <w:iCs/>
    </w:rPr>
  </w:style>
  <w:style w:type="paragraph" w:customStyle="1" w:styleId="Default">
    <w:name w:val="Default"/>
    <w:rsid w:val="006E755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ilfuvd">
    <w:name w:val="ilfuvd"/>
    <w:basedOn w:val="DefaultParagraphFont"/>
    <w:rsid w:val="006E755F"/>
  </w:style>
  <w:style w:type="paragraph" w:styleId="Header">
    <w:name w:val="header"/>
    <w:basedOn w:val="Normal"/>
    <w:link w:val="HeaderChar"/>
    <w:uiPriority w:val="99"/>
    <w:unhideWhenUsed/>
    <w:rsid w:val="006E7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55F"/>
  </w:style>
  <w:style w:type="paragraph" w:styleId="Footer">
    <w:name w:val="footer"/>
    <w:basedOn w:val="Normal"/>
    <w:link w:val="FooterChar"/>
    <w:uiPriority w:val="99"/>
    <w:unhideWhenUsed/>
    <w:rsid w:val="006E7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55F"/>
  </w:style>
  <w:style w:type="paragraph" w:customStyle="1" w:styleId="ListParagraph1">
    <w:name w:val="List Paragraph1"/>
    <w:basedOn w:val="Normal"/>
    <w:uiPriority w:val="34"/>
    <w:qFormat/>
    <w:rsid w:val="006E755F"/>
    <w:pPr>
      <w:ind w:left="720"/>
    </w:pPr>
    <w:rPr>
      <w:rFonts w:ascii="Calibri" w:eastAsia="Times New Roman" w:hAnsi="Calibri" w:cs="Calibri"/>
    </w:rPr>
  </w:style>
  <w:style w:type="paragraph" w:customStyle="1" w:styleId="WW-Default">
    <w:name w:val="WW-Default"/>
    <w:qFormat/>
    <w:rsid w:val="006E755F"/>
    <w:pPr>
      <w:suppressAutoHyphens/>
      <w:autoSpaceDE w:val="0"/>
      <w:spacing w:after="160" w:line="259" w:lineRule="auto"/>
    </w:pPr>
    <w:rPr>
      <w:rFonts w:ascii="Verdana" w:eastAsia="Times New Roman" w:hAnsi="Verdana" w:cs="Verdana"/>
      <w:color w:val="000000"/>
      <w:sz w:val="24"/>
      <w:szCs w:val="24"/>
      <w:lang w:eastAsia="ar-SA"/>
    </w:rPr>
  </w:style>
  <w:style w:type="character" w:styleId="Hyperlink">
    <w:name w:val="Hyperlink"/>
    <w:basedOn w:val="DefaultParagraphFont"/>
    <w:uiPriority w:val="99"/>
    <w:semiHidden/>
    <w:unhideWhenUsed/>
    <w:rsid w:val="00AB00D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295604">
      <w:bodyDiv w:val="1"/>
      <w:marLeft w:val="0"/>
      <w:marRight w:val="0"/>
      <w:marTop w:val="0"/>
      <w:marBottom w:val="0"/>
      <w:divBdr>
        <w:top w:val="none" w:sz="0" w:space="0" w:color="auto"/>
        <w:left w:val="none" w:sz="0" w:space="0" w:color="auto"/>
        <w:bottom w:val="none" w:sz="0" w:space="0" w:color="auto"/>
        <w:right w:val="none" w:sz="0" w:space="0" w:color="auto"/>
      </w:divBdr>
    </w:div>
    <w:div w:id="395785471">
      <w:bodyDiv w:val="1"/>
      <w:marLeft w:val="0"/>
      <w:marRight w:val="0"/>
      <w:marTop w:val="0"/>
      <w:marBottom w:val="0"/>
      <w:divBdr>
        <w:top w:val="none" w:sz="0" w:space="0" w:color="auto"/>
        <w:left w:val="none" w:sz="0" w:space="0" w:color="auto"/>
        <w:bottom w:val="none" w:sz="0" w:space="0" w:color="auto"/>
        <w:right w:val="none" w:sz="0" w:space="0" w:color="auto"/>
      </w:divBdr>
    </w:div>
    <w:div w:id="431707496">
      <w:bodyDiv w:val="1"/>
      <w:marLeft w:val="0"/>
      <w:marRight w:val="0"/>
      <w:marTop w:val="0"/>
      <w:marBottom w:val="0"/>
      <w:divBdr>
        <w:top w:val="none" w:sz="0" w:space="0" w:color="auto"/>
        <w:left w:val="none" w:sz="0" w:space="0" w:color="auto"/>
        <w:bottom w:val="none" w:sz="0" w:space="0" w:color="auto"/>
        <w:right w:val="none" w:sz="0" w:space="0" w:color="auto"/>
      </w:divBdr>
    </w:div>
    <w:div w:id="874151179">
      <w:bodyDiv w:val="1"/>
      <w:marLeft w:val="0"/>
      <w:marRight w:val="0"/>
      <w:marTop w:val="0"/>
      <w:marBottom w:val="0"/>
      <w:divBdr>
        <w:top w:val="none" w:sz="0" w:space="0" w:color="auto"/>
        <w:left w:val="none" w:sz="0" w:space="0" w:color="auto"/>
        <w:bottom w:val="none" w:sz="0" w:space="0" w:color="auto"/>
        <w:right w:val="none" w:sz="0" w:space="0" w:color="auto"/>
      </w:divBdr>
    </w:div>
    <w:div w:id="1190605985">
      <w:bodyDiv w:val="1"/>
      <w:marLeft w:val="0"/>
      <w:marRight w:val="0"/>
      <w:marTop w:val="0"/>
      <w:marBottom w:val="0"/>
      <w:divBdr>
        <w:top w:val="none" w:sz="0" w:space="0" w:color="auto"/>
        <w:left w:val="none" w:sz="0" w:space="0" w:color="auto"/>
        <w:bottom w:val="none" w:sz="0" w:space="0" w:color="auto"/>
        <w:right w:val="none" w:sz="0" w:space="0" w:color="auto"/>
      </w:divBdr>
    </w:div>
    <w:div w:id="1314992844">
      <w:bodyDiv w:val="1"/>
      <w:marLeft w:val="0"/>
      <w:marRight w:val="0"/>
      <w:marTop w:val="0"/>
      <w:marBottom w:val="0"/>
      <w:divBdr>
        <w:top w:val="none" w:sz="0" w:space="0" w:color="auto"/>
        <w:left w:val="none" w:sz="0" w:space="0" w:color="auto"/>
        <w:bottom w:val="none" w:sz="0" w:space="0" w:color="auto"/>
        <w:right w:val="none" w:sz="0" w:space="0" w:color="auto"/>
      </w:divBdr>
    </w:div>
    <w:div w:id="1424642458">
      <w:bodyDiv w:val="1"/>
      <w:marLeft w:val="0"/>
      <w:marRight w:val="0"/>
      <w:marTop w:val="0"/>
      <w:marBottom w:val="0"/>
      <w:divBdr>
        <w:top w:val="none" w:sz="0" w:space="0" w:color="auto"/>
        <w:left w:val="none" w:sz="0" w:space="0" w:color="auto"/>
        <w:bottom w:val="none" w:sz="0" w:space="0" w:color="auto"/>
        <w:right w:val="none" w:sz="0" w:space="0" w:color="auto"/>
      </w:divBdr>
    </w:div>
    <w:div w:id="1478716520">
      <w:bodyDiv w:val="1"/>
      <w:marLeft w:val="0"/>
      <w:marRight w:val="0"/>
      <w:marTop w:val="0"/>
      <w:marBottom w:val="0"/>
      <w:divBdr>
        <w:top w:val="none" w:sz="0" w:space="0" w:color="auto"/>
        <w:left w:val="none" w:sz="0" w:space="0" w:color="auto"/>
        <w:bottom w:val="none" w:sz="0" w:space="0" w:color="auto"/>
        <w:right w:val="none" w:sz="0" w:space="0" w:color="auto"/>
      </w:divBdr>
    </w:div>
    <w:div w:id="207454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D341A-F505-4C56-9898-9947680B2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32</Pages>
  <Words>7815</Words>
  <Characters>44551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Dipayan</cp:lastModifiedBy>
  <cp:revision>122</cp:revision>
  <cp:lastPrinted>2022-12-27T09:13:00Z</cp:lastPrinted>
  <dcterms:created xsi:type="dcterms:W3CDTF">2022-05-23T11:54:00Z</dcterms:created>
  <dcterms:modified xsi:type="dcterms:W3CDTF">2025-04-29T10:24:00Z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47b8ca056d0079a56c2e1dafe01fced7624f343266ebafa78d9b7187fd777005</vt:lpwstr>
  </property>
</Properties>
</file>
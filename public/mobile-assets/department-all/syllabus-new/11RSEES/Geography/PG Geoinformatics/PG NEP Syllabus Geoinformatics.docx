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E6B6" w14:textId="370A54DC" w:rsidR="00A04E9C" w:rsidRPr="00647245" w:rsidRDefault="00A04E9C" w:rsidP="003E187A">
      <w:pPr>
        <w:jc w:val="center"/>
        <w:rPr>
          <w:rFonts w:ascii="Cambria" w:hAnsi="Cambria"/>
          <w:sz w:val="22"/>
          <w:szCs w:val="22"/>
          <w:lang w:val="en-US" w:eastAsia="en-US"/>
        </w:rPr>
      </w:pPr>
    </w:p>
    <w:p w14:paraId="19CABD3F" w14:textId="4627F2EA" w:rsidR="00A04E9C" w:rsidRPr="00647245" w:rsidRDefault="000113F8" w:rsidP="000113F8">
      <w:pPr>
        <w:tabs>
          <w:tab w:val="left" w:pos="1862"/>
        </w:tabs>
        <w:spacing w:after="200" w:line="276" w:lineRule="auto"/>
        <w:rPr>
          <w:rFonts w:ascii="Cambria" w:hAnsi="Cambria"/>
          <w:sz w:val="22"/>
          <w:szCs w:val="22"/>
          <w:lang w:val="en-US" w:eastAsia="en-US"/>
        </w:rPr>
      </w:pPr>
      <w:r w:rsidRPr="00647245">
        <w:rPr>
          <w:rFonts w:ascii="Cambria" w:hAnsi="Cambria"/>
          <w:sz w:val="22"/>
          <w:szCs w:val="22"/>
          <w:lang w:val="en-US" w:eastAsia="en-US"/>
        </w:rPr>
        <w:tab/>
      </w:r>
      <w:r w:rsidR="001E0265">
        <w:rPr>
          <w:noProof/>
        </w:rPr>
        <mc:AlternateContent>
          <mc:Choice Requires="wps">
            <w:drawing>
              <wp:anchor distT="0" distB="0" distL="114300" distR="114300" simplePos="0" relativeHeight="251683840" behindDoc="0" locked="0" layoutInCell="1" allowOverlap="1" wp14:anchorId="4A7DC0D3" wp14:editId="33C275A4">
                <wp:simplePos x="0" y="0"/>
                <wp:positionH relativeFrom="column">
                  <wp:posOffset>0</wp:posOffset>
                </wp:positionH>
                <wp:positionV relativeFrom="paragraph">
                  <wp:posOffset>12065</wp:posOffset>
                </wp:positionV>
                <wp:extent cx="6689725" cy="9486900"/>
                <wp:effectExtent l="19050" t="18415" r="15875" b="19685"/>
                <wp:wrapNone/>
                <wp:docPr id="54685442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725" cy="94869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407FE" id="Rectangle 41" o:spid="_x0000_s1026" style="position:absolute;margin-left:0;margin-top:.95pt;width:526.75pt;height:7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" filled="f" strokeweight="2.25pt"/>
            </w:pict>
          </mc:Fallback>
        </mc:AlternateContent>
      </w:r>
    </w:p>
    <w:p w14:paraId="11CAC74C" w14:textId="77777777" w:rsidR="00A04E9C" w:rsidRPr="00647245" w:rsidRDefault="00A04E9C" w:rsidP="003E187A">
      <w:pPr>
        <w:spacing w:after="200" w:line="276" w:lineRule="auto"/>
        <w:jc w:val="center"/>
        <w:rPr>
          <w:rFonts w:ascii="Cambria" w:hAnsi="Cambria"/>
          <w:sz w:val="22"/>
          <w:szCs w:val="22"/>
          <w:lang w:val="en-US" w:eastAsia="en-US"/>
        </w:rPr>
      </w:pPr>
      <w:r w:rsidRPr="00647245">
        <w:rPr>
          <w:rFonts w:ascii="Cambria" w:hAnsi="Cambria"/>
          <w:noProof/>
          <w:sz w:val="22"/>
          <w:szCs w:val="22"/>
          <w:lang w:val="en-US" w:eastAsia="en-US"/>
        </w:rPr>
        <w:drawing>
          <wp:inline distT="0" distB="0" distL="0" distR="0" wp14:anchorId="2BD6EA03" wp14:editId="6EDC372D">
            <wp:extent cx="2092944" cy="1009538"/>
            <wp:effectExtent l="0" t="0" r="0" b="0"/>
            <wp:docPr id="2"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9090" cy="1017326"/>
                    </a:xfrm>
                    <a:prstGeom prst="rect">
                      <a:avLst/>
                    </a:prstGeom>
                    <a:noFill/>
                    <a:ln>
                      <a:noFill/>
                    </a:ln>
                  </pic:spPr>
                </pic:pic>
              </a:graphicData>
            </a:graphic>
          </wp:inline>
        </w:drawing>
      </w:r>
    </w:p>
    <w:p w14:paraId="2B4C64EF" w14:textId="77777777" w:rsidR="00A04E9C" w:rsidRPr="00647245" w:rsidRDefault="00A04E9C" w:rsidP="003E187A">
      <w:pPr>
        <w:spacing w:after="200" w:line="276" w:lineRule="auto"/>
        <w:jc w:val="center"/>
        <w:rPr>
          <w:rFonts w:ascii="Cambria" w:hAnsi="Cambria"/>
          <w:b/>
          <w:sz w:val="40"/>
          <w:szCs w:val="40"/>
          <w:lang w:val="en-US" w:eastAsia="en-US"/>
        </w:rPr>
      </w:pPr>
    </w:p>
    <w:p w14:paraId="160A1604" w14:textId="77777777" w:rsidR="002B4B52" w:rsidRDefault="00A04E9C" w:rsidP="001B448C">
      <w:pPr>
        <w:spacing w:after="200" w:line="276" w:lineRule="auto"/>
        <w:ind w:left="142" w:right="-500"/>
        <w:jc w:val="center"/>
        <w:rPr>
          <w:ins w:id="0" w:author="Parimita Saikia" w:date="2025-04-29T14:54:00Z"/>
          <w:rFonts w:ascii="Cambria" w:hAnsi="Cambria"/>
          <w:b/>
          <w:sz w:val="36"/>
          <w:szCs w:val="36"/>
          <w:lang w:val="en-US" w:eastAsia="en-US"/>
        </w:rPr>
      </w:pPr>
      <w:r w:rsidRPr="00647245">
        <w:rPr>
          <w:rFonts w:ascii="Cambria" w:hAnsi="Cambria"/>
          <w:b/>
          <w:sz w:val="36"/>
          <w:szCs w:val="36"/>
          <w:lang w:val="en-US" w:eastAsia="en-US"/>
        </w:rPr>
        <w:t xml:space="preserve">ROYAL SCHOOL OF </w:t>
      </w:r>
      <w:r w:rsidR="00DD7908" w:rsidRPr="00647245">
        <w:rPr>
          <w:rFonts w:ascii="Cambria" w:hAnsi="Cambria"/>
          <w:b/>
          <w:sz w:val="36"/>
          <w:szCs w:val="36"/>
          <w:lang w:val="en-US" w:eastAsia="en-US"/>
        </w:rPr>
        <w:t>ENVIRONMENTAL</w:t>
      </w:r>
      <w:r w:rsidRPr="00647245">
        <w:rPr>
          <w:rFonts w:ascii="Cambria" w:hAnsi="Cambria"/>
          <w:b/>
          <w:sz w:val="36"/>
          <w:szCs w:val="36"/>
          <w:lang w:val="en-US" w:eastAsia="en-US"/>
        </w:rPr>
        <w:t xml:space="preserve"> AND EARTH </w:t>
      </w:r>
    </w:p>
    <w:p w14:paraId="2CC8F2C0" w14:textId="77F8921B" w:rsidR="00A04E9C" w:rsidRPr="00647245" w:rsidRDefault="00A04E9C" w:rsidP="001B448C">
      <w:pPr>
        <w:spacing w:after="200" w:line="276" w:lineRule="auto"/>
        <w:ind w:left="142" w:right="-500"/>
        <w:jc w:val="center"/>
        <w:rPr>
          <w:rFonts w:ascii="Cambria" w:hAnsi="Cambria"/>
          <w:b/>
          <w:sz w:val="36"/>
          <w:szCs w:val="36"/>
          <w:lang w:val="en-US" w:eastAsia="en-US"/>
        </w:rPr>
      </w:pPr>
      <w:r w:rsidRPr="00647245">
        <w:rPr>
          <w:rFonts w:ascii="Cambria" w:hAnsi="Cambria"/>
          <w:b/>
          <w:sz w:val="36"/>
          <w:szCs w:val="36"/>
          <w:lang w:val="en-US" w:eastAsia="en-US"/>
        </w:rPr>
        <w:t>SCIENCES</w:t>
      </w:r>
    </w:p>
    <w:p w14:paraId="341585FE" w14:textId="2319FDBB" w:rsidR="00A04E9C" w:rsidRPr="00647245" w:rsidRDefault="002B4B52" w:rsidP="003E187A">
      <w:pPr>
        <w:spacing w:after="200" w:line="276" w:lineRule="auto"/>
        <w:jc w:val="center"/>
        <w:rPr>
          <w:rFonts w:ascii="Cambria" w:hAnsi="Cambria"/>
          <w:b/>
          <w:sz w:val="36"/>
          <w:szCs w:val="36"/>
          <w:lang w:val="en-US" w:eastAsia="en-US"/>
        </w:rPr>
      </w:pPr>
      <w:r>
        <w:rPr>
          <w:rFonts w:ascii="Cambria" w:hAnsi="Cambria"/>
          <w:b/>
          <w:sz w:val="36"/>
          <w:szCs w:val="36"/>
          <w:lang w:val="en-US" w:eastAsia="en-US"/>
        </w:rPr>
        <w:t xml:space="preserve">       </w:t>
      </w:r>
      <w:r w:rsidR="00A04E9C" w:rsidRPr="00647245">
        <w:rPr>
          <w:rFonts w:ascii="Cambria" w:hAnsi="Cambria"/>
          <w:b/>
          <w:sz w:val="36"/>
          <w:szCs w:val="36"/>
          <w:lang w:val="en-US" w:eastAsia="en-US"/>
        </w:rPr>
        <w:t>(RSEES)</w:t>
      </w:r>
    </w:p>
    <w:p w14:paraId="476105A7" w14:textId="77777777" w:rsidR="00385FA7" w:rsidRPr="00647245" w:rsidRDefault="00385FA7" w:rsidP="003E187A">
      <w:pPr>
        <w:spacing w:after="200" w:line="276" w:lineRule="auto"/>
        <w:jc w:val="center"/>
        <w:rPr>
          <w:rFonts w:ascii="Cambria" w:hAnsi="Cambria"/>
          <w:b/>
          <w:sz w:val="40"/>
          <w:szCs w:val="40"/>
          <w:lang w:val="en-US" w:eastAsia="en-US"/>
        </w:rPr>
      </w:pPr>
    </w:p>
    <w:p w14:paraId="38C23DBC" w14:textId="4F36CB7B" w:rsidR="00A04E9C" w:rsidRPr="00647245" w:rsidRDefault="001E0265" w:rsidP="003E187A">
      <w:pPr>
        <w:spacing w:after="200" w:line="276" w:lineRule="auto"/>
        <w:jc w:val="center"/>
        <w:rPr>
          <w:rFonts w:ascii="Cambria" w:hAnsi="Cambria"/>
          <w:b/>
          <w:sz w:val="40"/>
          <w:szCs w:val="40"/>
          <w:lang w:val="en-US" w:eastAsia="en-US"/>
        </w:rPr>
      </w:pPr>
      <w:r>
        <w:rPr>
          <w:b/>
          <w:noProof/>
          <w:color w:val="FFFFFF"/>
          <w:sz w:val="44"/>
          <w:szCs w:val="44"/>
          <w:lang w:val="en-US" w:eastAsia="en-US"/>
        </w:rPr>
        <mc:AlternateContent>
          <mc:Choice Requires="wps">
            <w:drawing>
              <wp:anchor distT="0" distB="0" distL="114300" distR="114300" simplePos="0" relativeHeight="251663360" behindDoc="1" locked="0" layoutInCell="1" allowOverlap="1" wp14:anchorId="307D87DA" wp14:editId="79766CBF">
                <wp:simplePos x="0" y="0"/>
                <wp:positionH relativeFrom="column">
                  <wp:posOffset>1076325</wp:posOffset>
                </wp:positionH>
                <wp:positionV relativeFrom="paragraph">
                  <wp:posOffset>408305</wp:posOffset>
                </wp:positionV>
                <wp:extent cx="4448175" cy="457200"/>
                <wp:effectExtent l="9525" t="13970" r="9525" b="5080"/>
                <wp:wrapNone/>
                <wp:docPr id="9381907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8175"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07275" id="Rectangle 3" o:spid="_x0000_s1026" style="position:absolute;margin-left:84.75pt;margin-top:32.15pt;width:350.25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" filled="f" fillcolor="black"/>
            </w:pict>
          </mc:Fallback>
        </mc:AlternateContent>
      </w:r>
    </w:p>
    <w:p w14:paraId="0EC734AF" w14:textId="77777777" w:rsidR="00A04E9C" w:rsidRPr="00647245" w:rsidRDefault="00A04E9C" w:rsidP="003E187A">
      <w:pPr>
        <w:spacing w:after="200" w:line="276" w:lineRule="auto"/>
        <w:jc w:val="center"/>
        <w:rPr>
          <w:rFonts w:ascii="Cambria" w:hAnsi="Cambria"/>
          <w:b/>
          <w:sz w:val="40"/>
          <w:szCs w:val="40"/>
          <w:lang w:val="en-US" w:eastAsia="en-US"/>
        </w:rPr>
      </w:pPr>
      <w:r w:rsidRPr="00647245">
        <w:rPr>
          <w:rFonts w:ascii="Cambria" w:hAnsi="Cambria"/>
          <w:b/>
          <w:sz w:val="40"/>
          <w:szCs w:val="40"/>
          <w:lang w:val="en-US" w:eastAsia="en-US"/>
        </w:rPr>
        <w:t>DEPARTMENT OF GEOG</w:t>
      </w:r>
      <w:r w:rsidR="00F862EB" w:rsidRPr="00647245">
        <w:rPr>
          <w:rFonts w:ascii="Cambria" w:hAnsi="Cambria"/>
          <w:b/>
          <w:sz w:val="40"/>
          <w:szCs w:val="40"/>
          <w:lang w:val="en-US" w:eastAsia="en-US"/>
        </w:rPr>
        <w:t>RAPH</w:t>
      </w:r>
      <w:r w:rsidRPr="00647245">
        <w:rPr>
          <w:rFonts w:ascii="Cambria" w:hAnsi="Cambria"/>
          <w:b/>
          <w:sz w:val="40"/>
          <w:szCs w:val="40"/>
          <w:lang w:val="en-US" w:eastAsia="en-US"/>
        </w:rPr>
        <w:t>Y</w:t>
      </w:r>
    </w:p>
    <w:p w14:paraId="02B76587" w14:textId="77777777" w:rsidR="002F55DA" w:rsidRDefault="002F55DA" w:rsidP="003E187A">
      <w:pPr>
        <w:spacing w:after="200" w:line="276" w:lineRule="auto"/>
        <w:jc w:val="center"/>
        <w:rPr>
          <w:rFonts w:ascii="Cambria" w:hAnsi="Cambria"/>
          <w:b/>
          <w:sz w:val="44"/>
          <w:szCs w:val="44"/>
          <w:lang w:val="en-US" w:eastAsia="en-US"/>
        </w:rPr>
      </w:pPr>
    </w:p>
    <w:p w14:paraId="0A490E88" w14:textId="77777777" w:rsidR="002F55DA" w:rsidRDefault="002F55DA" w:rsidP="003E187A">
      <w:pPr>
        <w:spacing w:after="200" w:line="276" w:lineRule="auto"/>
        <w:jc w:val="center"/>
        <w:rPr>
          <w:rFonts w:ascii="Cambria" w:hAnsi="Cambria"/>
          <w:b/>
          <w:sz w:val="44"/>
          <w:szCs w:val="44"/>
          <w:lang w:val="en-US" w:eastAsia="en-US"/>
        </w:rPr>
      </w:pPr>
    </w:p>
    <w:p w14:paraId="0AA84E08" w14:textId="77777777" w:rsidR="00DF451A" w:rsidRDefault="00DF451A" w:rsidP="003E187A">
      <w:pPr>
        <w:spacing w:after="200" w:line="276" w:lineRule="auto"/>
        <w:rPr>
          <w:ins w:id="1" w:author="Parimita Saikia" w:date="2025-04-29T15:04:00Z"/>
          <w:rFonts w:ascii="Cambria" w:hAnsi="Cambria"/>
          <w:b/>
          <w:sz w:val="44"/>
          <w:szCs w:val="44"/>
          <w:lang w:val="en-US" w:eastAsia="en-US"/>
        </w:rPr>
      </w:pPr>
    </w:p>
    <w:p w14:paraId="021462A9" w14:textId="77777777" w:rsidR="00DF451A" w:rsidRPr="00647245" w:rsidRDefault="00DF451A" w:rsidP="003E187A">
      <w:pPr>
        <w:spacing w:after="200" w:line="276" w:lineRule="auto"/>
        <w:rPr>
          <w:ins w:id="2" w:author="Parimita Saikia" w:date="2025-04-29T15:04:00Z"/>
          <w:rFonts w:ascii="Cambria" w:hAnsi="Cambria"/>
          <w:b/>
          <w:sz w:val="44"/>
          <w:szCs w:val="44"/>
          <w:lang w:val="en-US" w:eastAsia="en-US"/>
        </w:rPr>
      </w:pPr>
    </w:p>
    <w:p w14:paraId="55F90CA6" w14:textId="5FFEB49E" w:rsidR="00DD5590" w:rsidRPr="00647245" w:rsidDel="00212252" w:rsidRDefault="00DD5590" w:rsidP="00212252">
      <w:pPr>
        <w:spacing w:after="200" w:line="276" w:lineRule="auto"/>
        <w:rPr>
          <w:del w:id="3" w:author="Parimita Saikia" w:date="2025-04-29T14:54:00Z"/>
          <w:rFonts w:ascii="Cambria" w:hAnsi="Cambria"/>
          <w:b/>
          <w:sz w:val="36"/>
          <w:szCs w:val="36"/>
          <w:lang w:val="en-US" w:eastAsia="en-US"/>
        </w:rPr>
      </w:pPr>
    </w:p>
    <w:p w14:paraId="673BD368" w14:textId="6BEE1937" w:rsidR="00DD5590" w:rsidRPr="00647245" w:rsidDel="00212252" w:rsidRDefault="00DD5590" w:rsidP="00212252">
      <w:pPr>
        <w:spacing w:after="200" w:line="276" w:lineRule="auto"/>
        <w:jc w:val="center"/>
        <w:rPr>
          <w:del w:id="4" w:author="Parimita Saikia" w:date="2025-04-29T14:54:00Z"/>
          <w:rFonts w:ascii="Cambria" w:hAnsi="Cambria"/>
          <w:b/>
          <w:sz w:val="36"/>
          <w:szCs w:val="36"/>
          <w:lang w:val="en-US" w:eastAsia="en-US"/>
        </w:rPr>
      </w:pPr>
    </w:p>
    <w:p w14:paraId="26833D59" w14:textId="77777777" w:rsidR="00212252" w:rsidRDefault="009C4629" w:rsidP="00212252">
      <w:pPr>
        <w:spacing w:after="200" w:line="276" w:lineRule="auto"/>
        <w:jc w:val="center"/>
        <w:rPr>
          <w:ins w:id="5" w:author="Parimita Saikia" w:date="2025-04-29T14:54:00Z"/>
          <w:rFonts w:ascii="Cambria" w:hAnsi="Cambria"/>
          <w:b/>
          <w:sz w:val="36"/>
          <w:szCs w:val="36"/>
          <w:lang w:val="en-US" w:eastAsia="en-US"/>
        </w:rPr>
      </w:pPr>
      <w:r>
        <w:rPr>
          <w:rFonts w:ascii="Cambria" w:hAnsi="Cambria"/>
          <w:b/>
          <w:sz w:val="36"/>
          <w:szCs w:val="36"/>
          <w:lang w:val="en-US" w:eastAsia="en-US"/>
        </w:rPr>
        <w:t>M.Sc.</w:t>
      </w:r>
      <w:r w:rsidR="00DD5590" w:rsidRPr="00647245">
        <w:rPr>
          <w:rFonts w:ascii="Cambria" w:hAnsi="Cambria"/>
          <w:b/>
          <w:sz w:val="36"/>
          <w:szCs w:val="36"/>
          <w:lang w:val="en-US" w:eastAsia="en-US"/>
        </w:rPr>
        <w:t xml:space="preserve"> in</w:t>
      </w:r>
      <w:r w:rsidR="00A04E9C" w:rsidRPr="00647245">
        <w:rPr>
          <w:rFonts w:ascii="Cambria" w:hAnsi="Cambria"/>
          <w:b/>
          <w:sz w:val="36"/>
          <w:szCs w:val="36"/>
          <w:lang w:val="en-US" w:eastAsia="en-US"/>
        </w:rPr>
        <w:t xml:space="preserve"> Geo</w:t>
      </w:r>
      <w:r>
        <w:rPr>
          <w:rFonts w:ascii="Cambria" w:hAnsi="Cambria"/>
          <w:b/>
          <w:sz w:val="36"/>
          <w:szCs w:val="36"/>
          <w:lang w:val="en-US" w:eastAsia="en-US"/>
        </w:rPr>
        <w:t>informatics</w:t>
      </w:r>
    </w:p>
    <w:p w14:paraId="143B7703" w14:textId="77777777" w:rsidR="00212252" w:rsidRDefault="00212252" w:rsidP="00212252">
      <w:pPr>
        <w:spacing w:after="200" w:line="276" w:lineRule="auto"/>
        <w:jc w:val="center"/>
        <w:rPr>
          <w:rFonts w:ascii="Cambria" w:hAnsi="Cambria"/>
          <w:b/>
          <w:sz w:val="36"/>
          <w:szCs w:val="36"/>
          <w:lang w:val="en-US" w:eastAsia="en-US"/>
        </w:rPr>
      </w:pPr>
      <w:r>
        <w:rPr>
          <w:rFonts w:ascii="Cambria" w:hAnsi="Cambria"/>
          <w:b/>
          <w:sz w:val="36"/>
          <w:szCs w:val="36"/>
          <w:lang w:val="en-US" w:eastAsia="en-US"/>
        </w:rPr>
        <w:t>Postgraduate Programme as per NEP, 2020</w:t>
      </w:r>
    </w:p>
    <w:p w14:paraId="6EDA91B4" w14:textId="77777777" w:rsidR="00212252" w:rsidRDefault="00212252" w:rsidP="00212252">
      <w:pPr>
        <w:spacing w:after="200" w:line="276" w:lineRule="auto"/>
        <w:jc w:val="center"/>
        <w:rPr>
          <w:rFonts w:ascii="Cambria" w:hAnsi="Cambria"/>
          <w:b/>
          <w:sz w:val="36"/>
          <w:szCs w:val="36"/>
          <w:lang w:val="en-US" w:eastAsia="en-US"/>
        </w:rPr>
      </w:pPr>
      <w:r>
        <w:rPr>
          <w:rFonts w:ascii="Cambria" w:hAnsi="Cambria"/>
          <w:b/>
          <w:sz w:val="36"/>
          <w:szCs w:val="36"/>
          <w:lang w:val="en-US" w:eastAsia="en-US"/>
        </w:rPr>
        <w:t>W.E.F</w:t>
      </w:r>
    </w:p>
    <w:p w14:paraId="54B393A5" w14:textId="126D3A47" w:rsidR="003A728A" w:rsidRPr="00647245" w:rsidRDefault="00212252" w:rsidP="00212252">
      <w:pPr>
        <w:spacing w:after="200" w:line="276" w:lineRule="auto"/>
        <w:jc w:val="center"/>
        <w:rPr>
          <w:rFonts w:ascii="Cambria" w:hAnsi="Cambria"/>
          <w:b/>
          <w:sz w:val="36"/>
          <w:szCs w:val="36"/>
          <w:lang w:val="en-US" w:eastAsia="en-US"/>
        </w:rPr>
      </w:pPr>
      <w:r>
        <w:rPr>
          <w:rFonts w:ascii="Cambria" w:hAnsi="Cambria"/>
          <w:b/>
          <w:sz w:val="36"/>
          <w:szCs w:val="36"/>
          <w:lang w:val="en-US" w:eastAsia="en-US"/>
        </w:rPr>
        <w:t>AY-2025-26</w:t>
      </w:r>
      <w:r w:rsidR="00A04E9C" w:rsidRPr="00647245">
        <w:rPr>
          <w:rFonts w:ascii="Cambria" w:hAnsi="Cambria"/>
          <w:b/>
          <w:sz w:val="40"/>
          <w:szCs w:val="40"/>
          <w:lang w:val="en-US" w:eastAsia="en-US"/>
        </w:rPr>
        <w:br w:type="page"/>
      </w:r>
    </w:p>
    <w:p w14:paraId="08340DE4" w14:textId="77777777" w:rsidR="00C46831" w:rsidRPr="00647245" w:rsidRDefault="00C46831" w:rsidP="003E187A">
      <w:pPr>
        <w:spacing w:after="160" w:line="259" w:lineRule="auto"/>
        <w:jc w:val="center"/>
        <w:rPr>
          <w:rFonts w:ascii="Cambria" w:hAnsi="Cambria"/>
          <w:b/>
          <w:sz w:val="28"/>
          <w:szCs w:val="28"/>
          <w:lang w:val="en-US" w:eastAsia="en-US"/>
        </w:rPr>
      </w:pPr>
      <w:r w:rsidRPr="00647245">
        <w:rPr>
          <w:rFonts w:ascii="Cambria" w:hAnsi="Cambria"/>
          <w:b/>
          <w:sz w:val="28"/>
          <w:szCs w:val="28"/>
          <w:lang w:val="en-US" w:eastAsia="en-US"/>
        </w:rPr>
        <w:lastRenderedPageBreak/>
        <w:t>Table of Contents</w:t>
      </w:r>
    </w:p>
    <w:p w14:paraId="50059B59" w14:textId="77777777" w:rsidR="00D6329D" w:rsidRPr="00647245" w:rsidRDefault="00D6329D" w:rsidP="003E187A">
      <w:pPr>
        <w:spacing w:after="160" w:line="259" w:lineRule="auto"/>
        <w:jc w:val="center"/>
        <w:rPr>
          <w:rFonts w:ascii="Cambria" w:hAnsi="Cambria"/>
          <w:b/>
          <w:sz w:val="28"/>
          <w:szCs w:val="28"/>
          <w:lang w:val="en-US" w:eastAsia="en-US"/>
        </w:rPr>
      </w:pPr>
    </w:p>
    <w:p w14:paraId="02259607" w14:textId="77777777" w:rsidR="00C46831" w:rsidRPr="00647245" w:rsidRDefault="00C46831" w:rsidP="003E187A">
      <w:pPr>
        <w:spacing w:after="160" w:line="259" w:lineRule="auto"/>
        <w:rPr>
          <w:rFonts w:ascii="Cambria" w:hAnsi="Cambria"/>
          <w:b/>
          <w:sz w:val="22"/>
          <w:szCs w:val="22"/>
          <w:lang w:val="en-US" w:eastAsia="en-US"/>
        </w:rPr>
      </w:pPr>
    </w:p>
    <w:tbl>
      <w:tblPr>
        <w:tblStyle w:val="TableGrid"/>
        <w:tblW w:w="0" w:type="auto"/>
        <w:tblLook w:val="04A0" w:firstRow="1" w:lastRow="0" w:firstColumn="1" w:lastColumn="0" w:noHBand="0" w:noVBand="1"/>
      </w:tblPr>
      <w:tblGrid>
        <w:gridCol w:w="671"/>
        <w:gridCol w:w="7853"/>
        <w:gridCol w:w="1456"/>
      </w:tblGrid>
      <w:tr w:rsidR="00C46831" w:rsidRPr="00647245" w14:paraId="7BB1C554" w14:textId="77777777" w:rsidTr="00DB6FE2">
        <w:trPr>
          <w:trHeight w:val="1062"/>
        </w:trPr>
        <w:tc>
          <w:tcPr>
            <w:tcW w:w="675" w:type="dxa"/>
            <w:vAlign w:val="center"/>
          </w:tcPr>
          <w:p w14:paraId="76F94535" w14:textId="77777777" w:rsidR="00C46831" w:rsidRPr="00647245" w:rsidRDefault="00C46831" w:rsidP="003E187A">
            <w:pPr>
              <w:spacing w:after="160" w:line="259" w:lineRule="auto"/>
              <w:jc w:val="center"/>
              <w:rPr>
                <w:rFonts w:ascii="Cambria" w:hAnsi="Cambria"/>
                <w:b/>
                <w:sz w:val="28"/>
                <w:szCs w:val="28"/>
                <w:lang w:val="en-US" w:eastAsia="en-US"/>
              </w:rPr>
            </w:pPr>
            <w:r w:rsidRPr="00647245">
              <w:rPr>
                <w:rFonts w:ascii="Cambria" w:hAnsi="Cambria"/>
                <w:b/>
                <w:sz w:val="28"/>
                <w:szCs w:val="28"/>
                <w:lang w:val="en-US" w:eastAsia="en-US"/>
              </w:rPr>
              <w:t>Sl. No.</w:t>
            </w:r>
          </w:p>
        </w:tc>
        <w:tc>
          <w:tcPr>
            <w:tcW w:w="8485" w:type="dxa"/>
            <w:vAlign w:val="center"/>
          </w:tcPr>
          <w:p w14:paraId="53E10B13" w14:textId="77777777" w:rsidR="00C46831" w:rsidRPr="00647245" w:rsidRDefault="00C46831" w:rsidP="003E187A">
            <w:pPr>
              <w:spacing w:after="160" w:line="259" w:lineRule="auto"/>
              <w:jc w:val="center"/>
              <w:rPr>
                <w:rFonts w:ascii="Cambria" w:hAnsi="Cambria"/>
                <w:b/>
                <w:sz w:val="28"/>
                <w:szCs w:val="28"/>
                <w:lang w:val="en-US" w:eastAsia="en-US"/>
              </w:rPr>
            </w:pPr>
            <w:r w:rsidRPr="00647245">
              <w:rPr>
                <w:rFonts w:ascii="Cambria" w:hAnsi="Cambria"/>
                <w:b/>
                <w:sz w:val="28"/>
                <w:szCs w:val="28"/>
                <w:lang w:val="en-US" w:eastAsia="en-US"/>
              </w:rPr>
              <w:t>Contents</w:t>
            </w:r>
          </w:p>
        </w:tc>
        <w:tc>
          <w:tcPr>
            <w:tcW w:w="1522" w:type="dxa"/>
            <w:vAlign w:val="center"/>
          </w:tcPr>
          <w:p w14:paraId="7B72BC61" w14:textId="77777777" w:rsidR="00C46831" w:rsidRPr="00647245" w:rsidRDefault="00C46831" w:rsidP="003E187A">
            <w:pPr>
              <w:spacing w:after="160" w:line="259" w:lineRule="auto"/>
              <w:jc w:val="center"/>
              <w:rPr>
                <w:rFonts w:ascii="Cambria" w:hAnsi="Cambria"/>
                <w:b/>
                <w:sz w:val="28"/>
                <w:szCs w:val="28"/>
                <w:lang w:val="en-US" w:eastAsia="en-US"/>
              </w:rPr>
            </w:pPr>
            <w:r w:rsidRPr="00647245">
              <w:rPr>
                <w:rFonts w:ascii="Cambria" w:hAnsi="Cambria"/>
                <w:b/>
                <w:sz w:val="28"/>
                <w:szCs w:val="28"/>
                <w:lang w:val="en-US" w:eastAsia="en-US"/>
              </w:rPr>
              <w:t>Page no.</w:t>
            </w:r>
          </w:p>
        </w:tc>
      </w:tr>
      <w:tr w:rsidR="00C46831" w:rsidRPr="00647245" w14:paraId="05387062" w14:textId="77777777" w:rsidTr="00DB6FE2">
        <w:trPr>
          <w:trHeight w:val="531"/>
        </w:trPr>
        <w:tc>
          <w:tcPr>
            <w:tcW w:w="675" w:type="dxa"/>
            <w:vAlign w:val="center"/>
          </w:tcPr>
          <w:p w14:paraId="6DEC1D86" w14:textId="77777777" w:rsidR="00C46831" w:rsidRPr="00647245" w:rsidRDefault="0085632B" w:rsidP="003E187A">
            <w:pPr>
              <w:spacing w:after="160" w:line="259" w:lineRule="auto"/>
              <w:jc w:val="center"/>
              <w:rPr>
                <w:rFonts w:ascii="Cambria" w:hAnsi="Cambria"/>
                <w:b/>
                <w:lang w:val="en-US" w:eastAsia="en-US"/>
              </w:rPr>
            </w:pPr>
            <w:r w:rsidRPr="00647245">
              <w:rPr>
                <w:rFonts w:ascii="Cambria" w:hAnsi="Cambria"/>
                <w:b/>
                <w:lang w:val="en-US" w:eastAsia="en-US"/>
              </w:rPr>
              <w:t>1</w:t>
            </w:r>
          </w:p>
        </w:tc>
        <w:tc>
          <w:tcPr>
            <w:tcW w:w="8485" w:type="dxa"/>
            <w:vAlign w:val="center"/>
          </w:tcPr>
          <w:p w14:paraId="1635A12F" w14:textId="0FFA66E1" w:rsidR="00C46831"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PREAMBLE</w:t>
            </w:r>
          </w:p>
        </w:tc>
        <w:tc>
          <w:tcPr>
            <w:tcW w:w="1522" w:type="dxa"/>
            <w:vAlign w:val="center"/>
          </w:tcPr>
          <w:p w14:paraId="22753329" w14:textId="4DFED06A" w:rsidR="00C46831" w:rsidRPr="00647245" w:rsidRDefault="00DB706A" w:rsidP="003E187A">
            <w:pPr>
              <w:spacing w:after="160" w:line="259" w:lineRule="auto"/>
              <w:jc w:val="center"/>
              <w:rPr>
                <w:rFonts w:ascii="Cambria" w:hAnsi="Cambria"/>
                <w:b/>
                <w:lang w:val="en-US" w:eastAsia="en-US"/>
              </w:rPr>
            </w:pPr>
            <w:r w:rsidRPr="00647245">
              <w:rPr>
                <w:rFonts w:ascii="Cambria" w:hAnsi="Cambria"/>
                <w:b/>
                <w:lang w:val="en-US" w:eastAsia="en-US"/>
              </w:rPr>
              <w:t>2</w:t>
            </w:r>
          </w:p>
        </w:tc>
      </w:tr>
      <w:tr w:rsidR="00C46831" w:rsidRPr="00647245" w14:paraId="75B85D04" w14:textId="77777777" w:rsidTr="00DB6FE2">
        <w:trPr>
          <w:trHeight w:val="531"/>
        </w:trPr>
        <w:tc>
          <w:tcPr>
            <w:tcW w:w="675" w:type="dxa"/>
            <w:vAlign w:val="center"/>
          </w:tcPr>
          <w:p w14:paraId="613C13D3" w14:textId="77777777" w:rsidR="00C46831" w:rsidRPr="00647245" w:rsidRDefault="0085632B" w:rsidP="003E187A">
            <w:pPr>
              <w:spacing w:after="160" w:line="259" w:lineRule="auto"/>
              <w:jc w:val="center"/>
              <w:rPr>
                <w:rFonts w:ascii="Cambria" w:hAnsi="Cambria"/>
                <w:b/>
                <w:lang w:val="en-US" w:eastAsia="en-US"/>
              </w:rPr>
            </w:pPr>
            <w:r w:rsidRPr="00647245">
              <w:rPr>
                <w:rFonts w:ascii="Cambria" w:hAnsi="Cambria"/>
                <w:b/>
                <w:lang w:val="en-US" w:eastAsia="en-US"/>
              </w:rPr>
              <w:t>2</w:t>
            </w:r>
          </w:p>
        </w:tc>
        <w:tc>
          <w:tcPr>
            <w:tcW w:w="8485" w:type="dxa"/>
            <w:vAlign w:val="center"/>
          </w:tcPr>
          <w:p w14:paraId="58D176A5" w14:textId="133CA34D" w:rsidR="00C46831"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Introduction</w:t>
            </w:r>
          </w:p>
        </w:tc>
        <w:tc>
          <w:tcPr>
            <w:tcW w:w="1522" w:type="dxa"/>
            <w:vAlign w:val="center"/>
          </w:tcPr>
          <w:p w14:paraId="76C16E7B" w14:textId="438E4A66" w:rsidR="00C46831" w:rsidRPr="00647245" w:rsidRDefault="00DB706A" w:rsidP="003E187A">
            <w:pPr>
              <w:spacing w:after="160" w:line="259" w:lineRule="auto"/>
              <w:jc w:val="center"/>
              <w:rPr>
                <w:rFonts w:ascii="Cambria" w:hAnsi="Cambria"/>
                <w:b/>
                <w:lang w:val="en-US" w:eastAsia="en-US"/>
              </w:rPr>
            </w:pPr>
            <w:r w:rsidRPr="00647245">
              <w:rPr>
                <w:rFonts w:ascii="Cambria" w:hAnsi="Cambria"/>
                <w:b/>
                <w:lang w:val="en-US" w:eastAsia="en-US"/>
              </w:rPr>
              <w:t>3</w:t>
            </w:r>
          </w:p>
        </w:tc>
      </w:tr>
      <w:tr w:rsidR="00C46831" w:rsidRPr="00647245" w14:paraId="7F3CB592" w14:textId="77777777" w:rsidTr="001F2A5B">
        <w:trPr>
          <w:trHeight w:val="616"/>
        </w:trPr>
        <w:tc>
          <w:tcPr>
            <w:tcW w:w="675" w:type="dxa"/>
            <w:vAlign w:val="center"/>
          </w:tcPr>
          <w:p w14:paraId="3CD557DE" w14:textId="77777777" w:rsidR="00C46831" w:rsidRPr="00647245" w:rsidRDefault="0085632B" w:rsidP="003E187A">
            <w:pPr>
              <w:spacing w:after="160" w:line="259" w:lineRule="auto"/>
              <w:jc w:val="center"/>
              <w:rPr>
                <w:rFonts w:ascii="Cambria" w:hAnsi="Cambria"/>
                <w:b/>
                <w:lang w:val="en-US" w:eastAsia="en-US"/>
              </w:rPr>
            </w:pPr>
            <w:r w:rsidRPr="00647245">
              <w:rPr>
                <w:rFonts w:ascii="Cambria" w:hAnsi="Cambria"/>
                <w:b/>
                <w:lang w:val="en-US" w:eastAsia="en-US"/>
              </w:rPr>
              <w:t>3</w:t>
            </w:r>
          </w:p>
        </w:tc>
        <w:tc>
          <w:tcPr>
            <w:tcW w:w="8485" w:type="dxa"/>
            <w:vAlign w:val="center"/>
          </w:tcPr>
          <w:p w14:paraId="5F98AB66" w14:textId="10CB4F98" w:rsidR="00C46831"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Approach to Curriculum Planning</w:t>
            </w:r>
          </w:p>
        </w:tc>
        <w:tc>
          <w:tcPr>
            <w:tcW w:w="1522" w:type="dxa"/>
            <w:vAlign w:val="center"/>
          </w:tcPr>
          <w:p w14:paraId="7EF45A64" w14:textId="44C9075E" w:rsidR="00C46831" w:rsidRPr="00647245" w:rsidRDefault="00DB706A" w:rsidP="003E187A">
            <w:pPr>
              <w:spacing w:after="160" w:line="259" w:lineRule="auto"/>
              <w:jc w:val="center"/>
              <w:rPr>
                <w:rFonts w:ascii="Cambria" w:hAnsi="Cambria"/>
                <w:b/>
                <w:lang w:val="en-US" w:eastAsia="en-US"/>
              </w:rPr>
            </w:pPr>
            <w:r w:rsidRPr="00647245">
              <w:rPr>
                <w:rFonts w:ascii="Cambria" w:hAnsi="Cambria"/>
                <w:b/>
                <w:lang w:val="en-US" w:eastAsia="en-US"/>
              </w:rPr>
              <w:t>3</w:t>
            </w:r>
          </w:p>
        </w:tc>
      </w:tr>
      <w:tr w:rsidR="00C46831" w:rsidRPr="00647245" w14:paraId="20B95283" w14:textId="77777777" w:rsidTr="00DB6FE2">
        <w:trPr>
          <w:trHeight w:val="531"/>
        </w:trPr>
        <w:tc>
          <w:tcPr>
            <w:tcW w:w="675" w:type="dxa"/>
            <w:vAlign w:val="center"/>
          </w:tcPr>
          <w:p w14:paraId="570E9CFF" w14:textId="77777777" w:rsidR="00C46831" w:rsidRPr="00647245" w:rsidRDefault="0085632B" w:rsidP="003E187A">
            <w:pPr>
              <w:spacing w:after="160" w:line="259" w:lineRule="auto"/>
              <w:jc w:val="center"/>
              <w:rPr>
                <w:rFonts w:ascii="Cambria" w:hAnsi="Cambria"/>
                <w:b/>
                <w:lang w:val="en-US" w:eastAsia="en-US"/>
              </w:rPr>
            </w:pPr>
            <w:r w:rsidRPr="00647245">
              <w:rPr>
                <w:rFonts w:ascii="Cambria" w:hAnsi="Cambria"/>
                <w:b/>
                <w:lang w:val="en-US" w:eastAsia="en-US"/>
              </w:rPr>
              <w:t>4</w:t>
            </w:r>
          </w:p>
        </w:tc>
        <w:tc>
          <w:tcPr>
            <w:tcW w:w="8485" w:type="dxa"/>
            <w:vAlign w:val="center"/>
          </w:tcPr>
          <w:p w14:paraId="66A9BF52" w14:textId="612686FA" w:rsidR="00C46831"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 xml:space="preserve">Aims of Bachelor’s Degree Programme in </w:t>
            </w:r>
            <w:r w:rsidR="000064AD">
              <w:rPr>
                <w:rFonts w:ascii="Cambria" w:hAnsi="Cambria"/>
                <w:b/>
                <w:lang w:val="en-US" w:eastAsia="en-US"/>
              </w:rPr>
              <w:t>M</w:t>
            </w:r>
            <w:r w:rsidRPr="00647245">
              <w:rPr>
                <w:rFonts w:ascii="Cambria" w:hAnsi="Cambria"/>
                <w:b/>
                <w:lang w:val="en-US" w:eastAsia="en-US"/>
              </w:rPr>
              <w:t>.Sc.  in Geo</w:t>
            </w:r>
            <w:r w:rsidR="000064AD">
              <w:rPr>
                <w:rFonts w:ascii="Cambria" w:hAnsi="Cambria"/>
                <w:b/>
                <w:lang w:val="en-US" w:eastAsia="en-US"/>
              </w:rPr>
              <w:t>informatics</w:t>
            </w:r>
          </w:p>
        </w:tc>
        <w:tc>
          <w:tcPr>
            <w:tcW w:w="1522" w:type="dxa"/>
            <w:vAlign w:val="center"/>
          </w:tcPr>
          <w:p w14:paraId="191DA115" w14:textId="5E3ECECE" w:rsidR="00C46831"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4</w:t>
            </w:r>
          </w:p>
        </w:tc>
      </w:tr>
      <w:tr w:rsidR="00C46831" w:rsidRPr="00647245" w14:paraId="04002192" w14:textId="77777777" w:rsidTr="00DB6FE2">
        <w:trPr>
          <w:trHeight w:val="531"/>
        </w:trPr>
        <w:tc>
          <w:tcPr>
            <w:tcW w:w="675" w:type="dxa"/>
            <w:vAlign w:val="center"/>
          </w:tcPr>
          <w:p w14:paraId="009F21B1" w14:textId="77777777" w:rsidR="00C46831" w:rsidRPr="00647245" w:rsidRDefault="0085632B" w:rsidP="003E187A">
            <w:pPr>
              <w:spacing w:after="160" w:line="259" w:lineRule="auto"/>
              <w:jc w:val="center"/>
              <w:rPr>
                <w:rFonts w:ascii="Cambria" w:hAnsi="Cambria"/>
                <w:b/>
                <w:lang w:val="en-US" w:eastAsia="en-US"/>
              </w:rPr>
            </w:pPr>
            <w:r w:rsidRPr="00647245">
              <w:rPr>
                <w:rFonts w:ascii="Cambria" w:hAnsi="Cambria"/>
                <w:b/>
                <w:lang w:val="en-US" w:eastAsia="en-US"/>
              </w:rPr>
              <w:t>5</w:t>
            </w:r>
          </w:p>
        </w:tc>
        <w:tc>
          <w:tcPr>
            <w:tcW w:w="8485" w:type="dxa"/>
            <w:vAlign w:val="center"/>
          </w:tcPr>
          <w:p w14:paraId="73DC3C52" w14:textId="63699B28" w:rsidR="00C46831" w:rsidRPr="00647245" w:rsidRDefault="000064AD" w:rsidP="003E187A">
            <w:pPr>
              <w:spacing w:after="160" w:line="259" w:lineRule="auto"/>
              <w:rPr>
                <w:rFonts w:ascii="Cambria" w:hAnsi="Cambria"/>
                <w:b/>
                <w:lang w:val="en-US" w:eastAsia="en-US"/>
              </w:rPr>
            </w:pPr>
            <w:r>
              <w:rPr>
                <w:rFonts w:ascii="Cambria" w:hAnsi="Cambria"/>
                <w:b/>
                <w:lang w:val="en-US" w:eastAsia="en-US"/>
              </w:rPr>
              <w:t>Postg</w:t>
            </w:r>
            <w:r w:rsidR="00DD5590" w:rsidRPr="00647245">
              <w:rPr>
                <w:rFonts w:ascii="Cambria" w:hAnsi="Cambria"/>
                <w:b/>
                <w:lang w:val="en-US" w:eastAsia="en-US"/>
              </w:rPr>
              <w:t>raduate Attributes</w:t>
            </w:r>
          </w:p>
        </w:tc>
        <w:tc>
          <w:tcPr>
            <w:tcW w:w="1522" w:type="dxa"/>
            <w:vAlign w:val="center"/>
          </w:tcPr>
          <w:p w14:paraId="6302F865" w14:textId="2A90A215" w:rsidR="00C46831"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4</w:t>
            </w:r>
          </w:p>
        </w:tc>
      </w:tr>
      <w:tr w:rsidR="00EB2D15" w:rsidRPr="00647245" w14:paraId="02FA2C17" w14:textId="77777777" w:rsidTr="00DB6FE2">
        <w:trPr>
          <w:trHeight w:val="531"/>
        </w:trPr>
        <w:tc>
          <w:tcPr>
            <w:tcW w:w="675" w:type="dxa"/>
            <w:vAlign w:val="center"/>
          </w:tcPr>
          <w:p w14:paraId="1414A094" w14:textId="77777777" w:rsidR="00EB2D15" w:rsidRPr="00647245" w:rsidRDefault="00EB2D15" w:rsidP="003E187A">
            <w:pPr>
              <w:spacing w:after="160" w:line="259" w:lineRule="auto"/>
              <w:jc w:val="center"/>
              <w:rPr>
                <w:rFonts w:ascii="Cambria" w:hAnsi="Cambria"/>
                <w:b/>
                <w:lang w:val="en-US" w:eastAsia="en-US"/>
              </w:rPr>
            </w:pPr>
            <w:r w:rsidRPr="00647245">
              <w:rPr>
                <w:rFonts w:ascii="Cambria" w:hAnsi="Cambria"/>
                <w:b/>
                <w:lang w:val="en-US" w:eastAsia="en-US"/>
              </w:rPr>
              <w:t>6</w:t>
            </w:r>
          </w:p>
        </w:tc>
        <w:tc>
          <w:tcPr>
            <w:tcW w:w="8485" w:type="dxa"/>
            <w:vAlign w:val="center"/>
          </w:tcPr>
          <w:p w14:paraId="76610CA1" w14:textId="277CF253" w:rsidR="00EB2D15"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Qualitative Descriptors and Programme Learning Outcomes</w:t>
            </w:r>
          </w:p>
        </w:tc>
        <w:tc>
          <w:tcPr>
            <w:tcW w:w="1522" w:type="dxa"/>
            <w:vAlign w:val="center"/>
          </w:tcPr>
          <w:p w14:paraId="042E658B" w14:textId="1402C7F0" w:rsidR="00EB2D15"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4-5</w:t>
            </w:r>
          </w:p>
        </w:tc>
      </w:tr>
      <w:tr w:rsidR="00EB2D15" w:rsidRPr="00647245" w14:paraId="3E8AC5D0" w14:textId="77777777" w:rsidTr="00DB6FE2">
        <w:trPr>
          <w:trHeight w:val="548"/>
        </w:trPr>
        <w:tc>
          <w:tcPr>
            <w:tcW w:w="675" w:type="dxa"/>
            <w:vAlign w:val="center"/>
          </w:tcPr>
          <w:p w14:paraId="527A105F" w14:textId="77777777" w:rsidR="00EB2D15" w:rsidRPr="00647245" w:rsidRDefault="00EB2D15" w:rsidP="003E187A">
            <w:pPr>
              <w:spacing w:after="160" w:line="259" w:lineRule="auto"/>
              <w:jc w:val="center"/>
              <w:rPr>
                <w:rFonts w:ascii="Cambria" w:hAnsi="Cambria"/>
                <w:b/>
                <w:lang w:val="en-US" w:eastAsia="en-US"/>
              </w:rPr>
            </w:pPr>
            <w:r w:rsidRPr="00647245">
              <w:rPr>
                <w:rFonts w:ascii="Cambria" w:hAnsi="Cambria"/>
                <w:b/>
                <w:lang w:val="en-US" w:eastAsia="en-US"/>
              </w:rPr>
              <w:t>7</w:t>
            </w:r>
          </w:p>
        </w:tc>
        <w:tc>
          <w:tcPr>
            <w:tcW w:w="8485" w:type="dxa"/>
            <w:vAlign w:val="center"/>
          </w:tcPr>
          <w:p w14:paraId="2FD2F830" w14:textId="055A70CF" w:rsidR="00EB2D15" w:rsidRPr="00647245" w:rsidRDefault="00DD5590" w:rsidP="003E187A">
            <w:pPr>
              <w:spacing w:after="160" w:line="259" w:lineRule="auto"/>
              <w:rPr>
                <w:rFonts w:ascii="Cambria" w:hAnsi="Cambria"/>
                <w:b/>
                <w:lang w:val="en-US" w:eastAsia="en-US"/>
              </w:rPr>
            </w:pPr>
            <w:r w:rsidRPr="00647245">
              <w:rPr>
                <w:rFonts w:ascii="Cambria" w:hAnsi="Cambria"/>
                <w:b/>
                <w:lang w:val="en-US" w:eastAsia="en-US"/>
              </w:rPr>
              <w:t>Learning Outcome Matrix</w:t>
            </w:r>
          </w:p>
        </w:tc>
        <w:tc>
          <w:tcPr>
            <w:tcW w:w="1522" w:type="dxa"/>
            <w:vAlign w:val="center"/>
          </w:tcPr>
          <w:p w14:paraId="4B881497" w14:textId="49BCEF25" w:rsidR="00EB2D15"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6</w:t>
            </w:r>
          </w:p>
        </w:tc>
      </w:tr>
      <w:tr w:rsidR="00A563CF" w:rsidRPr="00647245" w14:paraId="669573BF" w14:textId="77777777" w:rsidTr="00DB6FE2">
        <w:trPr>
          <w:trHeight w:val="548"/>
        </w:trPr>
        <w:tc>
          <w:tcPr>
            <w:tcW w:w="675" w:type="dxa"/>
            <w:vAlign w:val="center"/>
          </w:tcPr>
          <w:p w14:paraId="27D4F06F" w14:textId="0E866385" w:rsidR="00A563CF" w:rsidRPr="00647245" w:rsidRDefault="00A563CF" w:rsidP="003E187A">
            <w:pPr>
              <w:spacing w:after="160" w:line="259" w:lineRule="auto"/>
              <w:jc w:val="center"/>
              <w:rPr>
                <w:rFonts w:ascii="Cambria" w:hAnsi="Cambria"/>
                <w:b/>
                <w:lang w:val="en-US" w:eastAsia="en-US"/>
              </w:rPr>
            </w:pPr>
            <w:r w:rsidRPr="00647245">
              <w:rPr>
                <w:rFonts w:ascii="Cambria" w:hAnsi="Cambria"/>
                <w:b/>
                <w:lang w:val="en-US" w:eastAsia="en-US"/>
              </w:rPr>
              <w:t>8</w:t>
            </w:r>
          </w:p>
        </w:tc>
        <w:tc>
          <w:tcPr>
            <w:tcW w:w="8485" w:type="dxa"/>
            <w:vAlign w:val="center"/>
          </w:tcPr>
          <w:p w14:paraId="2F189E87" w14:textId="67C765E1" w:rsidR="00A563CF" w:rsidRPr="00647245" w:rsidRDefault="00A563CF" w:rsidP="003E187A">
            <w:pPr>
              <w:spacing w:after="160" w:line="259" w:lineRule="auto"/>
              <w:rPr>
                <w:rFonts w:ascii="Cambria" w:hAnsi="Cambria"/>
                <w:b/>
                <w:lang w:val="en-US" w:eastAsia="en-US"/>
              </w:rPr>
            </w:pPr>
            <w:r w:rsidRPr="00647245">
              <w:rPr>
                <w:rFonts w:ascii="Cambria" w:hAnsi="Cambria"/>
                <w:b/>
                <w:lang w:val="en-US" w:eastAsia="en-US"/>
              </w:rPr>
              <w:t>Teaching Learning Methodologies</w:t>
            </w:r>
          </w:p>
        </w:tc>
        <w:tc>
          <w:tcPr>
            <w:tcW w:w="1522" w:type="dxa"/>
            <w:vAlign w:val="center"/>
          </w:tcPr>
          <w:p w14:paraId="5E867077" w14:textId="3AF9966E" w:rsidR="00A563CF"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6-7</w:t>
            </w:r>
          </w:p>
        </w:tc>
      </w:tr>
      <w:tr w:rsidR="00A563CF" w:rsidRPr="00647245" w14:paraId="546BA0A0" w14:textId="77777777" w:rsidTr="00DB6FE2">
        <w:trPr>
          <w:trHeight w:val="548"/>
        </w:trPr>
        <w:tc>
          <w:tcPr>
            <w:tcW w:w="675" w:type="dxa"/>
            <w:vAlign w:val="center"/>
          </w:tcPr>
          <w:p w14:paraId="6521D2B4" w14:textId="3FFDED12" w:rsidR="00A563CF" w:rsidRPr="00647245" w:rsidRDefault="00A563CF" w:rsidP="003E187A">
            <w:pPr>
              <w:spacing w:after="160" w:line="259" w:lineRule="auto"/>
              <w:jc w:val="center"/>
              <w:rPr>
                <w:rFonts w:ascii="Cambria" w:hAnsi="Cambria"/>
                <w:b/>
                <w:lang w:val="en-US" w:eastAsia="en-US"/>
              </w:rPr>
            </w:pPr>
            <w:r w:rsidRPr="00647245">
              <w:rPr>
                <w:rFonts w:ascii="Cambria" w:hAnsi="Cambria"/>
                <w:b/>
                <w:lang w:val="en-US" w:eastAsia="en-US"/>
              </w:rPr>
              <w:t>9</w:t>
            </w:r>
          </w:p>
        </w:tc>
        <w:tc>
          <w:tcPr>
            <w:tcW w:w="8485" w:type="dxa"/>
            <w:vAlign w:val="center"/>
          </w:tcPr>
          <w:p w14:paraId="5D9D25D8" w14:textId="2C1F1090" w:rsidR="00A563CF" w:rsidRPr="00647245" w:rsidRDefault="00A563CF" w:rsidP="003E187A">
            <w:pPr>
              <w:spacing w:after="160" w:line="259" w:lineRule="auto"/>
              <w:rPr>
                <w:rFonts w:ascii="Cambria" w:hAnsi="Cambria"/>
                <w:b/>
                <w:lang w:val="en-US" w:eastAsia="en-US"/>
              </w:rPr>
            </w:pPr>
            <w:r w:rsidRPr="00647245">
              <w:rPr>
                <w:rFonts w:ascii="Cambria" w:hAnsi="Cambria"/>
                <w:b/>
                <w:lang w:val="en-US" w:eastAsia="en-US"/>
              </w:rPr>
              <w:t>Assessment and Outcome Measurement Methods</w:t>
            </w:r>
          </w:p>
        </w:tc>
        <w:tc>
          <w:tcPr>
            <w:tcW w:w="1522" w:type="dxa"/>
            <w:vAlign w:val="center"/>
          </w:tcPr>
          <w:p w14:paraId="70C1C33B" w14:textId="140CD321" w:rsidR="00A563CF"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7</w:t>
            </w:r>
          </w:p>
        </w:tc>
      </w:tr>
      <w:tr w:rsidR="00A563CF" w:rsidRPr="00647245" w14:paraId="57A031A6" w14:textId="77777777" w:rsidTr="00DB6FE2">
        <w:trPr>
          <w:trHeight w:val="548"/>
        </w:trPr>
        <w:tc>
          <w:tcPr>
            <w:tcW w:w="675" w:type="dxa"/>
            <w:vAlign w:val="center"/>
          </w:tcPr>
          <w:p w14:paraId="5DBF6A53" w14:textId="3386EEE5" w:rsidR="00A563CF" w:rsidRPr="00647245" w:rsidRDefault="00A563CF" w:rsidP="003E187A">
            <w:pPr>
              <w:spacing w:after="160" w:line="259" w:lineRule="auto"/>
              <w:jc w:val="center"/>
              <w:rPr>
                <w:rFonts w:ascii="Cambria" w:hAnsi="Cambria"/>
                <w:b/>
                <w:lang w:val="en-US" w:eastAsia="en-US"/>
              </w:rPr>
            </w:pPr>
            <w:r w:rsidRPr="00647245">
              <w:rPr>
                <w:rFonts w:ascii="Cambria" w:hAnsi="Cambria"/>
                <w:b/>
                <w:lang w:val="en-US" w:eastAsia="en-US"/>
              </w:rPr>
              <w:t>10</w:t>
            </w:r>
          </w:p>
        </w:tc>
        <w:tc>
          <w:tcPr>
            <w:tcW w:w="8485" w:type="dxa"/>
            <w:vAlign w:val="center"/>
          </w:tcPr>
          <w:p w14:paraId="135ED13D" w14:textId="1D7ED0E6" w:rsidR="00A563CF" w:rsidRPr="00647245" w:rsidRDefault="00A563CF" w:rsidP="003E187A">
            <w:pPr>
              <w:spacing w:after="160" w:line="259" w:lineRule="auto"/>
              <w:rPr>
                <w:rFonts w:ascii="Cambria" w:hAnsi="Cambria"/>
                <w:b/>
                <w:lang w:val="en-US" w:eastAsia="en-US"/>
              </w:rPr>
            </w:pPr>
            <w:r w:rsidRPr="00647245">
              <w:rPr>
                <w:rFonts w:ascii="Cambria" w:hAnsi="Cambria"/>
                <w:b/>
                <w:lang w:val="en-US" w:eastAsia="en-US"/>
              </w:rPr>
              <w:t>Detailed Syllabus</w:t>
            </w:r>
          </w:p>
        </w:tc>
        <w:tc>
          <w:tcPr>
            <w:tcW w:w="1522" w:type="dxa"/>
            <w:vAlign w:val="center"/>
          </w:tcPr>
          <w:p w14:paraId="378DD7E5" w14:textId="047D21BE" w:rsidR="00A563CF" w:rsidRPr="00647245" w:rsidRDefault="00647245" w:rsidP="003E187A">
            <w:pPr>
              <w:spacing w:after="160" w:line="259" w:lineRule="auto"/>
              <w:jc w:val="center"/>
              <w:rPr>
                <w:rFonts w:ascii="Cambria" w:hAnsi="Cambria"/>
                <w:b/>
                <w:lang w:val="en-US" w:eastAsia="en-US"/>
              </w:rPr>
            </w:pPr>
            <w:r w:rsidRPr="00647245">
              <w:rPr>
                <w:rFonts w:ascii="Cambria" w:hAnsi="Cambria"/>
                <w:b/>
                <w:lang w:val="en-US" w:eastAsia="en-US"/>
              </w:rPr>
              <w:t>8-32</w:t>
            </w:r>
          </w:p>
        </w:tc>
      </w:tr>
    </w:tbl>
    <w:p w14:paraId="2AF64501" w14:textId="18D57AAE" w:rsidR="009138BC" w:rsidRPr="00647245" w:rsidRDefault="003A728A" w:rsidP="000113F8">
      <w:pPr>
        <w:spacing w:after="160" w:line="259" w:lineRule="auto"/>
        <w:rPr>
          <w:rFonts w:ascii="Cambria" w:hAnsi="Cambria"/>
          <w:b/>
          <w:sz w:val="28"/>
          <w:szCs w:val="28"/>
          <w:lang w:val="en-US" w:eastAsia="en-US"/>
        </w:rPr>
      </w:pPr>
      <w:r w:rsidRPr="00647245">
        <w:rPr>
          <w:rFonts w:ascii="Cambria" w:hAnsi="Cambria"/>
          <w:b/>
          <w:sz w:val="28"/>
          <w:szCs w:val="28"/>
          <w:lang w:val="en-US" w:eastAsia="en-US"/>
        </w:rPr>
        <w:br w:type="page"/>
      </w:r>
    </w:p>
    <w:p w14:paraId="33856DC5" w14:textId="77777777" w:rsidR="002913E8" w:rsidRPr="004E5718" w:rsidRDefault="002913E8">
      <w:pPr>
        <w:pStyle w:val="ListParagraph"/>
        <w:numPr>
          <w:ilvl w:val="0"/>
          <w:numId w:val="41"/>
        </w:numPr>
        <w:autoSpaceDE w:val="0"/>
        <w:autoSpaceDN w:val="0"/>
        <w:adjustRightInd w:val="0"/>
        <w:jc w:val="both"/>
        <w:rPr>
          <w:rFonts w:ascii="Cambria" w:eastAsiaTheme="minorHAnsi" w:hAnsi="Cambria"/>
          <w:b/>
          <w:bCs/>
          <w:color w:val="000000" w:themeColor="text1"/>
          <w:sz w:val="22"/>
          <w:szCs w:val="22"/>
          <w:lang w:eastAsia="en-US" w:bidi="as-IN"/>
        </w:rPr>
      </w:pPr>
      <w:r w:rsidRPr="004E5718">
        <w:rPr>
          <w:rFonts w:ascii="Cambria" w:eastAsiaTheme="minorHAnsi" w:hAnsi="Cambria"/>
          <w:b/>
          <w:bCs/>
          <w:color w:val="000000" w:themeColor="text1"/>
          <w:sz w:val="22"/>
          <w:szCs w:val="22"/>
          <w:lang w:eastAsia="en-US" w:bidi="as-IN"/>
        </w:rPr>
        <w:lastRenderedPageBreak/>
        <w:t>Preamble</w:t>
      </w:r>
    </w:p>
    <w:p w14:paraId="20D0DFAE" w14:textId="26CBED04" w:rsidR="002913E8" w:rsidRPr="004E5718" w:rsidRDefault="002913E8" w:rsidP="002913E8">
      <w:pPr>
        <w:pStyle w:val="ListParagraph"/>
        <w:autoSpaceDE w:val="0"/>
        <w:autoSpaceDN w:val="0"/>
        <w:adjustRightInd w:val="0"/>
        <w:jc w:val="both"/>
        <w:rPr>
          <w:rFonts w:ascii="Cambria" w:hAnsi="Cambria"/>
          <w:color w:val="000000" w:themeColor="text1"/>
          <w:sz w:val="22"/>
          <w:szCs w:val="22"/>
        </w:rPr>
      </w:pPr>
      <w:r w:rsidRPr="004E5718">
        <w:rPr>
          <w:rFonts w:ascii="Cambria" w:hAnsi="Cambria"/>
          <w:color w:val="000000" w:themeColor="text1"/>
          <w:sz w:val="22"/>
          <w:szCs w:val="22"/>
        </w:rPr>
        <w:t>The LOCF is designed to emphasize the teaching-learning process at the postgraduate</w:t>
      </w:r>
      <w:r>
        <w:rPr>
          <w:rFonts w:ascii="Cambria" w:hAnsi="Cambria"/>
          <w:color w:val="000000" w:themeColor="text1"/>
          <w:sz w:val="22"/>
          <w:szCs w:val="22"/>
        </w:rPr>
        <w:t xml:space="preserve"> in </w:t>
      </w:r>
      <w:r w:rsidRPr="004E5718">
        <w:rPr>
          <w:rFonts w:ascii="Cambria" w:hAnsi="Cambria"/>
          <w:color w:val="000000" w:themeColor="text1"/>
          <w:sz w:val="22"/>
          <w:szCs w:val="22"/>
        </w:rPr>
        <w:t>M</w:t>
      </w:r>
      <w:r>
        <w:rPr>
          <w:rFonts w:ascii="Cambria" w:hAnsi="Cambria"/>
          <w:color w:val="000000" w:themeColor="text1"/>
          <w:sz w:val="22"/>
          <w:szCs w:val="22"/>
        </w:rPr>
        <w:t>.Sc. level in Geoinformatics</w:t>
      </w:r>
      <w:r w:rsidRPr="004E5718">
        <w:rPr>
          <w:rFonts w:ascii="Cambria" w:hAnsi="Cambria"/>
          <w:color w:val="000000" w:themeColor="text1"/>
          <w:sz w:val="22"/>
          <w:szCs w:val="22"/>
        </w:rPr>
        <w:t xml:space="preserve"> to sensitize and train the students to develop a sound and systematic approach regarding the mechanism and processes of natural and human activities. The focus is to help the students to understand the latest tools and techniques, which would help in giving a focused and precise understanding of a geographical phenomenon. The purpose is to enhance the capability of the students in perceiving, creating and analyzing sound geographical bases and concepts.</w:t>
      </w:r>
    </w:p>
    <w:p w14:paraId="0821EA22" w14:textId="785088B1" w:rsidR="002913E8" w:rsidRPr="004E5718" w:rsidRDefault="002913E8" w:rsidP="002913E8">
      <w:pPr>
        <w:pStyle w:val="ListParagraph"/>
        <w:autoSpaceDE w:val="0"/>
        <w:autoSpaceDN w:val="0"/>
        <w:adjustRightInd w:val="0"/>
        <w:ind w:firstLine="720"/>
        <w:jc w:val="both"/>
        <w:rPr>
          <w:rFonts w:ascii="Cambria" w:hAnsi="Cambria"/>
          <w:color w:val="000000" w:themeColor="text1"/>
          <w:sz w:val="22"/>
          <w:szCs w:val="22"/>
        </w:rPr>
      </w:pPr>
      <w:r w:rsidRPr="004E5718">
        <w:rPr>
          <w:rFonts w:ascii="Cambria" w:hAnsi="Cambria"/>
          <w:color w:val="000000" w:themeColor="text1"/>
          <w:sz w:val="22"/>
          <w:szCs w:val="22"/>
        </w:rPr>
        <w:t>This Learning Outcome based Curriculum Framework is designed to emphasize the teaching and learning p</w:t>
      </w:r>
      <w:r w:rsidR="00926312">
        <w:rPr>
          <w:rFonts w:ascii="Cambria" w:hAnsi="Cambria"/>
          <w:color w:val="000000" w:themeColor="text1"/>
          <w:sz w:val="22"/>
          <w:szCs w:val="22"/>
        </w:rPr>
        <w:t xml:space="preserve">rocess at the postgraduate </w:t>
      </w:r>
      <w:r w:rsidRPr="004E5718">
        <w:rPr>
          <w:rFonts w:ascii="Cambria" w:hAnsi="Cambria"/>
          <w:color w:val="000000" w:themeColor="text1"/>
          <w:sz w:val="22"/>
          <w:szCs w:val="22"/>
        </w:rPr>
        <w:t>M.Sc.</w:t>
      </w:r>
      <w:r w:rsidR="00926312">
        <w:rPr>
          <w:rFonts w:ascii="Cambria" w:hAnsi="Cambria"/>
          <w:color w:val="000000" w:themeColor="text1"/>
          <w:sz w:val="22"/>
          <w:szCs w:val="22"/>
        </w:rPr>
        <w:t xml:space="preserve"> </w:t>
      </w:r>
      <w:r w:rsidRPr="004E5718">
        <w:rPr>
          <w:rFonts w:ascii="Cambria" w:hAnsi="Cambria"/>
          <w:color w:val="000000" w:themeColor="text1"/>
          <w:sz w:val="22"/>
          <w:szCs w:val="22"/>
        </w:rPr>
        <w:t xml:space="preserve">from teacher centric to student centric by strengthening the quality of teaching and learning in the present day real life scenario at the global, regional and local levels. It has considered learning as an activity of creativity, innovations and analyzing geographical phenomena. The committee prepared the major learning outcomes, which would help the students to understand and critically analyze various dimensions of the geographical issues. </w:t>
      </w:r>
    </w:p>
    <w:p w14:paraId="181FDE9D" w14:textId="77777777" w:rsidR="002913E8" w:rsidRPr="004E5718" w:rsidRDefault="002913E8" w:rsidP="002913E8">
      <w:pPr>
        <w:autoSpaceDE w:val="0"/>
        <w:autoSpaceDN w:val="0"/>
        <w:adjustRightInd w:val="0"/>
        <w:ind w:firstLine="720"/>
        <w:jc w:val="both"/>
        <w:rPr>
          <w:rFonts w:ascii="Cambria" w:eastAsiaTheme="minorHAnsi" w:hAnsi="Cambria"/>
          <w:b/>
          <w:bCs/>
          <w:color w:val="000000" w:themeColor="text1"/>
          <w:sz w:val="22"/>
          <w:szCs w:val="22"/>
          <w:lang w:eastAsia="en-US" w:bidi="as-IN"/>
        </w:rPr>
      </w:pPr>
      <w:r w:rsidRPr="004E5718">
        <w:rPr>
          <w:rFonts w:ascii="Cambria" w:hAnsi="Cambria"/>
          <w:color w:val="000000" w:themeColor="text1"/>
          <w:sz w:val="22"/>
          <w:szCs w:val="22"/>
        </w:rPr>
        <w:t xml:space="preserve">The following objectives would be achieved:  </w:t>
      </w:r>
    </w:p>
    <w:p w14:paraId="19ABF2B9" w14:textId="7E3049ED" w:rsidR="002913E8" w:rsidRPr="004E5718" w:rsidRDefault="002913E8">
      <w:pPr>
        <w:pStyle w:val="ListParagraph"/>
        <w:numPr>
          <w:ilvl w:val="0"/>
          <w:numId w:val="45"/>
        </w:numPr>
        <w:jc w:val="both"/>
        <w:rPr>
          <w:rFonts w:ascii="Cambria" w:hAnsi="Cambria"/>
          <w:color w:val="000000" w:themeColor="text1"/>
          <w:sz w:val="22"/>
          <w:szCs w:val="22"/>
        </w:rPr>
      </w:pPr>
      <w:r w:rsidRPr="004E5718">
        <w:rPr>
          <w:rFonts w:ascii="Cambria" w:hAnsi="Cambria"/>
          <w:color w:val="000000" w:themeColor="text1"/>
          <w:sz w:val="22"/>
          <w:szCs w:val="22"/>
        </w:rPr>
        <w:t>To orient the students towards the identification and analysis o</w:t>
      </w:r>
      <w:r w:rsidR="00636F92">
        <w:rPr>
          <w:rFonts w:ascii="Cambria" w:hAnsi="Cambria"/>
          <w:color w:val="000000" w:themeColor="text1"/>
          <w:sz w:val="22"/>
          <w:szCs w:val="22"/>
        </w:rPr>
        <w:t>f various facets of geoinformatics.</w:t>
      </w:r>
    </w:p>
    <w:p w14:paraId="748B53D5" w14:textId="5809C3A9" w:rsidR="002913E8" w:rsidRPr="004E5718" w:rsidRDefault="002913E8">
      <w:pPr>
        <w:pStyle w:val="ListParagraph"/>
        <w:numPr>
          <w:ilvl w:val="0"/>
          <w:numId w:val="45"/>
        </w:numPr>
        <w:jc w:val="both"/>
        <w:rPr>
          <w:rFonts w:ascii="Cambria" w:hAnsi="Cambria"/>
          <w:color w:val="000000" w:themeColor="text1"/>
          <w:sz w:val="22"/>
          <w:szCs w:val="22"/>
        </w:rPr>
      </w:pPr>
      <w:r w:rsidRPr="004E5718">
        <w:rPr>
          <w:rFonts w:ascii="Cambria" w:hAnsi="Cambria"/>
          <w:color w:val="000000" w:themeColor="text1"/>
          <w:sz w:val="22"/>
          <w:szCs w:val="22"/>
        </w:rPr>
        <w:t>To develop students’ aptitude for acquiring basic s</w:t>
      </w:r>
      <w:r w:rsidR="00926312">
        <w:rPr>
          <w:rFonts w:ascii="Cambria" w:hAnsi="Cambria"/>
          <w:color w:val="000000" w:themeColor="text1"/>
          <w:sz w:val="22"/>
          <w:szCs w:val="22"/>
        </w:rPr>
        <w:t>kills for preparing specialized maps</w:t>
      </w:r>
      <w:r w:rsidRPr="004E5718">
        <w:rPr>
          <w:rFonts w:ascii="Cambria" w:hAnsi="Cambria"/>
          <w:color w:val="000000" w:themeColor="text1"/>
          <w:sz w:val="22"/>
          <w:szCs w:val="22"/>
        </w:rPr>
        <w:t>.</w:t>
      </w:r>
    </w:p>
    <w:p w14:paraId="201C0E2A" w14:textId="78C9AF59" w:rsidR="002913E8" w:rsidRPr="004E5718" w:rsidRDefault="002913E8">
      <w:pPr>
        <w:pStyle w:val="ListParagraph"/>
        <w:numPr>
          <w:ilvl w:val="0"/>
          <w:numId w:val="45"/>
        </w:numPr>
        <w:jc w:val="both"/>
        <w:rPr>
          <w:rFonts w:ascii="Cambria" w:hAnsi="Cambria"/>
          <w:color w:val="000000" w:themeColor="text1"/>
          <w:sz w:val="22"/>
          <w:szCs w:val="22"/>
        </w:rPr>
      </w:pPr>
      <w:r w:rsidRPr="004E5718">
        <w:rPr>
          <w:rFonts w:ascii="Cambria" w:hAnsi="Cambria"/>
          <w:color w:val="000000" w:themeColor="text1"/>
          <w:sz w:val="22"/>
          <w:szCs w:val="22"/>
        </w:rPr>
        <w:t>To facilitate the students t</w:t>
      </w:r>
      <w:r w:rsidR="00926312">
        <w:rPr>
          <w:rFonts w:ascii="Cambria" w:hAnsi="Cambria"/>
          <w:color w:val="000000" w:themeColor="text1"/>
          <w:sz w:val="22"/>
          <w:szCs w:val="22"/>
        </w:rPr>
        <w:t>o learn skills of digital cartography</w:t>
      </w:r>
      <w:r w:rsidRPr="004E5718">
        <w:rPr>
          <w:rFonts w:ascii="Cambria" w:hAnsi="Cambria"/>
          <w:color w:val="000000" w:themeColor="text1"/>
          <w:sz w:val="22"/>
          <w:szCs w:val="22"/>
        </w:rPr>
        <w:t>.</w:t>
      </w:r>
    </w:p>
    <w:p w14:paraId="6F58176E" w14:textId="77777777" w:rsidR="002913E8" w:rsidRPr="004E5718" w:rsidRDefault="002913E8">
      <w:pPr>
        <w:pStyle w:val="ListParagraph"/>
        <w:numPr>
          <w:ilvl w:val="0"/>
          <w:numId w:val="45"/>
        </w:numPr>
        <w:jc w:val="both"/>
        <w:rPr>
          <w:rFonts w:ascii="Cambria" w:hAnsi="Cambria"/>
          <w:color w:val="000000" w:themeColor="text1"/>
          <w:sz w:val="22"/>
          <w:szCs w:val="22"/>
        </w:rPr>
      </w:pPr>
      <w:r w:rsidRPr="004E5718">
        <w:rPr>
          <w:rFonts w:ascii="Cambria" w:hAnsi="Cambria"/>
          <w:color w:val="000000" w:themeColor="text1"/>
          <w:sz w:val="22"/>
          <w:szCs w:val="22"/>
        </w:rPr>
        <w:t>To guide students to learn the science and art of collecting, processing and interpreting the data.</w:t>
      </w:r>
    </w:p>
    <w:p w14:paraId="2187BD51" w14:textId="316F7E35" w:rsidR="002913E8" w:rsidRPr="004E5718" w:rsidRDefault="002913E8">
      <w:pPr>
        <w:pStyle w:val="ListParagraph"/>
        <w:numPr>
          <w:ilvl w:val="0"/>
          <w:numId w:val="45"/>
        </w:numPr>
        <w:jc w:val="both"/>
        <w:rPr>
          <w:rFonts w:ascii="Cambria" w:hAnsi="Cambria"/>
          <w:color w:val="000000" w:themeColor="text1"/>
          <w:sz w:val="22"/>
          <w:szCs w:val="22"/>
        </w:rPr>
      </w:pPr>
      <w:r w:rsidRPr="004E5718">
        <w:rPr>
          <w:rFonts w:ascii="Cambria" w:hAnsi="Cambria"/>
          <w:color w:val="000000" w:themeColor="text1"/>
          <w:sz w:val="22"/>
          <w:szCs w:val="22"/>
        </w:rPr>
        <w:t>To expose the students to the use of the updated technologies of remote sensing, IRNSS, GNSS, Geographical Information System (GIS) and GIS</w:t>
      </w:r>
      <w:r w:rsidR="001245C9">
        <w:rPr>
          <w:rFonts w:ascii="Cambria" w:hAnsi="Cambria"/>
          <w:color w:val="000000" w:themeColor="text1"/>
          <w:sz w:val="22"/>
          <w:szCs w:val="22"/>
        </w:rPr>
        <w:t xml:space="preserve"> S</w:t>
      </w:r>
      <w:r w:rsidRPr="004E5718">
        <w:rPr>
          <w:rFonts w:ascii="Cambria" w:hAnsi="Cambria"/>
          <w:color w:val="000000" w:themeColor="text1"/>
          <w:sz w:val="22"/>
          <w:szCs w:val="22"/>
        </w:rPr>
        <w:t xml:space="preserve">cience. </w:t>
      </w:r>
    </w:p>
    <w:p w14:paraId="6F7684B2" w14:textId="77777777" w:rsidR="002913E8" w:rsidRPr="004E5718" w:rsidRDefault="002913E8" w:rsidP="002913E8">
      <w:pPr>
        <w:spacing w:after="160" w:line="259" w:lineRule="auto"/>
        <w:rPr>
          <w:rFonts w:ascii="Cambria" w:eastAsia="Calibri" w:hAnsi="Cambria" w:cs="Arial"/>
          <w:color w:val="000000" w:themeColor="text1"/>
          <w:sz w:val="22"/>
          <w:szCs w:val="22"/>
          <w:lang w:eastAsia="en-IN"/>
        </w:rPr>
      </w:pPr>
    </w:p>
    <w:p w14:paraId="30CD8A50" w14:textId="77777777" w:rsidR="002913E8" w:rsidRPr="004E5718" w:rsidRDefault="002913E8">
      <w:pPr>
        <w:pStyle w:val="ListParagraph"/>
        <w:numPr>
          <w:ilvl w:val="1"/>
          <w:numId w:val="43"/>
        </w:numPr>
        <w:spacing w:after="160" w:line="259" w:lineRule="auto"/>
        <w:rPr>
          <w:rFonts w:ascii="Cambria" w:hAnsi="Cambria"/>
          <w:color w:val="000000" w:themeColor="text1"/>
          <w:sz w:val="22"/>
          <w:szCs w:val="22"/>
        </w:rPr>
      </w:pPr>
      <w:r w:rsidRPr="004E5718">
        <w:rPr>
          <w:rFonts w:ascii="Cambria" w:hAnsi="Cambria"/>
          <w:b/>
          <w:color w:val="000000" w:themeColor="text1"/>
          <w:sz w:val="22"/>
          <w:szCs w:val="22"/>
        </w:rPr>
        <w:t>Introduction</w:t>
      </w:r>
    </w:p>
    <w:p w14:paraId="4A295C47" w14:textId="4F184504" w:rsidR="002913E8" w:rsidRPr="009E4857" w:rsidRDefault="002913E8" w:rsidP="009E4857">
      <w:pPr>
        <w:pStyle w:val="ListParagraph"/>
        <w:spacing w:after="160" w:line="259" w:lineRule="auto"/>
        <w:ind w:left="1080" w:firstLine="360"/>
        <w:jc w:val="both"/>
        <w:rPr>
          <w:rFonts w:ascii="Cambria" w:hAnsi="Cambria" w:cs="Times New Roman"/>
          <w:color w:val="000000" w:themeColor="text1"/>
          <w:sz w:val="22"/>
          <w:szCs w:val="22"/>
        </w:rPr>
      </w:pPr>
      <w:r w:rsidRPr="004E5718">
        <w:rPr>
          <w:rFonts w:ascii="Cambria" w:hAnsi="Cambria"/>
          <w:color w:val="000000" w:themeColor="text1"/>
          <w:sz w:val="22"/>
          <w:szCs w:val="22"/>
        </w:rPr>
        <w:t>Learning Outcomes based Curriculu</w:t>
      </w:r>
      <w:r w:rsidR="001245C9">
        <w:rPr>
          <w:rFonts w:ascii="Cambria" w:hAnsi="Cambria"/>
          <w:color w:val="000000" w:themeColor="text1"/>
          <w:sz w:val="22"/>
          <w:szCs w:val="22"/>
        </w:rPr>
        <w:t>m Framework (LOCF) for Geoinformatics under CBCS</w:t>
      </w:r>
      <w:r w:rsidR="00636F92">
        <w:rPr>
          <w:rFonts w:ascii="Cambria" w:hAnsi="Cambria"/>
          <w:color w:val="000000" w:themeColor="text1"/>
          <w:sz w:val="22"/>
          <w:szCs w:val="22"/>
        </w:rPr>
        <w:t>.</w:t>
      </w:r>
      <w:r w:rsidR="001245C9">
        <w:rPr>
          <w:rFonts w:ascii="Cambria" w:hAnsi="Cambria"/>
          <w:color w:val="000000" w:themeColor="text1"/>
          <w:sz w:val="22"/>
          <w:szCs w:val="22"/>
        </w:rPr>
        <w:t xml:space="preserve"> Geoinformatics</w:t>
      </w:r>
      <w:r w:rsidR="00636F92">
        <w:rPr>
          <w:rFonts w:ascii="Cambria" w:hAnsi="Cambria"/>
          <w:color w:val="000000" w:themeColor="text1"/>
          <w:sz w:val="22"/>
          <w:szCs w:val="22"/>
        </w:rPr>
        <w:t xml:space="preserve"> is the science and </w:t>
      </w:r>
      <w:r w:rsidR="009A1E10">
        <w:rPr>
          <w:rFonts w:ascii="Cambria" w:hAnsi="Cambria"/>
          <w:color w:val="000000" w:themeColor="text1"/>
          <w:sz w:val="22"/>
          <w:szCs w:val="22"/>
        </w:rPr>
        <w:t xml:space="preserve">the </w:t>
      </w:r>
      <w:r w:rsidR="00636F92">
        <w:rPr>
          <w:rFonts w:ascii="Cambria" w:hAnsi="Cambria"/>
          <w:color w:val="000000" w:themeColor="text1"/>
          <w:sz w:val="22"/>
          <w:szCs w:val="22"/>
        </w:rPr>
        <w:t>technology</w:t>
      </w:r>
      <w:r w:rsidR="009A1E10">
        <w:rPr>
          <w:rFonts w:ascii="Cambria" w:hAnsi="Cambria"/>
          <w:color w:val="000000" w:themeColor="text1"/>
          <w:sz w:val="22"/>
          <w:szCs w:val="22"/>
        </w:rPr>
        <w:t xml:space="preserve"> which develops and uses information science infrastructure to address the problems of geography, cartography, geosciences and related branches of science and engineering, such as Land Surveying</w:t>
      </w:r>
      <w:r w:rsidR="001245C9">
        <w:rPr>
          <w:rFonts w:ascii="Cambria" w:hAnsi="Cambria"/>
          <w:color w:val="000000" w:themeColor="text1"/>
          <w:sz w:val="22"/>
          <w:szCs w:val="22"/>
        </w:rPr>
        <w:t xml:space="preserve">. </w:t>
      </w:r>
      <w:r w:rsidR="009A1E10">
        <w:rPr>
          <w:rFonts w:ascii="Cambria" w:hAnsi="Cambria"/>
          <w:color w:val="000000" w:themeColor="text1"/>
          <w:sz w:val="22"/>
          <w:szCs w:val="22"/>
        </w:rPr>
        <w:t xml:space="preserve">It helps students establish a connection among people, locations, etc. using spatial information and geo-visualization. </w:t>
      </w:r>
      <w:r w:rsidR="001245C9">
        <w:rPr>
          <w:rFonts w:ascii="Cambria" w:hAnsi="Cambria"/>
          <w:color w:val="000000" w:themeColor="text1"/>
          <w:sz w:val="22"/>
          <w:szCs w:val="22"/>
        </w:rPr>
        <w:t>Geoinformatics</w:t>
      </w:r>
      <w:r w:rsidRPr="004E5718">
        <w:rPr>
          <w:rFonts w:ascii="Cambria" w:hAnsi="Cambria"/>
          <w:color w:val="000000" w:themeColor="text1"/>
          <w:sz w:val="22"/>
          <w:szCs w:val="22"/>
        </w:rPr>
        <w:t xml:space="preserve"> has emerged </w:t>
      </w:r>
      <w:r w:rsidR="00342BE5">
        <w:rPr>
          <w:rFonts w:ascii="Cambria" w:hAnsi="Cambria"/>
          <w:color w:val="000000" w:themeColor="text1"/>
          <w:sz w:val="22"/>
          <w:szCs w:val="22"/>
        </w:rPr>
        <w:t xml:space="preserve">today as an important technology to the decision- makers across a wide range of disciplines, industries and organisations as it enables them to acquire, process, analyse, visualize spatial information and produce outputs. The power of geoinformatics is its ability to acquire spatial data, integrate </w:t>
      </w:r>
      <w:r w:rsidR="00A24ED3">
        <w:rPr>
          <w:rFonts w:ascii="Cambria" w:hAnsi="Cambria"/>
          <w:color w:val="000000" w:themeColor="text1"/>
          <w:sz w:val="22"/>
          <w:szCs w:val="22"/>
        </w:rPr>
        <w:t xml:space="preserve">spatial data with non-spatial data, analyse them, create and visualize different </w:t>
      </w:r>
      <w:r w:rsidR="009E4857">
        <w:rPr>
          <w:rFonts w:ascii="Cambria" w:hAnsi="Cambria"/>
          <w:color w:val="000000" w:themeColor="text1"/>
          <w:sz w:val="22"/>
          <w:szCs w:val="22"/>
        </w:rPr>
        <w:t xml:space="preserve">scenarios and produce outputs which can be used for understanding processes and management and decision making.  </w:t>
      </w:r>
    </w:p>
    <w:p w14:paraId="2FC5EE6E" w14:textId="2C22C7B0" w:rsidR="002913E8" w:rsidRDefault="002913E8" w:rsidP="002913E8">
      <w:pPr>
        <w:ind w:left="1080" w:firstLine="360"/>
        <w:jc w:val="both"/>
        <w:rPr>
          <w:rFonts w:ascii="Cambria" w:hAnsi="Cambria"/>
          <w:color w:val="000000" w:themeColor="text1"/>
          <w:sz w:val="22"/>
          <w:szCs w:val="22"/>
        </w:rPr>
      </w:pPr>
      <w:r w:rsidRPr="004E5718">
        <w:rPr>
          <w:rFonts w:ascii="Cambria" w:hAnsi="Cambria"/>
          <w:color w:val="000000" w:themeColor="text1"/>
          <w:sz w:val="22"/>
          <w:szCs w:val="22"/>
        </w:rPr>
        <w:t>It is essential to focus on the current socio-spatial problems, issues and challenges to make the students aware</w:t>
      </w:r>
      <w:r w:rsidR="009E4857">
        <w:rPr>
          <w:rFonts w:ascii="Cambria" w:hAnsi="Cambria"/>
          <w:color w:val="000000" w:themeColor="text1"/>
          <w:sz w:val="22"/>
          <w:szCs w:val="22"/>
        </w:rPr>
        <w:t xml:space="preserve"> of the application of geoinformatics</w:t>
      </w:r>
      <w:r w:rsidRPr="004E5718">
        <w:rPr>
          <w:rFonts w:ascii="Cambria" w:hAnsi="Cambria"/>
          <w:color w:val="000000" w:themeColor="text1"/>
          <w:sz w:val="22"/>
          <w:szCs w:val="22"/>
        </w:rPr>
        <w:t xml:space="preserve"> to sort out the societal upcoming problems. It is also essential to r</w:t>
      </w:r>
      <w:r w:rsidR="009E4857">
        <w:rPr>
          <w:rFonts w:ascii="Cambria" w:hAnsi="Cambria"/>
          <w:color w:val="000000" w:themeColor="text1"/>
          <w:sz w:val="22"/>
          <w:szCs w:val="22"/>
        </w:rPr>
        <w:t>ejuvenate ancestral cartographic</w:t>
      </w:r>
      <w:r w:rsidRPr="004E5718">
        <w:rPr>
          <w:rFonts w:ascii="Cambria" w:hAnsi="Cambria"/>
          <w:color w:val="000000" w:themeColor="text1"/>
          <w:sz w:val="22"/>
          <w:szCs w:val="22"/>
        </w:rPr>
        <w:t xml:space="preserve"> knowledge to address the current local and global problems. In the light of exponential changes in the field of arts, science and technology, it is to be studied from multifaceted angles. It is important for the policymakers to consider the geospatial aspects with references to the location and in the context of the best utilization of public utilities. It is further expected that if the above said spatial aspects are considered, it will certainly develop the lagging regions and people living therein.</w:t>
      </w:r>
    </w:p>
    <w:p w14:paraId="7D43C47B" w14:textId="77777777" w:rsidR="002739AC" w:rsidRPr="004E5718" w:rsidRDefault="002739AC" w:rsidP="002913E8">
      <w:pPr>
        <w:ind w:left="1080" w:firstLine="360"/>
        <w:jc w:val="both"/>
        <w:rPr>
          <w:rFonts w:ascii="Cambria" w:hAnsi="Cambria"/>
          <w:color w:val="000000" w:themeColor="text1"/>
          <w:sz w:val="22"/>
          <w:szCs w:val="22"/>
        </w:rPr>
      </w:pPr>
    </w:p>
    <w:p w14:paraId="5758B53F" w14:textId="77777777" w:rsidR="002913E8" w:rsidRPr="004E5718" w:rsidRDefault="002913E8">
      <w:pPr>
        <w:pStyle w:val="ListParagraph"/>
        <w:numPr>
          <w:ilvl w:val="1"/>
          <w:numId w:val="43"/>
        </w:numPr>
        <w:jc w:val="both"/>
        <w:rPr>
          <w:rFonts w:ascii="Cambria" w:hAnsi="Cambria"/>
          <w:b/>
          <w:bCs/>
          <w:color w:val="000000" w:themeColor="text1"/>
          <w:sz w:val="22"/>
          <w:szCs w:val="22"/>
        </w:rPr>
      </w:pPr>
      <w:r w:rsidRPr="004E5718">
        <w:rPr>
          <w:rFonts w:ascii="Cambria" w:hAnsi="Cambria"/>
          <w:b/>
          <w:bCs/>
          <w:color w:val="000000" w:themeColor="text1"/>
          <w:sz w:val="22"/>
          <w:szCs w:val="22"/>
        </w:rPr>
        <w:t>Approach to Curriculum Planning</w:t>
      </w:r>
    </w:p>
    <w:p w14:paraId="012E1013" w14:textId="744E8B4B" w:rsidR="002913E8" w:rsidRDefault="002913E8" w:rsidP="002913E8">
      <w:pPr>
        <w:pStyle w:val="ListParagraph"/>
        <w:ind w:left="851" w:firstLine="283"/>
        <w:jc w:val="both"/>
        <w:rPr>
          <w:rFonts w:ascii="Cambria" w:hAnsi="Cambria"/>
          <w:color w:val="000000" w:themeColor="text1"/>
          <w:sz w:val="22"/>
          <w:szCs w:val="22"/>
        </w:rPr>
      </w:pPr>
      <w:r w:rsidRPr="004E5718">
        <w:rPr>
          <w:rFonts w:ascii="Cambria" w:hAnsi="Cambria"/>
          <w:color w:val="000000" w:themeColor="text1"/>
          <w:sz w:val="22"/>
          <w:szCs w:val="22"/>
        </w:rPr>
        <w:t>Learning Outcomes based Curriculu</w:t>
      </w:r>
      <w:r w:rsidR="009E4857">
        <w:rPr>
          <w:rFonts w:ascii="Cambria" w:hAnsi="Cambria"/>
          <w:color w:val="000000" w:themeColor="text1"/>
          <w:sz w:val="22"/>
          <w:szCs w:val="22"/>
        </w:rPr>
        <w:t>m Framework (LOCF) for geoinformatics</w:t>
      </w:r>
      <w:r w:rsidRPr="004E5718">
        <w:rPr>
          <w:rFonts w:ascii="Cambria" w:hAnsi="Cambria"/>
          <w:color w:val="000000" w:themeColor="text1"/>
          <w:sz w:val="22"/>
          <w:szCs w:val="22"/>
        </w:rPr>
        <w:t xml:space="preserve"> curriculum revision incorporates dynamic processes including fundamental and modern techniques, contemporary paradigms such as global initiatives like Sustainable Development Goals (SDGs), Disaster Risk Reduction (DRR), Paris Climate Action and national initiatives like smart cities, Securities of food, water, energy, human health and livelihood, biodiversity, and disaster management. The </w:t>
      </w:r>
      <w:r w:rsidR="009E4857">
        <w:rPr>
          <w:rFonts w:ascii="Cambria" w:hAnsi="Cambria"/>
          <w:color w:val="000000" w:themeColor="text1"/>
          <w:sz w:val="22"/>
          <w:szCs w:val="22"/>
        </w:rPr>
        <w:t>approaches are to make geoinformatics</w:t>
      </w:r>
      <w:r w:rsidRPr="004E5718">
        <w:rPr>
          <w:rFonts w:ascii="Cambria" w:hAnsi="Cambria"/>
          <w:color w:val="000000" w:themeColor="text1"/>
          <w:sz w:val="22"/>
          <w:szCs w:val="22"/>
        </w:rPr>
        <w:t xml:space="preserve"> more scientific and societal-need oriented which could be the panacea to India’s dev</w:t>
      </w:r>
      <w:r w:rsidR="009E4857">
        <w:rPr>
          <w:rFonts w:ascii="Cambria" w:hAnsi="Cambria"/>
          <w:color w:val="000000" w:themeColor="text1"/>
          <w:sz w:val="22"/>
          <w:szCs w:val="22"/>
        </w:rPr>
        <w:t>elopmental challenges. Geoinformatics</w:t>
      </w:r>
      <w:r w:rsidRPr="004E5718">
        <w:rPr>
          <w:rFonts w:ascii="Cambria" w:hAnsi="Cambria"/>
          <w:color w:val="000000" w:themeColor="text1"/>
          <w:sz w:val="22"/>
          <w:szCs w:val="22"/>
        </w:rPr>
        <w:t xml:space="preserve"> uses scientific knowledge with the current focus that includes spatio-temporal analysis, skill development, GIScience, sustainable development and human security.</w:t>
      </w:r>
    </w:p>
    <w:p w14:paraId="4498F120" w14:textId="77777777" w:rsidR="006D487E" w:rsidRDefault="006D487E" w:rsidP="002913E8">
      <w:pPr>
        <w:pStyle w:val="ListParagraph"/>
        <w:ind w:left="851" w:firstLine="283"/>
        <w:jc w:val="both"/>
        <w:rPr>
          <w:rFonts w:ascii="Cambria" w:hAnsi="Cambria"/>
          <w:color w:val="000000" w:themeColor="text1"/>
          <w:sz w:val="22"/>
          <w:szCs w:val="22"/>
        </w:rPr>
      </w:pPr>
    </w:p>
    <w:p w14:paraId="2BD59B52" w14:textId="77777777" w:rsidR="002739AC" w:rsidRDefault="002739AC" w:rsidP="002913E8">
      <w:pPr>
        <w:pStyle w:val="ListParagraph"/>
        <w:ind w:left="851" w:firstLine="283"/>
        <w:jc w:val="both"/>
        <w:rPr>
          <w:rFonts w:ascii="Cambria" w:hAnsi="Cambria"/>
          <w:color w:val="000000" w:themeColor="text1"/>
          <w:sz w:val="22"/>
          <w:szCs w:val="22"/>
        </w:rPr>
      </w:pPr>
    </w:p>
    <w:p w14:paraId="3CB45D59" w14:textId="77777777" w:rsidR="002739AC" w:rsidRDefault="002739AC" w:rsidP="002913E8">
      <w:pPr>
        <w:pStyle w:val="ListParagraph"/>
        <w:ind w:left="851" w:firstLine="283"/>
        <w:jc w:val="both"/>
        <w:rPr>
          <w:rFonts w:ascii="Cambria" w:hAnsi="Cambria"/>
          <w:color w:val="000000" w:themeColor="text1"/>
          <w:sz w:val="22"/>
          <w:szCs w:val="22"/>
        </w:rPr>
      </w:pPr>
    </w:p>
    <w:p w14:paraId="6E6E00E3" w14:textId="77777777" w:rsidR="002739AC" w:rsidRDefault="002739AC" w:rsidP="002913E8">
      <w:pPr>
        <w:pStyle w:val="ListParagraph"/>
        <w:ind w:left="851" w:firstLine="283"/>
        <w:jc w:val="both"/>
        <w:rPr>
          <w:rFonts w:ascii="Cambria" w:hAnsi="Cambria"/>
          <w:color w:val="000000" w:themeColor="text1"/>
          <w:sz w:val="22"/>
          <w:szCs w:val="22"/>
        </w:rPr>
      </w:pPr>
    </w:p>
    <w:p w14:paraId="0D24F157" w14:textId="77777777" w:rsidR="002739AC" w:rsidRPr="004E5718" w:rsidRDefault="002739AC" w:rsidP="002913E8">
      <w:pPr>
        <w:pStyle w:val="ListParagraph"/>
        <w:ind w:left="851" w:firstLine="283"/>
        <w:jc w:val="both"/>
        <w:rPr>
          <w:rFonts w:ascii="Cambria" w:hAnsi="Cambria"/>
          <w:color w:val="000000" w:themeColor="text1"/>
          <w:sz w:val="22"/>
          <w:szCs w:val="22"/>
        </w:rPr>
      </w:pPr>
    </w:p>
    <w:p w14:paraId="5F2B68BD" w14:textId="24E24713" w:rsidR="002913E8" w:rsidRPr="004E5718" w:rsidRDefault="002913E8">
      <w:pPr>
        <w:pStyle w:val="ListParagraph"/>
        <w:numPr>
          <w:ilvl w:val="2"/>
          <w:numId w:val="43"/>
        </w:numPr>
        <w:ind w:left="1276" w:hanging="567"/>
        <w:jc w:val="both"/>
        <w:rPr>
          <w:rFonts w:ascii="Cambria" w:hAnsi="Cambria"/>
          <w:b/>
          <w:bCs/>
          <w:color w:val="000000" w:themeColor="text1"/>
          <w:sz w:val="22"/>
          <w:szCs w:val="22"/>
        </w:rPr>
      </w:pPr>
      <w:r w:rsidRPr="004E5718">
        <w:rPr>
          <w:rFonts w:ascii="Cambria" w:hAnsi="Cambria"/>
          <w:b/>
          <w:bCs/>
          <w:color w:val="000000" w:themeColor="text1"/>
          <w:sz w:val="22"/>
          <w:szCs w:val="22"/>
        </w:rPr>
        <w:t>Nature and Extent of Maste</w:t>
      </w:r>
      <w:r w:rsidR="006D487E">
        <w:rPr>
          <w:rFonts w:ascii="Cambria" w:hAnsi="Cambria"/>
          <w:b/>
          <w:bCs/>
          <w:color w:val="000000" w:themeColor="text1"/>
          <w:sz w:val="22"/>
          <w:szCs w:val="22"/>
        </w:rPr>
        <w:t xml:space="preserve">rs </w:t>
      </w:r>
      <w:r w:rsidR="009E4857">
        <w:rPr>
          <w:rFonts w:ascii="Cambria" w:hAnsi="Cambria"/>
          <w:b/>
          <w:bCs/>
          <w:color w:val="000000" w:themeColor="text1"/>
          <w:sz w:val="22"/>
          <w:szCs w:val="22"/>
        </w:rPr>
        <w:t>Programme in Geoinformatics</w:t>
      </w:r>
      <w:r w:rsidRPr="004E5718">
        <w:rPr>
          <w:rFonts w:ascii="Cambria" w:hAnsi="Cambria"/>
          <w:b/>
          <w:bCs/>
          <w:color w:val="000000" w:themeColor="text1"/>
          <w:sz w:val="22"/>
          <w:szCs w:val="22"/>
        </w:rPr>
        <w:t xml:space="preserve"> </w:t>
      </w:r>
    </w:p>
    <w:p w14:paraId="1F5E1193" w14:textId="27AEF552" w:rsidR="002913E8" w:rsidRDefault="006D487E" w:rsidP="002913E8">
      <w:pPr>
        <w:pStyle w:val="ListParagraph"/>
        <w:ind w:left="851" w:firstLine="589"/>
        <w:jc w:val="both"/>
        <w:rPr>
          <w:rFonts w:ascii="Cambria" w:hAnsi="Cambria"/>
          <w:color w:val="000000" w:themeColor="text1"/>
          <w:sz w:val="22"/>
          <w:szCs w:val="22"/>
        </w:rPr>
      </w:pPr>
      <w:r>
        <w:rPr>
          <w:rFonts w:ascii="Cambria" w:hAnsi="Cambria"/>
          <w:color w:val="000000" w:themeColor="text1"/>
          <w:sz w:val="22"/>
          <w:szCs w:val="22"/>
        </w:rPr>
        <w:t xml:space="preserve">A Masters </w:t>
      </w:r>
      <w:r w:rsidR="009E4857">
        <w:rPr>
          <w:rFonts w:ascii="Cambria" w:hAnsi="Cambria"/>
          <w:color w:val="000000" w:themeColor="text1"/>
          <w:sz w:val="22"/>
          <w:szCs w:val="22"/>
        </w:rPr>
        <w:t xml:space="preserve">in </w:t>
      </w:r>
      <w:r>
        <w:rPr>
          <w:rFonts w:ascii="Cambria" w:hAnsi="Cambria"/>
          <w:color w:val="000000" w:themeColor="text1"/>
          <w:sz w:val="22"/>
          <w:szCs w:val="22"/>
        </w:rPr>
        <w:t>Geoinformatics is a 2 year course which is divided into 4</w:t>
      </w:r>
      <w:r w:rsidR="002913E8" w:rsidRPr="004E5718">
        <w:rPr>
          <w:rFonts w:ascii="Cambria" w:hAnsi="Cambria"/>
          <w:color w:val="000000" w:themeColor="text1"/>
          <w:sz w:val="22"/>
          <w:szCs w:val="22"/>
        </w:rPr>
        <w:t xml:space="preserve"> semesters as under.</w:t>
      </w:r>
    </w:p>
    <w:p w14:paraId="3A738861" w14:textId="77777777" w:rsidR="002739AC" w:rsidRPr="004E5718" w:rsidRDefault="002739AC" w:rsidP="002913E8">
      <w:pPr>
        <w:pStyle w:val="ListParagraph"/>
        <w:ind w:left="851" w:firstLine="589"/>
        <w:jc w:val="both"/>
        <w:rPr>
          <w:rFonts w:ascii="Cambria" w:hAnsi="Cambria"/>
          <w:color w:val="000000" w:themeColor="text1"/>
          <w:sz w:val="22"/>
          <w:szCs w:val="22"/>
        </w:rPr>
      </w:pPr>
    </w:p>
    <w:tbl>
      <w:tblPr>
        <w:tblStyle w:val="TableGrid1"/>
        <w:tblW w:w="0" w:type="auto"/>
        <w:jc w:val="center"/>
        <w:tblLayout w:type="fixed"/>
        <w:tblLook w:val="0000" w:firstRow="0" w:lastRow="0" w:firstColumn="0" w:lastColumn="0" w:noHBand="0" w:noVBand="0"/>
      </w:tblPr>
      <w:tblGrid>
        <w:gridCol w:w="709"/>
        <w:gridCol w:w="4326"/>
        <w:gridCol w:w="3690"/>
      </w:tblGrid>
      <w:tr w:rsidR="002913E8" w:rsidRPr="004E5718" w14:paraId="5DD08522" w14:textId="77777777" w:rsidTr="00BE489B">
        <w:trPr>
          <w:trHeight w:val="519"/>
          <w:jc w:val="center"/>
        </w:trPr>
        <w:tc>
          <w:tcPr>
            <w:tcW w:w="709" w:type="dxa"/>
          </w:tcPr>
          <w:p w14:paraId="76D4FD74" w14:textId="77777777" w:rsidR="002913E8" w:rsidRPr="004E5718" w:rsidRDefault="002913E8" w:rsidP="002913E8">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Sl. No.</w:t>
            </w:r>
          </w:p>
        </w:tc>
        <w:tc>
          <w:tcPr>
            <w:tcW w:w="4326" w:type="dxa"/>
          </w:tcPr>
          <w:p w14:paraId="640C4F2A" w14:textId="77777777" w:rsidR="002913E8" w:rsidRPr="004E5718" w:rsidRDefault="002913E8" w:rsidP="002913E8">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Year</w:t>
            </w:r>
          </w:p>
        </w:tc>
        <w:tc>
          <w:tcPr>
            <w:tcW w:w="3690" w:type="dxa"/>
          </w:tcPr>
          <w:p w14:paraId="4745DA32" w14:textId="77777777" w:rsidR="002913E8" w:rsidRPr="004E5718" w:rsidRDefault="002913E8" w:rsidP="002913E8">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Mandatory Credits to be secured for the Award</w:t>
            </w:r>
          </w:p>
        </w:tc>
      </w:tr>
      <w:tr w:rsidR="002913E8" w:rsidRPr="004E5718" w14:paraId="48E4B19B" w14:textId="77777777" w:rsidTr="00BE489B">
        <w:trPr>
          <w:trHeight w:val="245"/>
          <w:jc w:val="center"/>
        </w:trPr>
        <w:tc>
          <w:tcPr>
            <w:tcW w:w="709" w:type="dxa"/>
          </w:tcPr>
          <w:p w14:paraId="23904272" w14:textId="77777777" w:rsidR="002913E8" w:rsidRPr="004E5718" w:rsidRDefault="002913E8" w:rsidP="002913E8">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1</w:t>
            </w:r>
          </w:p>
        </w:tc>
        <w:tc>
          <w:tcPr>
            <w:tcW w:w="4326" w:type="dxa"/>
          </w:tcPr>
          <w:p w14:paraId="7051C1C3" w14:textId="373A7588" w:rsidR="002913E8" w:rsidRPr="004E5718" w:rsidRDefault="002913E8" w:rsidP="002913E8">
            <w:pPr>
              <w:autoSpaceDE w:val="0"/>
              <w:autoSpaceDN w:val="0"/>
              <w:adjustRightInd w:val="0"/>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Aft</w:t>
            </w:r>
            <w:r w:rsidR="006D487E">
              <w:rPr>
                <w:rFonts w:ascii="Cambria" w:eastAsiaTheme="minorHAnsi" w:hAnsi="Cambria"/>
                <w:color w:val="000000" w:themeColor="text1"/>
                <w:lang w:val="en-GB" w:eastAsia="en-US"/>
              </w:rPr>
              <w:t>er successful completion of 1</w:t>
            </w:r>
            <w:r w:rsidR="006D487E" w:rsidRPr="006D487E">
              <w:rPr>
                <w:rFonts w:ascii="Cambria" w:eastAsiaTheme="minorHAnsi" w:hAnsi="Cambria"/>
                <w:color w:val="000000" w:themeColor="text1"/>
                <w:vertAlign w:val="superscript"/>
                <w:lang w:val="en-GB" w:eastAsia="en-US"/>
              </w:rPr>
              <w:t>st</w:t>
            </w:r>
            <w:r w:rsidR="006D487E">
              <w:rPr>
                <w:rFonts w:ascii="Cambria" w:eastAsiaTheme="minorHAnsi" w:hAnsi="Cambria"/>
                <w:color w:val="000000" w:themeColor="text1"/>
                <w:lang w:val="en-GB" w:eastAsia="en-US"/>
              </w:rPr>
              <w:t xml:space="preserve"> </w:t>
            </w:r>
            <w:r w:rsidRPr="004E5718">
              <w:rPr>
                <w:rFonts w:ascii="Cambria" w:eastAsiaTheme="minorHAnsi" w:hAnsi="Cambria"/>
                <w:color w:val="000000" w:themeColor="text1"/>
                <w:lang w:val="en-GB" w:eastAsia="en-US"/>
              </w:rPr>
              <w:t xml:space="preserve">Year </w:t>
            </w:r>
          </w:p>
        </w:tc>
        <w:tc>
          <w:tcPr>
            <w:tcW w:w="3690" w:type="dxa"/>
          </w:tcPr>
          <w:p w14:paraId="0B835872" w14:textId="20F8454F" w:rsidR="002913E8" w:rsidRPr="004E5718" w:rsidRDefault="000064AD" w:rsidP="002913E8">
            <w:pPr>
              <w:autoSpaceDE w:val="0"/>
              <w:autoSpaceDN w:val="0"/>
              <w:adjustRightInd w:val="0"/>
              <w:jc w:val="center"/>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40</w:t>
            </w:r>
          </w:p>
        </w:tc>
      </w:tr>
      <w:tr w:rsidR="006D487E" w:rsidRPr="004E5718" w14:paraId="3074CBB3" w14:textId="77777777" w:rsidTr="00BE489B">
        <w:trPr>
          <w:trHeight w:val="245"/>
          <w:jc w:val="center"/>
        </w:trPr>
        <w:tc>
          <w:tcPr>
            <w:tcW w:w="709" w:type="dxa"/>
          </w:tcPr>
          <w:p w14:paraId="6B033CD8" w14:textId="0BB75491" w:rsidR="006D487E" w:rsidRPr="004E5718" w:rsidRDefault="006D487E" w:rsidP="002913E8">
            <w:pPr>
              <w:autoSpaceDE w:val="0"/>
              <w:autoSpaceDN w:val="0"/>
              <w:adjustRightInd w:val="0"/>
              <w:jc w:val="center"/>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2</w:t>
            </w:r>
          </w:p>
        </w:tc>
        <w:tc>
          <w:tcPr>
            <w:tcW w:w="4326" w:type="dxa"/>
          </w:tcPr>
          <w:p w14:paraId="764210BE" w14:textId="240A91A1" w:rsidR="006D487E" w:rsidRPr="004E5718" w:rsidRDefault="006D487E" w:rsidP="002913E8">
            <w:pPr>
              <w:autoSpaceDE w:val="0"/>
              <w:autoSpaceDN w:val="0"/>
              <w:adjustRightInd w:val="0"/>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After successful completion of 2</w:t>
            </w:r>
            <w:r w:rsidRPr="006D487E">
              <w:rPr>
                <w:rFonts w:ascii="Cambria" w:eastAsiaTheme="minorHAnsi" w:hAnsi="Cambria"/>
                <w:color w:val="000000" w:themeColor="text1"/>
                <w:vertAlign w:val="superscript"/>
                <w:lang w:val="en-GB" w:eastAsia="en-US"/>
              </w:rPr>
              <w:t>nd</w:t>
            </w:r>
            <w:r>
              <w:rPr>
                <w:rFonts w:ascii="Cambria" w:eastAsiaTheme="minorHAnsi" w:hAnsi="Cambria"/>
                <w:color w:val="000000" w:themeColor="text1"/>
                <w:lang w:val="en-GB" w:eastAsia="en-US"/>
              </w:rPr>
              <w:t xml:space="preserve"> Year</w:t>
            </w:r>
          </w:p>
        </w:tc>
        <w:tc>
          <w:tcPr>
            <w:tcW w:w="3690" w:type="dxa"/>
          </w:tcPr>
          <w:p w14:paraId="5F8946FA" w14:textId="38DC2BA2" w:rsidR="006D487E" w:rsidRPr="004E5718" w:rsidRDefault="000064AD" w:rsidP="002913E8">
            <w:pPr>
              <w:autoSpaceDE w:val="0"/>
              <w:autoSpaceDN w:val="0"/>
              <w:adjustRightInd w:val="0"/>
              <w:jc w:val="center"/>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40</w:t>
            </w:r>
          </w:p>
        </w:tc>
      </w:tr>
    </w:tbl>
    <w:p w14:paraId="2444A72C" w14:textId="77777777" w:rsidR="002913E8" w:rsidRPr="004E5718" w:rsidRDefault="002913E8" w:rsidP="002913E8">
      <w:pPr>
        <w:ind w:left="851"/>
        <w:jc w:val="both"/>
        <w:rPr>
          <w:rFonts w:ascii="Cambria" w:hAnsi="Cambria"/>
          <w:color w:val="000000" w:themeColor="text1"/>
          <w:sz w:val="22"/>
          <w:szCs w:val="22"/>
        </w:rPr>
      </w:pPr>
    </w:p>
    <w:p w14:paraId="78CDFF00" w14:textId="24F108AE" w:rsidR="002913E8" w:rsidRPr="004E5718" w:rsidRDefault="002913E8" w:rsidP="002913E8">
      <w:pPr>
        <w:ind w:left="851"/>
        <w:jc w:val="both"/>
        <w:rPr>
          <w:rFonts w:ascii="Cambria" w:hAnsi="Cambria"/>
          <w:b/>
          <w:bCs/>
          <w:color w:val="000000" w:themeColor="text1"/>
          <w:sz w:val="22"/>
          <w:szCs w:val="22"/>
        </w:rPr>
      </w:pPr>
      <w:r w:rsidRPr="004E5718">
        <w:rPr>
          <w:rFonts w:ascii="Cambria" w:hAnsi="Cambria"/>
          <w:color w:val="000000" w:themeColor="text1"/>
          <w:sz w:val="22"/>
          <w:szCs w:val="22"/>
        </w:rPr>
        <w:t xml:space="preserve">The curriculum inculcates knowledge of essential concepts of </w:t>
      </w:r>
      <w:r w:rsidR="006D487E">
        <w:rPr>
          <w:rFonts w:ascii="Cambria" w:hAnsi="Cambria"/>
          <w:color w:val="000000" w:themeColor="text1"/>
          <w:sz w:val="22"/>
          <w:szCs w:val="22"/>
        </w:rPr>
        <w:t>geoinformatics</w:t>
      </w:r>
      <w:r w:rsidRPr="004E5718">
        <w:rPr>
          <w:rFonts w:ascii="Cambria" w:hAnsi="Cambria"/>
          <w:color w:val="000000" w:themeColor="text1"/>
          <w:sz w:val="22"/>
          <w:szCs w:val="22"/>
        </w:rPr>
        <w:t xml:space="preserve"> together with appropriate techniques using lectures, tutorials, group discussions, presentations, assignment evalu</w:t>
      </w:r>
      <w:r w:rsidR="006D487E">
        <w:rPr>
          <w:rFonts w:ascii="Cambria" w:hAnsi="Cambria"/>
          <w:color w:val="000000" w:themeColor="text1"/>
          <w:sz w:val="22"/>
          <w:szCs w:val="22"/>
        </w:rPr>
        <w:t>ation and lab work</w:t>
      </w:r>
      <w:r w:rsidRPr="004E5718">
        <w:rPr>
          <w:rFonts w:ascii="Cambria" w:hAnsi="Cambria"/>
          <w:color w:val="000000" w:themeColor="text1"/>
          <w:sz w:val="22"/>
          <w:szCs w:val="22"/>
        </w:rPr>
        <w:t xml:space="preserve">. Thus, the pedagogy process includes: </w:t>
      </w:r>
    </w:p>
    <w:p w14:paraId="11BC8FCD" w14:textId="1EFCE4E6" w:rsidR="002913E8" w:rsidRPr="004E5718" w:rsidRDefault="006D487E">
      <w:pPr>
        <w:pStyle w:val="ListParagraph"/>
        <w:numPr>
          <w:ilvl w:val="0"/>
          <w:numId w:val="46"/>
        </w:numPr>
        <w:jc w:val="both"/>
        <w:rPr>
          <w:rFonts w:ascii="Cambria" w:hAnsi="Cambria" w:cs="Times New Roman"/>
          <w:color w:val="000000" w:themeColor="text1"/>
          <w:sz w:val="22"/>
          <w:szCs w:val="22"/>
        </w:rPr>
      </w:pPr>
      <w:r>
        <w:rPr>
          <w:rFonts w:ascii="Cambria" w:hAnsi="Cambria" w:cs="Times New Roman"/>
          <w:color w:val="000000" w:themeColor="text1"/>
          <w:sz w:val="22"/>
          <w:szCs w:val="22"/>
        </w:rPr>
        <w:t>Identifying and analysing the physical and human dimensions</w:t>
      </w:r>
      <w:r w:rsidR="002913E8" w:rsidRPr="004E5718">
        <w:rPr>
          <w:rFonts w:ascii="Cambria" w:hAnsi="Cambria" w:cs="Times New Roman"/>
          <w:color w:val="000000" w:themeColor="text1"/>
          <w:sz w:val="22"/>
          <w:szCs w:val="22"/>
        </w:rPr>
        <w:t xml:space="preserve"> globally and processes in varied spatiotemporal contexts.  </w:t>
      </w:r>
    </w:p>
    <w:p w14:paraId="09E55510" w14:textId="1FEBCCE5" w:rsidR="002913E8" w:rsidRPr="004E5718" w:rsidRDefault="002913E8">
      <w:pPr>
        <w:pStyle w:val="ListParagraph"/>
        <w:numPr>
          <w:ilvl w:val="0"/>
          <w:numId w:val="46"/>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Understanding</w:t>
      </w:r>
      <w:r w:rsidR="006D487E">
        <w:rPr>
          <w:rFonts w:ascii="Cambria" w:hAnsi="Cambria" w:cs="Times New Roman"/>
          <w:color w:val="000000" w:themeColor="text1"/>
          <w:sz w:val="22"/>
          <w:szCs w:val="22"/>
        </w:rPr>
        <w:t xml:space="preserve"> to</w:t>
      </w:r>
      <w:r w:rsidRPr="004E5718">
        <w:rPr>
          <w:rFonts w:ascii="Cambria" w:hAnsi="Cambria" w:cs="Times New Roman"/>
          <w:color w:val="000000" w:themeColor="text1"/>
          <w:sz w:val="22"/>
          <w:szCs w:val="22"/>
        </w:rPr>
        <w:t xml:space="preserve"> </w:t>
      </w:r>
      <w:r w:rsidR="006D487E">
        <w:rPr>
          <w:rFonts w:ascii="Cambria" w:hAnsi="Cambria"/>
          <w:color w:val="000000" w:themeColor="text1"/>
          <w:sz w:val="22"/>
          <w:szCs w:val="22"/>
        </w:rPr>
        <w:t>integrate spatial data with non-spatial data</w:t>
      </w:r>
      <w:r w:rsidR="006D487E" w:rsidRPr="004E5718">
        <w:rPr>
          <w:rFonts w:ascii="Cambria" w:hAnsi="Cambria" w:cs="Times New Roman"/>
          <w:color w:val="000000" w:themeColor="text1"/>
          <w:sz w:val="22"/>
          <w:szCs w:val="22"/>
        </w:rPr>
        <w:t xml:space="preserve"> </w:t>
      </w:r>
      <w:r w:rsidR="006D487E">
        <w:rPr>
          <w:rFonts w:ascii="Cambria" w:hAnsi="Cambria" w:cs="Times New Roman"/>
          <w:color w:val="000000" w:themeColor="text1"/>
          <w:sz w:val="22"/>
          <w:szCs w:val="22"/>
        </w:rPr>
        <w:t>and analyse</w:t>
      </w:r>
      <w:r w:rsidRPr="004E5718">
        <w:rPr>
          <w:rFonts w:ascii="Cambria" w:hAnsi="Cambria" w:cs="Times New Roman"/>
          <w:color w:val="000000" w:themeColor="text1"/>
          <w:sz w:val="22"/>
          <w:szCs w:val="22"/>
        </w:rPr>
        <w:t xml:space="preserve"> </w:t>
      </w:r>
      <w:r w:rsidR="006D487E">
        <w:rPr>
          <w:rFonts w:ascii="Cambria" w:hAnsi="Cambria" w:cs="Times New Roman"/>
          <w:color w:val="000000" w:themeColor="text1"/>
          <w:sz w:val="22"/>
          <w:szCs w:val="22"/>
        </w:rPr>
        <w:t>to overcome the</w:t>
      </w:r>
      <w:r w:rsidRPr="004E5718">
        <w:rPr>
          <w:rFonts w:ascii="Cambria" w:hAnsi="Cambria" w:cs="Times New Roman"/>
          <w:color w:val="000000" w:themeColor="text1"/>
          <w:sz w:val="22"/>
          <w:szCs w:val="22"/>
        </w:rPr>
        <w:t xml:space="preserve"> various global environmental challenges.  </w:t>
      </w:r>
    </w:p>
    <w:p w14:paraId="3DFCF305" w14:textId="77777777" w:rsidR="002913E8" w:rsidRPr="004E5718" w:rsidRDefault="002913E8">
      <w:pPr>
        <w:pStyle w:val="ListParagraph"/>
        <w:numPr>
          <w:ilvl w:val="0"/>
          <w:numId w:val="46"/>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Analysing geographic information by using geospatial technologies.</w:t>
      </w:r>
    </w:p>
    <w:p w14:paraId="2C03E71A" w14:textId="77777777" w:rsidR="002913E8" w:rsidRPr="004E5718" w:rsidRDefault="002913E8">
      <w:pPr>
        <w:pStyle w:val="ListParagraph"/>
        <w:numPr>
          <w:ilvl w:val="0"/>
          <w:numId w:val="46"/>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Responding to the global and national challenges and initiatives.</w:t>
      </w:r>
    </w:p>
    <w:p w14:paraId="2CC59395" w14:textId="77777777" w:rsidR="002913E8" w:rsidRPr="004E5718" w:rsidRDefault="002913E8" w:rsidP="002913E8">
      <w:pPr>
        <w:pStyle w:val="ListParagraph"/>
        <w:ind w:left="1800"/>
        <w:jc w:val="both"/>
        <w:rPr>
          <w:rFonts w:ascii="Cambria" w:hAnsi="Cambria" w:cs="Times New Roman"/>
          <w:color w:val="000000" w:themeColor="text1"/>
          <w:sz w:val="22"/>
          <w:szCs w:val="22"/>
        </w:rPr>
      </w:pPr>
    </w:p>
    <w:p w14:paraId="32BB8B61" w14:textId="55DDCFC6" w:rsidR="002913E8" w:rsidRDefault="008E19F5">
      <w:pPr>
        <w:pStyle w:val="ListParagraph"/>
        <w:numPr>
          <w:ilvl w:val="2"/>
          <w:numId w:val="43"/>
        </w:numPr>
        <w:ind w:left="1276" w:hanging="567"/>
        <w:jc w:val="both"/>
        <w:rPr>
          <w:rFonts w:ascii="Cambria" w:hAnsi="Cambria"/>
          <w:b/>
          <w:bCs/>
          <w:color w:val="000000" w:themeColor="text1"/>
          <w:sz w:val="23"/>
          <w:szCs w:val="23"/>
        </w:rPr>
      </w:pPr>
      <w:r>
        <w:rPr>
          <w:rFonts w:ascii="Cambria" w:hAnsi="Cambria"/>
          <w:b/>
          <w:bCs/>
          <w:color w:val="000000" w:themeColor="text1"/>
          <w:sz w:val="23"/>
          <w:szCs w:val="23"/>
        </w:rPr>
        <w:t>Aims of Masters</w:t>
      </w:r>
      <w:r w:rsidR="00804CAF">
        <w:rPr>
          <w:rFonts w:ascii="Cambria" w:hAnsi="Cambria"/>
          <w:b/>
          <w:bCs/>
          <w:color w:val="000000" w:themeColor="text1"/>
          <w:sz w:val="23"/>
          <w:szCs w:val="23"/>
        </w:rPr>
        <w:t xml:space="preserve"> Programme in Geoinformatics</w:t>
      </w:r>
      <w:r w:rsidR="002913E8" w:rsidRPr="004E5718">
        <w:rPr>
          <w:rFonts w:ascii="Cambria" w:hAnsi="Cambria"/>
          <w:b/>
          <w:bCs/>
          <w:color w:val="000000" w:themeColor="text1"/>
          <w:sz w:val="23"/>
          <w:szCs w:val="23"/>
        </w:rPr>
        <w:t>:</w:t>
      </w:r>
    </w:p>
    <w:p w14:paraId="76AEB902" w14:textId="77777777" w:rsidR="00804CAF" w:rsidRPr="004E5718" w:rsidRDefault="00804CAF" w:rsidP="00804CAF">
      <w:pPr>
        <w:pStyle w:val="ListParagraph"/>
        <w:ind w:left="1276"/>
        <w:jc w:val="both"/>
        <w:rPr>
          <w:rFonts w:ascii="Cambria" w:hAnsi="Cambria"/>
          <w:b/>
          <w:bCs/>
          <w:color w:val="000000" w:themeColor="text1"/>
          <w:sz w:val="23"/>
          <w:szCs w:val="23"/>
        </w:rPr>
      </w:pPr>
    </w:p>
    <w:p w14:paraId="5FDED051" w14:textId="7F165A92" w:rsidR="002913E8" w:rsidRPr="004E5718" w:rsidRDefault="002913E8" w:rsidP="002913E8">
      <w:pPr>
        <w:pStyle w:val="ListParagraph"/>
        <w:ind w:left="993"/>
        <w:jc w:val="both"/>
        <w:rPr>
          <w:rFonts w:ascii="Cambria" w:hAnsi="Cambria"/>
          <w:color w:val="000000" w:themeColor="text1"/>
          <w:sz w:val="23"/>
          <w:szCs w:val="23"/>
        </w:rPr>
      </w:pPr>
      <w:r w:rsidRPr="004E5718">
        <w:rPr>
          <w:rFonts w:ascii="Cambria" w:hAnsi="Cambria"/>
          <w:color w:val="000000" w:themeColor="text1"/>
          <w:sz w:val="23"/>
          <w:szCs w:val="23"/>
        </w:rPr>
        <w:t>The overall objectives of the Learning Outcomes</w:t>
      </w:r>
      <w:r w:rsidR="00804CAF">
        <w:rPr>
          <w:rFonts w:ascii="Cambria" w:hAnsi="Cambria"/>
          <w:color w:val="000000" w:themeColor="text1"/>
          <w:sz w:val="23"/>
          <w:szCs w:val="23"/>
        </w:rPr>
        <w:t xml:space="preserve">-bases Framework </w:t>
      </w:r>
      <w:r w:rsidR="008E19F5">
        <w:rPr>
          <w:rFonts w:ascii="Cambria" w:hAnsi="Cambria"/>
          <w:color w:val="000000" w:themeColor="text1"/>
          <w:sz w:val="23"/>
          <w:szCs w:val="23"/>
        </w:rPr>
        <w:t>(LOCF) for M</w:t>
      </w:r>
      <w:ins w:id="6" w:author="Parimita Saikia" w:date="2025-04-29T15:08:00Z">
        <w:r w:rsidR="000064AD">
          <w:rPr>
            <w:rFonts w:ascii="Cambria" w:hAnsi="Cambria"/>
            <w:color w:val="000000" w:themeColor="text1"/>
            <w:sz w:val="23"/>
            <w:szCs w:val="23"/>
          </w:rPr>
          <w:t>.</w:t>
        </w:r>
      </w:ins>
      <w:r w:rsidR="008E19F5">
        <w:rPr>
          <w:rFonts w:ascii="Cambria" w:hAnsi="Cambria"/>
          <w:color w:val="000000" w:themeColor="text1"/>
          <w:sz w:val="23"/>
          <w:szCs w:val="23"/>
        </w:rPr>
        <w:t>Sc</w:t>
      </w:r>
      <w:ins w:id="7" w:author="Parimita Saikia" w:date="2025-04-29T15:08:00Z">
        <w:r w:rsidR="000064AD">
          <w:rPr>
            <w:rFonts w:ascii="Cambria" w:hAnsi="Cambria"/>
            <w:color w:val="000000" w:themeColor="text1"/>
            <w:sz w:val="23"/>
            <w:szCs w:val="23"/>
          </w:rPr>
          <w:t>.</w:t>
        </w:r>
      </w:ins>
      <w:r w:rsidR="00804CAF">
        <w:rPr>
          <w:rFonts w:ascii="Cambria" w:hAnsi="Cambria"/>
          <w:color w:val="000000" w:themeColor="text1"/>
          <w:sz w:val="23"/>
          <w:szCs w:val="23"/>
        </w:rPr>
        <w:t xml:space="preserve"> in Geoinformatics</w:t>
      </w:r>
      <w:r w:rsidRPr="004E5718">
        <w:rPr>
          <w:rFonts w:ascii="Cambria" w:hAnsi="Cambria"/>
          <w:color w:val="000000" w:themeColor="text1"/>
          <w:sz w:val="23"/>
          <w:szCs w:val="23"/>
        </w:rPr>
        <w:t xml:space="preserve"> are-</w:t>
      </w:r>
    </w:p>
    <w:p w14:paraId="01EAA998" w14:textId="4231962D" w:rsidR="002913E8" w:rsidRPr="004E5718" w:rsidRDefault="002913E8">
      <w:pPr>
        <w:pStyle w:val="ListParagraph"/>
        <w:numPr>
          <w:ilvl w:val="0"/>
          <w:numId w:val="47"/>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Apprecia</w:t>
      </w:r>
      <w:r w:rsidR="008E19F5">
        <w:rPr>
          <w:rFonts w:ascii="Cambria" w:hAnsi="Cambria" w:cs="Times New Roman"/>
          <w:color w:val="000000" w:themeColor="text1"/>
          <w:sz w:val="22"/>
          <w:szCs w:val="22"/>
        </w:rPr>
        <w:t>te the relevance of geospatial</w:t>
      </w:r>
      <w:r w:rsidRPr="004E5718">
        <w:rPr>
          <w:rFonts w:ascii="Cambria" w:hAnsi="Cambria" w:cs="Times New Roman"/>
          <w:color w:val="000000" w:themeColor="text1"/>
          <w:sz w:val="22"/>
          <w:szCs w:val="22"/>
        </w:rPr>
        <w:t xml:space="preserve"> knowledge to everyday life.</w:t>
      </w:r>
    </w:p>
    <w:p w14:paraId="2278CA7E" w14:textId="77777777" w:rsidR="002913E8" w:rsidRPr="004E5718" w:rsidRDefault="002913E8">
      <w:pPr>
        <w:pStyle w:val="ListParagraph"/>
        <w:numPr>
          <w:ilvl w:val="0"/>
          <w:numId w:val="47"/>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Demonstrate the ability to communicate geographic information by utilising both lecture and practical exercises.</w:t>
      </w:r>
    </w:p>
    <w:p w14:paraId="0EFD05F1" w14:textId="77777777" w:rsidR="002913E8" w:rsidRPr="004E5718" w:rsidRDefault="002913E8">
      <w:pPr>
        <w:pStyle w:val="ListParagraph"/>
        <w:numPr>
          <w:ilvl w:val="0"/>
          <w:numId w:val="47"/>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Inculcate the ability to evaluate and solve geographical problems effectively.</w:t>
      </w:r>
    </w:p>
    <w:p w14:paraId="1BD9A194" w14:textId="77777777" w:rsidR="002913E8" w:rsidRPr="004E5718" w:rsidRDefault="002913E8">
      <w:pPr>
        <w:pStyle w:val="ListParagraph"/>
        <w:numPr>
          <w:ilvl w:val="0"/>
          <w:numId w:val="47"/>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Demonstrate the skills in using geographical research tools including spatial statistics, cartography, remote sensing, GIS, IRNSS and GIScience.</w:t>
      </w:r>
    </w:p>
    <w:p w14:paraId="2BEC9371" w14:textId="7ECF6F93" w:rsidR="002913E8" w:rsidRDefault="002913E8">
      <w:pPr>
        <w:pStyle w:val="ListParagraph"/>
        <w:numPr>
          <w:ilvl w:val="0"/>
          <w:numId w:val="47"/>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Based on the field knowledge and advanced technologies, the students should be able to understand the ongoing geographical problems in different regions and levels with appropriate pragmatic solutions.</w:t>
      </w:r>
    </w:p>
    <w:p w14:paraId="76F85F3F" w14:textId="77777777" w:rsidR="008E19F5" w:rsidRPr="008E19F5" w:rsidRDefault="008E19F5" w:rsidP="008E19F5">
      <w:pPr>
        <w:pStyle w:val="ListParagraph"/>
        <w:ind w:left="1713"/>
        <w:jc w:val="both"/>
        <w:rPr>
          <w:rFonts w:ascii="Cambria" w:hAnsi="Cambria" w:cs="Times New Roman"/>
          <w:color w:val="000000" w:themeColor="text1"/>
          <w:sz w:val="22"/>
          <w:szCs w:val="22"/>
        </w:rPr>
      </w:pPr>
    </w:p>
    <w:p w14:paraId="2DE1300B" w14:textId="61A5B734" w:rsidR="002913E8" w:rsidRPr="004E5718" w:rsidRDefault="00804CAF">
      <w:pPr>
        <w:pStyle w:val="ListParagraph"/>
        <w:numPr>
          <w:ilvl w:val="1"/>
          <w:numId w:val="44"/>
        </w:numPr>
        <w:jc w:val="both"/>
        <w:rPr>
          <w:rFonts w:ascii="Cambria" w:hAnsi="Cambria"/>
          <w:b/>
          <w:bCs/>
          <w:color w:val="000000" w:themeColor="text1"/>
          <w:sz w:val="22"/>
          <w:szCs w:val="22"/>
        </w:rPr>
      </w:pPr>
      <w:r>
        <w:rPr>
          <w:rFonts w:ascii="Cambria" w:hAnsi="Cambria"/>
          <w:b/>
          <w:bCs/>
          <w:color w:val="000000" w:themeColor="text1"/>
          <w:sz w:val="22"/>
          <w:szCs w:val="22"/>
        </w:rPr>
        <w:t>Post Graduate Attributes in Geoinformatics</w:t>
      </w:r>
    </w:p>
    <w:p w14:paraId="27A74EAC" w14:textId="4FABAE27" w:rsidR="002913E8" w:rsidRDefault="002913E8" w:rsidP="00192122">
      <w:pPr>
        <w:ind w:firstLine="720"/>
        <w:jc w:val="both"/>
        <w:rPr>
          <w:rFonts w:ascii="Cambria" w:hAnsi="Cambria"/>
          <w:color w:val="000000" w:themeColor="text1"/>
          <w:sz w:val="22"/>
          <w:szCs w:val="22"/>
          <w:lang w:val="en-GB"/>
        </w:rPr>
      </w:pPr>
      <w:r w:rsidRPr="004E5718">
        <w:rPr>
          <w:rFonts w:ascii="Cambria" w:hAnsi="Cambria"/>
          <w:color w:val="000000" w:themeColor="text1"/>
          <w:sz w:val="22"/>
          <w:szCs w:val="22"/>
          <w:lang w:val="en-GB"/>
        </w:rPr>
        <w:t>Some of the characteristic attribute</w:t>
      </w:r>
      <w:r w:rsidR="00804CAF">
        <w:rPr>
          <w:rFonts w:ascii="Cambria" w:hAnsi="Cambria"/>
          <w:color w:val="000000" w:themeColor="text1"/>
          <w:sz w:val="22"/>
          <w:szCs w:val="22"/>
          <w:lang w:val="en-GB"/>
        </w:rPr>
        <w:t>s of a postgraduate in Geo</w:t>
      </w:r>
      <w:r w:rsidR="00783E87">
        <w:rPr>
          <w:rFonts w:ascii="Cambria" w:hAnsi="Cambria"/>
          <w:color w:val="000000" w:themeColor="text1"/>
          <w:sz w:val="22"/>
          <w:szCs w:val="22"/>
          <w:lang w:val="en-GB"/>
        </w:rPr>
        <w:t>i</w:t>
      </w:r>
      <w:r w:rsidR="00804CAF">
        <w:rPr>
          <w:rFonts w:ascii="Cambria" w:hAnsi="Cambria"/>
          <w:color w:val="000000" w:themeColor="text1"/>
          <w:sz w:val="22"/>
          <w:szCs w:val="22"/>
          <w:lang w:val="en-GB"/>
        </w:rPr>
        <w:t>nformatics</w:t>
      </w:r>
      <w:r w:rsidRPr="004E5718">
        <w:rPr>
          <w:rFonts w:ascii="Cambria" w:hAnsi="Cambria"/>
          <w:color w:val="000000" w:themeColor="text1"/>
          <w:sz w:val="22"/>
          <w:szCs w:val="22"/>
          <w:lang w:val="en-GB"/>
        </w:rPr>
        <w:t xml:space="preserve"> include:</w:t>
      </w:r>
    </w:p>
    <w:p w14:paraId="6B8A8810" w14:textId="77777777" w:rsidR="00192122" w:rsidRDefault="00192122" w:rsidP="00192122">
      <w:pPr>
        <w:ind w:firstLine="720"/>
        <w:jc w:val="both"/>
        <w:rPr>
          <w:rFonts w:ascii="Cambria" w:hAnsi="Cambria"/>
          <w:color w:val="000000" w:themeColor="text1"/>
          <w:sz w:val="22"/>
          <w:szCs w:val="22"/>
          <w:lang w:val="en-GB"/>
        </w:rPr>
      </w:pPr>
    </w:p>
    <w:p w14:paraId="3B27A305" w14:textId="06DA6B28" w:rsidR="00192122" w:rsidRP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1: </w:t>
      </w:r>
      <w:r w:rsidRPr="00192122">
        <w:rPr>
          <w:rFonts w:ascii="Cambria" w:hAnsi="Cambria"/>
          <w:b/>
          <w:bCs/>
          <w:color w:val="000000" w:themeColor="text1"/>
          <w:sz w:val="22"/>
          <w:szCs w:val="22"/>
          <w:lang w:val="en-GB"/>
        </w:rPr>
        <w:t>Technical Competence:</w:t>
      </w:r>
      <w:r w:rsidRPr="00192122">
        <w:rPr>
          <w:rFonts w:ascii="Cambria" w:hAnsi="Cambria"/>
          <w:color w:val="000000" w:themeColor="text1"/>
          <w:sz w:val="22"/>
          <w:szCs w:val="22"/>
          <w:lang w:val="en-GB"/>
        </w:rPr>
        <w:t xml:space="preserve"> Post-graduates in Geoinformatics should have a solid understanding of the</w:t>
      </w:r>
      <w:r>
        <w:rPr>
          <w:rFonts w:ascii="Cambria" w:hAnsi="Cambria"/>
          <w:color w:val="000000" w:themeColor="text1"/>
          <w:sz w:val="22"/>
          <w:szCs w:val="22"/>
          <w:lang w:val="en-GB"/>
        </w:rPr>
        <w:t xml:space="preserve"> </w:t>
      </w:r>
      <w:r w:rsidRPr="00192122">
        <w:rPr>
          <w:rFonts w:ascii="Cambria" w:hAnsi="Cambria"/>
          <w:color w:val="000000" w:themeColor="text1"/>
          <w:sz w:val="22"/>
          <w:szCs w:val="22"/>
          <w:lang w:val="en-GB"/>
        </w:rPr>
        <w:t>principles and concepts of geographic information science, remote sensing, and other related technologies. They should be able to apply this knowledge to solve complex problems and make informed decisions.</w:t>
      </w:r>
    </w:p>
    <w:p w14:paraId="453FDA58" w14:textId="4833C323" w:rsidR="00192122" w:rsidRP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2: </w:t>
      </w:r>
      <w:r w:rsidRPr="00192122">
        <w:rPr>
          <w:rFonts w:ascii="Cambria" w:hAnsi="Cambria"/>
          <w:b/>
          <w:bCs/>
          <w:color w:val="000000" w:themeColor="text1"/>
          <w:sz w:val="22"/>
          <w:szCs w:val="22"/>
          <w:lang w:val="en-GB"/>
        </w:rPr>
        <w:t>Analytical Skills:</w:t>
      </w:r>
      <w:r w:rsidRPr="00192122">
        <w:rPr>
          <w:rFonts w:ascii="Cambria" w:hAnsi="Cambria"/>
          <w:color w:val="000000" w:themeColor="text1"/>
          <w:sz w:val="22"/>
          <w:szCs w:val="22"/>
          <w:lang w:val="en-GB"/>
        </w:rPr>
        <w:t xml:space="preserve"> Geoinformatics professionals need to be able to analyze and interpret large datasets and identify patterns and trends that can inform decision-making. They should be able to use statistical and mathematical models to analyze data and develop predictive models.</w:t>
      </w:r>
    </w:p>
    <w:p w14:paraId="78115CA1" w14:textId="32FA3A48" w:rsidR="00192122" w:rsidRP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3: </w:t>
      </w:r>
      <w:r w:rsidRPr="00192122">
        <w:rPr>
          <w:rFonts w:ascii="Cambria" w:hAnsi="Cambria"/>
          <w:b/>
          <w:bCs/>
          <w:color w:val="000000" w:themeColor="text1"/>
          <w:sz w:val="22"/>
          <w:szCs w:val="22"/>
          <w:lang w:val="en-GB"/>
        </w:rPr>
        <w:t>Communication Skills:</w:t>
      </w:r>
      <w:r w:rsidRPr="00192122">
        <w:rPr>
          <w:rFonts w:ascii="Cambria" w:hAnsi="Cambria"/>
          <w:color w:val="000000" w:themeColor="text1"/>
          <w:sz w:val="22"/>
          <w:szCs w:val="22"/>
          <w:lang w:val="en-GB"/>
        </w:rPr>
        <w:t xml:space="preserve"> Geoinformatics professionals should be able to communicate technical information in a clear and concise manner to a range of audiences, including non-technical stakeholders. They should be able to present data in visual formats, such as maps and charts, to communicate complex information effectively.</w:t>
      </w:r>
    </w:p>
    <w:p w14:paraId="31E4BFCE" w14:textId="6DB102CC" w:rsid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4: </w:t>
      </w:r>
      <w:r w:rsidRPr="00192122">
        <w:rPr>
          <w:rFonts w:ascii="Cambria" w:hAnsi="Cambria"/>
          <w:b/>
          <w:bCs/>
          <w:color w:val="000000" w:themeColor="text1"/>
          <w:sz w:val="22"/>
          <w:szCs w:val="22"/>
          <w:lang w:val="en-GB"/>
        </w:rPr>
        <w:t>Teamwork:</w:t>
      </w:r>
      <w:r w:rsidRPr="00192122">
        <w:rPr>
          <w:rFonts w:ascii="Cambria" w:hAnsi="Cambria"/>
          <w:color w:val="000000" w:themeColor="text1"/>
          <w:sz w:val="22"/>
          <w:szCs w:val="22"/>
          <w:lang w:val="en-GB"/>
        </w:rPr>
        <w:t xml:space="preserve"> Geoinformatics professionals often work in multidisciplinary teams, including engineers, planners, and scientists. They should be able to collaborate effectively with team members and contribute their expertise to achieve project goals.</w:t>
      </w:r>
    </w:p>
    <w:p w14:paraId="5BB1C1FF" w14:textId="4666B8F3" w:rsidR="00192122" w:rsidRP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5: </w:t>
      </w:r>
      <w:r w:rsidRPr="00192122">
        <w:rPr>
          <w:rFonts w:ascii="Cambria" w:hAnsi="Cambria"/>
          <w:b/>
          <w:bCs/>
          <w:color w:val="000000" w:themeColor="text1"/>
          <w:sz w:val="22"/>
          <w:szCs w:val="22"/>
          <w:lang w:val="en-GB"/>
        </w:rPr>
        <w:t>Project Management:</w:t>
      </w:r>
      <w:r w:rsidRPr="00192122">
        <w:rPr>
          <w:rFonts w:ascii="Cambria" w:hAnsi="Cambria"/>
          <w:color w:val="000000" w:themeColor="text1"/>
          <w:sz w:val="22"/>
          <w:szCs w:val="22"/>
          <w:lang w:val="en-GB"/>
        </w:rPr>
        <w:t xml:space="preserve"> Geoinformatics professionals should be able to manage projects effectively, including developing project plans, setting timelines, managing resources, and monitoring progress. They should be able to adapt to changing project requirements and prioritize tasks to ensure project success.</w:t>
      </w:r>
    </w:p>
    <w:p w14:paraId="5FFF16E2" w14:textId="5D467ABD" w:rsid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lastRenderedPageBreak/>
        <w:t xml:space="preserve">GA 6: </w:t>
      </w:r>
      <w:r w:rsidRPr="00192122">
        <w:rPr>
          <w:rFonts w:ascii="Cambria" w:hAnsi="Cambria"/>
          <w:b/>
          <w:bCs/>
          <w:color w:val="000000" w:themeColor="text1"/>
          <w:sz w:val="22"/>
          <w:szCs w:val="22"/>
          <w:lang w:val="en-GB"/>
        </w:rPr>
        <w:t>Ethics and Professionalism:</w:t>
      </w:r>
      <w:r w:rsidRPr="00192122">
        <w:rPr>
          <w:rFonts w:ascii="Cambria" w:hAnsi="Cambria"/>
          <w:color w:val="000000" w:themeColor="text1"/>
          <w:sz w:val="22"/>
          <w:szCs w:val="22"/>
          <w:lang w:val="en-GB"/>
        </w:rPr>
        <w:t xml:space="preserve"> Geoinformatics professionals should adhere to ethical principles and standards of professionalism in their work. They should maintain the confidentiality of sensitive data and ensure that their work aligns with legal and ethical standards.</w:t>
      </w:r>
    </w:p>
    <w:p w14:paraId="0E5D1759" w14:textId="5B1AD136" w:rsidR="002913E8" w:rsidRPr="00192122" w:rsidRDefault="00192122" w:rsidP="00192122">
      <w:pPr>
        <w:pStyle w:val="ListParagraph"/>
        <w:spacing w:line="276" w:lineRule="auto"/>
        <w:ind w:left="81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GA 7: </w:t>
      </w:r>
      <w:r w:rsidR="002913E8" w:rsidRPr="00192122">
        <w:rPr>
          <w:rFonts w:ascii="Cambria" w:hAnsi="Cambria"/>
          <w:b/>
          <w:bCs/>
          <w:color w:val="000000" w:themeColor="text1"/>
          <w:sz w:val="22"/>
          <w:szCs w:val="22"/>
          <w:lang w:val="en-GB"/>
        </w:rPr>
        <w:t>Lifelong learning:</w:t>
      </w:r>
      <w:r w:rsidR="002913E8" w:rsidRPr="00192122">
        <w:rPr>
          <w:rFonts w:ascii="Cambria" w:hAnsi="Cambria"/>
          <w:color w:val="000000" w:themeColor="text1"/>
          <w:sz w:val="22"/>
          <w:szCs w:val="22"/>
          <w:lang w:val="en-GB"/>
        </w:rPr>
        <w:t xml:space="preserve"> </w:t>
      </w:r>
      <w:r w:rsidR="00012EF7" w:rsidRPr="00192122">
        <w:rPr>
          <w:rFonts w:ascii="Cambria" w:hAnsi="Cambria"/>
          <w:color w:val="000000" w:themeColor="text1"/>
          <w:sz w:val="22"/>
          <w:szCs w:val="22"/>
          <w:lang w:val="en-GB"/>
        </w:rPr>
        <w:t>The core of Geoinformatics</w:t>
      </w:r>
      <w:r w:rsidR="002913E8" w:rsidRPr="00192122">
        <w:rPr>
          <w:rFonts w:ascii="Cambria" w:hAnsi="Cambria"/>
          <w:color w:val="000000" w:themeColor="text1"/>
          <w:sz w:val="22"/>
          <w:szCs w:val="22"/>
          <w:lang w:val="en-GB"/>
        </w:rPr>
        <w:t xml:space="preserve"> </w:t>
      </w:r>
      <w:r w:rsidR="002E2D06" w:rsidRPr="00192122">
        <w:rPr>
          <w:rFonts w:ascii="Cambria" w:hAnsi="Cambria"/>
          <w:color w:val="000000" w:themeColor="text1"/>
          <w:sz w:val="22"/>
          <w:szCs w:val="22"/>
          <w:lang w:val="en-GB"/>
        </w:rPr>
        <w:t xml:space="preserve">is </w:t>
      </w:r>
      <w:r w:rsidR="002E2D06" w:rsidRPr="00192122">
        <w:rPr>
          <w:rFonts w:ascii="Cambria" w:hAnsi="Cambria"/>
          <w:color w:val="000000" w:themeColor="text1"/>
          <w:sz w:val="22"/>
          <w:szCs w:val="22"/>
        </w:rPr>
        <w:t>information science infrastructure to address the problems of geography, cartography, geosciences and related branches of science and engineering</w:t>
      </w:r>
      <w:r w:rsidR="002922BF" w:rsidRPr="00192122">
        <w:rPr>
          <w:rFonts w:ascii="Cambria" w:hAnsi="Cambria"/>
          <w:color w:val="000000" w:themeColor="text1"/>
          <w:sz w:val="22"/>
          <w:szCs w:val="22"/>
        </w:rPr>
        <w:t xml:space="preserve">, </w:t>
      </w:r>
      <w:r w:rsidR="002913E8" w:rsidRPr="00192122">
        <w:rPr>
          <w:rFonts w:ascii="Cambria" w:hAnsi="Cambria"/>
          <w:color w:val="000000" w:themeColor="text1"/>
          <w:sz w:val="22"/>
          <w:szCs w:val="22"/>
          <w:lang w:val="en-GB"/>
        </w:rPr>
        <w:t xml:space="preserve">which remains relevant for all </w:t>
      </w:r>
      <w:r w:rsidR="002922BF" w:rsidRPr="00192122">
        <w:rPr>
          <w:rFonts w:ascii="Cambria" w:hAnsi="Cambria"/>
          <w:color w:val="000000" w:themeColor="text1"/>
          <w:sz w:val="22"/>
          <w:szCs w:val="22"/>
          <w:lang w:val="en-GB"/>
        </w:rPr>
        <w:t>sectors of knowledge</w:t>
      </w:r>
      <w:r w:rsidR="002913E8" w:rsidRPr="00192122">
        <w:rPr>
          <w:rFonts w:ascii="Cambria" w:hAnsi="Cambria"/>
          <w:color w:val="000000" w:themeColor="text1"/>
          <w:sz w:val="22"/>
          <w:szCs w:val="22"/>
          <w:lang w:val="en-GB"/>
        </w:rPr>
        <w:t>. So, the basic kn</w:t>
      </w:r>
      <w:r w:rsidR="002922BF" w:rsidRPr="00192122">
        <w:rPr>
          <w:rFonts w:ascii="Cambria" w:hAnsi="Cambria"/>
          <w:color w:val="000000" w:themeColor="text1"/>
          <w:sz w:val="22"/>
          <w:szCs w:val="22"/>
          <w:lang w:val="en-GB"/>
        </w:rPr>
        <w:t>owledge and the tools of Geoinformatics</w:t>
      </w:r>
      <w:r w:rsidR="002913E8" w:rsidRPr="00192122">
        <w:rPr>
          <w:rFonts w:ascii="Cambria" w:hAnsi="Cambria"/>
          <w:color w:val="000000" w:themeColor="text1"/>
          <w:sz w:val="22"/>
          <w:szCs w:val="22"/>
          <w:lang w:val="en-GB"/>
        </w:rPr>
        <w:t xml:space="preserve"> help</w:t>
      </w:r>
      <w:r w:rsidR="002922BF" w:rsidRPr="00192122">
        <w:rPr>
          <w:rFonts w:ascii="Cambria" w:hAnsi="Cambria"/>
          <w:color w:val="000000" w:themeColor="text1"/>
          <w:sz w:val="22"/>
          <w:szCs w:val="22"/>
          <w:lang w:val="en-GB"/>
        </w:rPr>
        <w:t>s</w:t>
      </w:r>
      <w:r w:rsidR="002913E8" w:rsidRPr="00192122">
        <w:rPr>
          <w:rFonts w:ascii="Cambria" w:hAnsi="Cambria"/>
          <w:color w:val="000000" w:themeColor="text1"/>
          <w:sz w:val="22"/>
          <w:szCs w:val="22"/>
          <w:lang w:val="en-GB"/>
        </w:rPr>
        <w:t xml:space="preserve"> them in their future life and the process of learning will continue throughout life.</w:t>
      </w:r>
    </w:p>
    <w:p w14:paraId="24555C0B" w14:textId="77777777" w:rsidR="002913E8" w:rsidRPr="004E5718" w:rsidRDefault="002913E8" w:rsidP="002913E8">
      <w:pPr>
        <w:ind w:firstLine="720"/>
        <w:jc w:val="both"/>
        <w:rPr>
          <w:rFonts w:ascii="Cambria" w:hAnsi="Cambria"/>
          <w:color w:val="000000" w:themeColor="text1"/>
          <w:sz w:val="22"/>
          <w:szCs w:val="22"/>
          <w:lang w:val="en-GB"/>
        </w:rPr>
      </w:pPr>
    </w:p>
    <w:p w14:paraId="79B8DA00" w14:textId="1A6B2A5C" w:rsidR="002913E8" w:rsidRPr="004E5718" w:rsidRDefault="002913E8">
      <w:pPr>
        <w:pStyle w:val="ListParagraph"/>
        <w:numPr>
          <w:ilvl w:val="1"/>
          <w:numId w:val="43"/>
        </w:numPr>
        <w:ind w:left="1134" w:hanging="425"/>
        <w:jc w:val="both"/>
        <w:rPr>
          <w:rFonts w:ascii="Cambria" w:hAnsi="Cambria"/>
          <w:b/>
          <w:bCs/>
          <w:color w:val="000000" w:themeColor="text1"/>
          <w:sz w:val="22"/>
          <w:szCs w:val="22"/>
        </w:rPr>
      </w:pPr>
      <w:r w:rsidRPr="004E5718">
        <w:rPr>
          <w:rFonts w:ascii="Cambria" w:hAnsi="Cambria"/>
          <w:b/>
          <w:bCs/>
          <w:color w:val="000000" w:themeColor="text1"/>
          <w:sz w:val="22"/>
          <w:szCs w:val="22"/>
        </w:rPr>
        <w:t>Qualification Descriptors for M.Sc. Programme</w:t>
      </w:r>
    </w:p>
    <w:p w14:paraId="43902132" w14:textId="667C8B78" w:rsidR="002913E8" w:rsidRPr="004E5718" w:rsidRDefault="002913E8" w:rsidP="002913E8">
      <w:pPr>
        <w:ind w:left="720" w:firstLine="720"/>
        <w:jc w:val="both"/>
        <w:rPr>
          <w:rFonts w:ascii="Cambria" w:hAnsi="Cambria"/>
          <w:b/>
          <w:bCs/>
          <w:color w:val="000000" w:themeColor="text1"/>
          <w:sz w:val="22"/>
          <w:szCs w:val="22"/>
        </w:rPr>
      </w:pPr>
      <w:r w:rsidRPr="004E5718">
        <w:rPr>
          <w:rFonts w:ascii="Cambria" w:hAnsi="Cambria"/>
          <w:color w:val="000000" w:themeColor="text1"/>
          <w:sz w:val="22"/>
          <w:szCs w:val="22"/>
        </w:rPr>
        <w:t xml:space="preserve">The qualification descriptors for the </w:t>
      </w:r>
      <w:r w:rsidR="002922BF">
        <w:rPr>
          <w:rFonts w:ascii="Cambria" w:hAnsi="Cambria"/>
          <w:color w:val="000000" w:themeColor="text1"/>
          <w:sz w:val="22"/>
          <w:szCs w:val="22"/>
        </w:rPr>
        <w:t>M.Sc. Programme in Geoinformatics</w:t>
      </w:r>
      <w:r w:rsidRPr="004E5718">
        <w:rPr>
          <w:rFonts w:ascii="Cambria" w:hAnsi="Cambria"/>
          <w:color w:val="000000" w:themeColor="text1"/>
          <w:sz w:val="22"/>
          <w:szCs w:val="22"/>
        </w:rPr>
        <w:t xml:space="preserve"> shall have the learning attributes such as use of advanced tools and techniques for better comprehension of space and society etc. It also involves awareness among the students regarding the issues of different regions and socio-cultural aspects. The main qualificati</w:t>
      </w:r>
      <w:r w:rsidR="002922BF">
        <w:rPr>
          <w:rFonts w:ascii="Cambria" w:hAnsi="Cambria"/>
          <w:color w:val="000000" w:themeColor="text1"/>
          <w:sz w:val="22"/>
          <w:szCs w:val="22"/>
        </w:rPr>
        <w:t>on descriptors for the geoinformatics</w:t>
      </w:r>
      <w:r w:rsidRPr="004E5718">
        <w:rPr>
          <w:rFonts w:ascii="Cambria" w:hAnsi="Cambria"/>
          <w:color w:val="000000" w:themeColor="text1"/>
          <w:sz w:val="22"/>
          <w:szCs w:val="22"/>
        </w:rPr>
        <w:t xml:space="preserve"> M.Sc. Programme includes:</w:t>
      </w:r>
    </w:p>
    <w:p w14:paraId="0B5643EC" w14:textId="2B67B4B1"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Demonstration of exhaustive understanding of the basic con</w:t>
      </w:r>
      <w:r w:rsidR="002922BF">
        <w:rPr>
          <w:rFonts w:ascii="Cambria" w:hAnsi="Cambria"/>
          <w:color w:val="000000" w:themeColor="text1"/>
          <w:sz w:val="22"/>
          <w:szCs w:val="22"/>
          <w:lang w:val="en-GB"/>
        </w:rPr>
        <w:t>cepts of Geoinformatics</w:t>
      </w:r>
      <w:r w:rsidRPr="004E5718">
        <w:rPr>
          <w:rFonts w:ascii="Cambria" w:hAnsi="Cambria"/>
          <w:color w:val="000000" w:themeColor="text1"/>
          <w:sz w:val="22"/>
          <w:szCs w:val="22"/>
          <w:lang w:val="en-GB"/>
        </w:rPr>
        <w:t xml:space="preserve"> and</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an awareness of the emerging areas of the field.</w:t>
      </w:r>
    </w:p>
    <w:p w14:paraId="07787686" w14:textId="3EFF2120"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 xml:space="preserve">Acquisition of in-depth understanding of </w:t>
      </w:r>
      <w:r w:rsidR="002922BF">
        <w:rPr>
          <w:rFonts w:ascii="Cambria" w:hAnsi="Cambria"/>
          <w:color w:val="000000" w:themeColor="text1"/>
          <w:sz w:val="22"/>
          <w:szCs w:val="22"/>
          <w:lang w:val="en-GB"/>
        </w:rPr>
        <w:t>the applied aspects of Geoinformatics</w:t>
      </w:r>
      <w:r w:rsidRPr="004E5718">
        <w:rPr>
          <w:rFonts w:ascii="Cambria" w:hAnsi="Cambria"/>
          <w:color w:val="000000" w:themeColor="text1"/>
          <w:sz w:val="22"/>
          <w:szCs w:val="22"/>
          <w:lang w:val="en-GB"/>
        </w:rPr>
        <w:t xml:space="preserve"> as well as</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interdisciplinary subjects in everyday life.</w:t>
      </w:r>
    </w:p>
    <w:p w14:paraId="3367B897" w14:textId="77777777"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Improvement of critical thinking and skills facilitating.</w:t>
      </w:r>
    </w:p>
    <w:p w14:paraId="2D213E64" w14:textId="54FD6534"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 xml:space="preserve">The application of knowledge </w:t>
      </w:r>
      <w:r w:rsidR="002922BF">
        <w:rPr>
          <w:rFonts w:ascii="Cambria" w:hAnsi="Cambria"/>
          <w:color w:val="000000" w:themeColor="text1"/>
          <w:sz w:val="22"/>
          <w:szCs w:val="22"/>
          <w:lang w:val="en-GB"/>
        </w:rPr>
        <w:t>gained in the field of Geoinform</w:t>
      </w:r>
      <w:ins w:id="8" w:author="Parimita Saikia" w:date="2025-04-29T15:09:00Z">
        <w:r w:rsidR="000064AD">
          <w:rPr>
            <w:rFonts w:ascii="Cambria" w:hAnsi="Cambria"/>
            <w:color w:val="000000" w:themeColor="text1"/>
            <w:sz w:val="22"/>
            <w:szCs w:val="22"/>
            <w:lang w:val="en-GB"/>
          </w:rPr>
          <w:t>a</w:t>
        </w:r>
      </w:ins>
      <w:r w:rsidR="002922BF">
        <w:rPr>
          <w:rFonts w:ascii="Cambria" w:hAnsi="Cambria"/>
          <w:color w:val="000000" w:themeColor="text1"/>
          <w:sz w:val="22"/>
          <w:szCs w:val="22"/>
          <w:lang w:val="en-GB"/>
        </w:rPr>
        <w:t>tics</w:t>
      </w:r>
      <w:r w:rsidRPr="004E5718">
        <w:rPr>
          <w:rFonts w:ascii="Cambria" w:hAnsi="Cambria"/>
          <w:color w:val="000000" w:themeColor="text1"/>
          <w:sz w:val="22"/>
          <w:szCs w:val="22"/>
          <w:lang w:val="en-GB"/>
        </w:rPr>
        <w:t xml:space="preserve"> in the classroom to the</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 xml:space="preserve">practical solving of societal </w:t>
      </w:r>
      <w:r w:rsidR="002922BF">
        <w:rPr>
          <w:rFonts w:ascii="Cambria" w:hAnsi="Cambria"/>
          <w:color w:val="000000" w:themeColor="text1"/>
          <w:sz w:val="22"/>
          <w:szCs w:val="22"/>
          <w:lang w:val="en-GB"/>
        </w:rPr>
        <w:t xml:space="preserve">and environmental </w:t>
      </w:r>
      <w:r w:rsidRPr="004E5718">
        <w:rPr>
          <w:rFonts w:ascii="Cambria" w:hAnsi="Cambria"/>
          <w:color w:val="000000" w:themeColor="text1"/>
          <w:sz w:val="22"/>
          <w:szCs w:val="22"/>
          <w:lang w:val="en-GB"/>
        </w:rPr>
        <w:t>problems.</w:t>
      </w:r>
    </w:p>
    <w:p w14:paraId="6F634B61" w14:textId="77777777"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Development of intellectual capabilities to get into further research in the discipline.</w:t>
      </w:r>
    </w:p>
    <w:p w14:paraId="4F4FCC43" w14:textId="77777777"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Acquirement of practical laboratory skills, systematic research design and collection</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of experimental data.</w:t>
      </w:r>
    </w:p>
    <w:p w14:paraId="435C0247" w14:textId="77777777" w:rsidR="002913E8" w:rsidRPr="004E5718" w:rsidRDefault="002913E8">
      <w:pPr>
        <w:pStyle w:val="ListParagraph"/>
        <w:numPr>
          <w:ilvl w:val="0"/>
          <w:numId w:val="48"/>
        </w:numPr>
        <w:jc w:val="both"/>
        <w:rPr>
          <w:rFonts w:ascii="Cambria" w:hAnsi="Cambria"/>
          <w:color w:val="000000" w:themeColor="text1"/>
          <w:sz w:val="22"/>
          <w:szCs w:val="22"/>
        </w:rPr>
      </w:pPr>
      <w:r w:rsidRPr="004E5718">
        <w:rPr>
          <w:rFonts w:ascii="Cambria" w:hAnsi="Cambria"/>
          <w:color w:val="000000" w:themeColor="text1"/>
          <w:sz w:val="22"/>
          <w:szCs w:val="22"/>
          <w:lang w:val="en-GB"/>
        </w:rPr>
        <w:t>Exhibition of ability to quantitatively analyse the experimental data and writing</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project reports.</w:t>
      </w:r>
    </w:p>
    <w:p w14:paraId="3BD032C3" w14:textId="77777777" w:rsidR="002913E8" w:rsidRPr="004E5718" w:rsidRDefault="002913E8">
      <w:pPr>
        <w:pStyle w:val="ListParagraph"/>
        <w:numPr>
          <w:ilvl w:val="0"/>
          <w:numId w:val="48"/>
        </w:numPr>
        <w:jc w:val="both"/>
        <w:rPr>
          <w:rFonts w:ascii="Cambria" w:hAnsi="Cambria"/>
          <w:b/>
          <w:bCs/>
          <w:color w:val="000000" w:themeColor="text1"/>
          <w:sz w:val="22"/>
          <w:szCs w:val="22"/>
        </w:rPr>
      </w:pPr>
      <w:r w:rsidRPr="004E5718">
        <w:rPr>
          <w:rFonts w:ascii="Cambria" w:hAnsi="Cambria"/>
          <w:color w:val="000000" w:themeColor="text1"/>
          <w:sz w:val="22"/>
          <w:szCs w:val="22"/>
          <w:lang w:val="en-GB"/>
        </w:rPr>
        <w:t>Development of strong oral and written communication skills promoting the ability to</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present ideas and also teamwork spirits.</w:t>
      </w:r>
      <w:r w:rsidRPr="004E5718">
        <w:rPr>
          <w:rFonts w:ascii="Cambria" w:hAnsi="Cambria"/>
          <w:color w:val="000000" w:themeColor="text1"/>
          <w:sz w:val="22"/>
          <w:szCs w:val="22"/>
        </w:rPr>
        <w:t xml:space="preserve"> </w:t>
      </w:r>
    </w:p>
    <w:p w14:paraId="3D383BEE" w14:textId="13CA9431" w:rsidR="002913E8" w:rsidRPr="004E5718" w:rsidRDefault="002913E8" w:rsidP="002913E8">
      <w:pPr>
        <w:ind w:left="426"/>
        <w:jc w:val="both"/>
        <w:rPr>
          <w:rFonts w:ascii="Cambria" w:hAnsi="Cambria"/>
          <w:b/>
          <w:bCs/>
          <w:color w:val="000000" w:themeColor="text1"/>
          <w:sz w:val="22"/>
          <w:szCs w:val="22"/>
        </w:rPr>
      </w:pPr>
      <w:r w:rsidRPr="004E5718">
        <w:rPr>
          <w:rFonts w:ascii="Cambria" w:hAnsi="Cambria"/>
          <w:b/>
          <w:bCs/>
          <w:color w:val="000000" w:themeColor="text1"/>
          <w:sz w:val="22"/>
          <w:szCs w:val="22"/>
        </w:rPr>
        <w:t>1.5 The Programme Lea</w:t>
      </w:r>
      <w:r w:rsidR="002922BF">
        <w:rPr>
          <w:rFonts w:ascii="Cambria" w:hAnsi="Cambria"/>
          <w:b/>
          <w:bCs/>
          <w:color w:val="000000" w:themeColor="text1"/>
          <w:sz w:val="22"/>
          <w:szCs w:val="22"/>
        </w:rPr>
        <w:t xml:space="preserve">rning Outcomes relating to </w:t>
      </w:r>
      <w:r w:rsidRPr="004E5718">
        <w:rPr>
          <w:rFonts w:ascii="Cambria" w:hAnsi="Cambria"/>
          <w:b/>
          <w:bCs/>
          <w:color w:val="000000" w:themeColor="text1"/>
          <w:sz w:val="22"/>
          <w:szCs w:val="22"/>
        </w:rPr>
        <w:t>M.S</w:t>
      </w:r>
      <w:r w:rsidR="002922BF">
        <w:rPr>
          <w:rFonts w:ascii="Cambria" w:hAnsi="Cambria"/>
          <w:b/>
          <w:bCs/>
          <w:color w:val="000000" w:themeColor="text1"/>
          <w:sz w:val="22"/>
          <w:szCs w:val="22"/>
        </w:rPr>
        <w:t>c. degree programme in Geoinformatics</w:t>
      </w:r>
    </w:p>
    <w:p w14:paraId="0819F487" w14:textId="77777777" w:rsidR="00192122" w:rsidRDefault="002913E8" w:rsidP="00192122">
      <w:pPr>
        <w:ind w:left="426"/>
        <w:jc w:val="both"/>
        <w:rPr>
          <w:rFonts w:ascii="Cambria" w:hAnsi="Cambria"/>
          <w:color w:val="000000" w:themeColor="text1"/>
          <w:sz w:val="22"/>
          <w:szCs w:val="22"/>
          <w:lang w:val="en-GB"/>
        </w:rPr>
      </w:pPr>
      <w:r w:rsidRPr="004E5718">
        <w:rPr>
          <w:rFonts w:ascii="Cambria" w:hAnsi="Cambria"/>
          <w:color w:val="000000" w:themeColor="text1"/>
          <w:sz w:val="22"/>
          <w:szCs w:val="22"/>
          <w:lang w:val="en-GB"/>
        </w:rPr>
        <w:t xml:space="preserve">The learning outcome is to prepare the students of </w:t>
      </w:r>
      <w:r w:rsidR="002922BF">
        <w:rPr>
          <w:rFonts w:ascii="Cambria" w:hAnsi="Cambria"/>
          <w:color w:val="000000" w:themeColor="text1"/>
          <w:sz w:val="22"/>
          <w:szCs w:val="22"/>
          <w:lang w:val="en-GB"/>
        </w:rPr>
        <w:t>MSc degree in Geoinformatics</w:t>
      </w:r>
      <w:r w:rsidRPr="004E5718">
        <w:rPr>
          <w:rFonts w:ascii="Cambria" w:hAnsi="Cambria"/>
          <w:color w:val="000000" w:themeColor="text1"/>
          <w:sz w:val="22"/>
          <w:szCs w:val="22"/>
          <w:lang w:val="en-GB"/>
        </w:rPr>
        <w:t>, to understand the development of the subject and delve around issues suited to the needs of the contemporary world. It covers a wide range of papers covering various themes and maintains uniformity of structure across univer</w:t>
      </w:r>
      <w:r w:rsidR="002922BF">
        <w:rPr>
          <w:rFonts w:ascii="Cambria" w:hAnsi="Cambria"/>
          <w:color w:val="000000" w:themeColor="text1"/>
          <w:sz w:val="22"/>
          <w:szCs w:val="22"/>
          <w:lang w:val="en-GB"/>
        </w:rPr>
        <w:t>sities in the country. Geoinformatics</w:t>
      </w:r>
      <w:r w:rsidRPr="004E5718">
        <w:rPr>
          <w:rFonts w:ascii="Cambria" w:hAnsi="Cambria"/>
          <w:color w:val="000000" w:themeColor="text1"/>
          <w:sz w:val="22"/>
          <w:szCs w:val="22"/>
          <w:lang w:val="en-GB"/>
        </w:rPr>
        <w:t xml:space="preserve"> being interdisciplinary in nature integrates learning derived from all basic and </w:t>
      </w:r>
      <w:r w:rsidR="00FB728B">
        <w:rPr>
          <w:rFonts w:ascii="Cambria" w:hAnsi="Cambria"/>
          <w:color w:val="000000" w:themeColor="text1"/>
          <w:sz w:val="22"/>
          <w:szCs w:val="22"/>
          <w:lang w:val="en-GB"/>
        </w:rPr>
        <w:t>applied sciences</w:t>
      </w:r>
      <w:r w:rsidRPr="004E5718">
        <w:rPr>
          <w:rFonts w:ascii="Cambria" w:hAnsi="Cambria"/>
          <w:color w:val="000000" w:themeColor="text1"/>
          <w:sz w:val="22"/>
          <w:szCs w:val="22"/>
          <w:lang w:val="en-GB"/>
        </w:rPr>
        <w:t>.</w:t>
      </w:r>
    </w:p>
    <w:p w14:paraId="46D35D94"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Technical Competence:</w:t>
      </w:r>
      <w:r w:rsidRPr="00192122">
        <w:rPr>
          <w:rFonts w:ascii="Cambria" w:hAnsi="Cambria"/>
          <w:color w:val="000000" w:themeColor="text1"/>
          <w:sz w:val="22"/>
          <w:szCs w:val="22"/>
        </w:rPr>
        <w:t xml:space="preserve"> Graduates of a Masters in Geoinformatics should be able to demonstrate advanced technical skills in the collection, analysis, and interpretation of geospatial data using relevant software and tools.</w:t>
      </w:r>
    </w:p>
    <w:p w14:paraId="4932B762"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Spatial Data Management:</w:t>
      </w:r>
      <w:r w:rsidRPr="00192122">
        <w:rPr>
          <w:rFonts w:ascii="Cambria" w:hAnsi="Cambria"/>
          <w:color w:val="000000" w:themeColor="text1"/>
          <w:sz w:val="22"/>
          <w:szCs w:val="22"/>
        </w:rPr>
        <w:t xml:space="preserve"> Graduates should be able to manage large geospatial datasets, including their acquisition, storage, processing, and retrieval, using appropriate data management techniques.</w:t>
      </w:r>
    </w:p>
    <w:p w14:paraId="2CA2B376"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Geospatial Analysis:</w:t>
      </w:r>
      <w:r w:rsidRPr="00192122">
        <w:rPr>
          <w:rFonts w:ascii="Cambria" w:hAnsi="Cambria"/>
          <w:color w:val="000000" w:themeColor="text1"/>
          <w:sz w:val="22"/>
          <w:szCs w:val="22"/>
        </w:rPr>
        <w:t xml:space="preserve"> Graduates should be able to use geospatial analysis techniques to solve complex spatial problems and make informed decisions.</w:t>
      </w:r>
    </w:p>
    <w:p w14:paraId="0D70F1D0"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Project Management:</w:t>
      </w:r>
      <w:r w:rsidRPr="00192122">
        <w:rPr>
          <w:rFonts w:ascii="Cambria" w:hAnsi="Cambria"/>
          <w:color w:val="000000" w:themeColor="text1"/>
          <w:sz w:val="22"/>
          <w:szCs w:val="22"/>
        </w:rPr>
        <w:t xml:space="preserve"> Graduates should be able to apply project management principles to plan, implement, and evaluate geoinformatics projects effectively.</w:t>
      </w:r>
    </w:p>
    <w:p w14:paraId="3400AC6C"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Communication Skills:</w:t>
      </w:r>
      <w:r w:rsidRPr="00192122">
        <w:rPr>
          <w:rFonts w:ascii="Cambria" w:hAnsi="Cambria"/>
          <w:color w:val="000000" w:themeColor="text1"/>
          <w:sz w:val="22"/>
          <w:szCs w:val="22"/>
        </w:rPr>
        <w:t xml:space="preserve"> Graduates should be able to effectively communicate geoinformatics concepts and findings to technical and non-technical audiences, both orally and in writing.</w:t>
      </w:r>
    </w:p>
    <w:p w14:paraId="2E89AAA7" w14:textId="77777777" w:rsidR="00192122" w:rsidRPr="00192122"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Ethical and Legal Issues:</w:t>
      </w:r>
      <w:r w:rsidRPr="00192122">
        <w:rPr>
          <w:rFonts w:ascii="Cambria" w:hAnsi="Cambria"/>
          <w:color w:val="000000" w:themeColor="text1"/>
          <w:sz w:val="22"/>
          <w:szCs w:val="22"/>
        </w:rPr>
        <w:t xml:space="preserve"> Graduates should be able to identify and address ethical and legal issues related to the collection, use, and dissemination of geospatial data.</w:t>
      </w:r>
    </w:p>
    <w:p w14:paraId="53A6FEE9" w14:textId="5C6D9063" w:rsidR="002913E8" w:rsidRPr="00BE489B" w:rsidRDefault="00192122">
      <w:pPr>
        <w:pStyle w:val="ListParagraph"/>
        <w:numPr>
          <w:ilvl w:val="0"/>
          <w:numId w:val="52"/>
        </w:numPr>
        <w:ind w:hanging="720"/>
        <w:jc w:val="both"/>
        <w:rPr>
          <w:rFonts w:ascii="Cambria" w:hAnsi="Cambria"/>
          <w:color w:val="000000" w:themeColor="text1"/>
          <w:sz w:val="22"/>
          <w:szCs w:val="22"/>
          <w:lang w:val="en-GB"/>
        </w:rPr>
      </w:pPr>
      <w:r w:rsidRPr="00192122">
        <w:rPr>
          <w:rFonts w:ascii="Cambria" w:hAnsi="Cambria"/>
          <w:b/>
          <w:bCs/>
          <w:color w:val="000000" w:themeColor="text1"/>
          <w:sz w:val="22"/>
          <w:szCs w:val="22"/>
        </w:rPr>
        <w:t>Lifelong Learning:</w:t>
      </w:r>
      <w:r w:rsidRPr="00192122">
        <w:rPr>
          <w:rFonts w:ascii="Cambria" w:hAnsi="Cambria"/>
          <w:color w:val="000000" w:themeColor="text1"/>
          <w:sz w:val="22"/>
          <w:szCs w:val="22"/>
        </w:rPr>
        <w:t xml:space="preserve"> Graduates should have a commitment to continuous learning and professional development in the rapidly evolving field of geoinformatics.</w:t>
      </w:r>
    </w:p>
    <w:p w14:paraId="001F6CC5" w14:textId="77777777" w:rsidR="00BE489B" w:rsidRDefault="00BE489B" w:rsidP="00BE489B">
      <w:pPr>
        <w:pStyle w:val="ListParagraph"/>
        <w:ind w:left="1146"/>
        <w:jc w:val="both"/>
        <w:rPr>
          <w:rFonts w:ascii="Cambria" w:hAnsi="Cambria"/>
          <w:b/>
          <w:bCs/>
          <w:color w:val="000000" w:themeColor="text1"/>
          <w:sz w:val="22"/>
          <w:szCs w:val="22"/>
        </w:rPr>
      </w:pPr>
    </w:p>
    <w:p w14:paraId="1F178397" w14:textId="77777777" w:rsidR="00BE489B" w:rsidRDefault="00BE489B" w:rsidP="00BE489B">
      <w:pPr>
        <w:pStyle w:val="ListParagraph"/>
        <w:ind w:left="1146"/>
        <w:jc w:val="both"/>
        <w:rPr>
          <w:rFonts w:ascii="Cambria" w:hAnsi="Cambria"/>
          <w:color w:val="000000" w:themeColor="text1"/>
          <w:sz w:val="22"/>
          <w:szCs w:val="22"/>
          <w:lang w:val="en-GB"/>
        </w:rPr>
      </w:pPr>
    </w:p>
    <w:p w14:paraId="2705C940" w14:textId="77777777" w:rsidR="00BE489B" w:rsidRDefault="00BE489B" w:rsidP="00BE489B">
      <w:pPr>
        <w:pStyle w:val="ListParagraph"/>
        <w:ind w:left="1146"/>
        <w:jc w:val="both"/>
        <w:rPr>
          <w:rFonts w:ascii="Cambria" w:hAnsi="Cambria"/>
          <w:color w:val="000000" w:themeColor="text1"/>
          <w:sz w:val="22"/>
          <w:szCs w:val="22"/>
          <w:lang w:val="en-GB"/>
        </w:rPr>
      </w:pPr>
    </w:p>
    <w:p w14:paraId="2543B52B" w14:textId="77777777" w:rsidR="00BE489B" w:rsidRDefault="00BE489B" w:rsidP="00BE489B">
      <w:pPr>
        <w:pStyle w:val="ListParagraph"/>
        <w:ind w:left="1146"/>
        <w:jc w:val="both"/>
        <w:rPr>
          <w:rFonts w:ascii="Cambria" w:hAnsi="Cambria"/>
          <w:color w:val="000000" w:themeColor="text1"/>
          <w:sz w:val="22"/>
          <w:szCs w:val="22"/>
          <w:lang w:val="en-GB"/>
        </w:rPr>
      </w:pPr>
    </w:p>
    <w:p w14:paraId="1766240B" w14:textId="77777777" w:rsidR="00BE489B" w:rsidRPr="00051989" w:rsidRDefault="00BE489B" w:rsidP="00BE489B">
      <w:pPr>
        <w:pStyle w:val="ListParagraph"/>
        <w:ind w:left="1146"/>
        <w:jc w:val="both"/>
        <w:rPr>
          <w:rFonts w:ascii="Cambria" w:hAnsi="Cambria"/>
          <w:color w:val="000000" w:themeColor="text1"/>
          <w:sz w:val="22"/>
          <w:szCs w:val="22"/>
          <w:lang w:val="en-GB"/>
        </w:rPr>
      </w:pPr>
    </w:p>
    <w:p w14:paraId="2D851E95" w14:textId="77777777" w:rsidR="00BE489B" w:rsidRDefault="00BE489B" w:rsidP="00140C50">
      <w:pPr>
        <w:spacing w:line="276" w:lineRule="auto"/>
        <w:jc w:val="both"/>
        <w:rPr>
          <w:rFonts w:ascii="Cambria" w:hAnsi="Cambria"/>
          <w:b/>
          <w:bCs/>
          <w:color w:val="000000" w:themeColor="text1"/>
          <w:sz w:val="22"/>
          <w:szCs w:val="22"/>
        </w:rPr>
      </w:pPr>
    </w:p>
    <w:p w14:paraId="1440FA91" w14:textId="77777777" w:rsidR="00BE489B" w:rsidRDefault="00BE489B" w:rsidP="00140C50">
      <w:pPr>
        <w:spacing w:line="276" w:lineRule="auto"/>
        <w:jc w:val="both"/>
        <w:rPr>
          <w:rFonts w:ascii="Cambria" w:hAnsi="Cambria"/>
          <w:b/>
          <w:bCs/>
          <w:color w:val="000000" w:themeColor="text1"/>
          <w:sz w:val="22"/>
          <w:szCs w:val="22"/>
        </w:rPr>
      </w:pPr>
    </w:p>
    <w:p w14:paraId="5D604A19" w14:textId="66F3062E" w:rsidR="00192122" w:rsidRPr="00140C50" w:rsidRDefault="002913E8" w:rsidP="00140C50">
      <w:pPr>
        <w:spacing w:line="276" w:lineRule="auto"/>
        <w:jc w:val="both"/>
        <w:rPr>
          <w:rFonts w:ascii="Cambria" w:hAnsi="Cambria"/>
          <w:color w:val="000000" w:themeColor="text1"/>
          <w:sz w:val="22"/>
          <w:szCs w:val="22"/>
        </w:rPr>
      </w:pPr>
      <w:r w:rsidRPr="00192122">
        <w:rPr>
          <w:rFonts w:ascii="Cambria" w:hAnsi="Cambria"/>
          <w:b/>
          <w:bCs/>
          <w:color w:val="000000" w:themeColor="text1"/>
          <w:sz w:val="22"/>
          <w:szCs w:val="22"/>
        </w:rPr>
        <w:lastRenderedPageBreak/>
        <w:t>Programme Specific Outcomes</w:t>
      </w:r>
    </w:p>
    <w:p w14:paraId="5D968B76" w14:textId="651C0916" w:rsidR="00192122" w:rsidRPr="00140C50" w:rsidRDefault="00192122">
      <w:pPr>
        <w:pStyle w:val="ListParagraph"/>
        <w:numPr>
          <w:ilvl w:val="0"/>
          <w:numId w:val="53"/>
        </w:numPr>
        <w:spacing w:line="276" w:lineRule="auto"/>
        <w:ind w:left="1134" w:hanging="774"/>
        <w:jc w:val="both"/>
        <w:rPr>
          <w:rFonts w:ascii="Cambria" w:hAnsi="Cambria"/>
          <w:color w:val="000000" w:themeColor="text1"/>
          <w:sz w:val="22"/>
          <w:szCs w:val="22"/>
        </w:rPr>
      </w:pPr>
      <w:r w:rsidRPr="00140C50">
        <w:rPr>
          <w:rFonts w:ascii="Cambria" w:hAnsi="Cambria"/>
          <w:color w:val="000000" w:themeColor="text1"/>
          <w:sz w:val="22"/>
          <w:szCs w:val="22"/>
        </w:rPr>
        <w:t>Acquire, store, manage, and retrieve geospatial data using appropriate database management systems and technologies.</w:t>
      </w:r>
    </w:p>
    <w:p w14:paraId="5404C81F" w14:textId="7F958820" w:rsidR="00192122" w:rsidRPr="00140C50" w:rsidRDefault="00192122">
      <w:pPr>
        <w:pStyle w:val="ListParagraph"/>
        <w:numPr>
          <w:ilvl w:val="0"/>
          <w:numId w:val="53"/>
        </w:numPr>
        <w:spacing w:line="276" w:lineRule="auto"/>
        <w:ind w:left="1134" w:hanging="774"/>
        <w:jc w:val="both"/>
        <w:rPr>
          <w:rFonts w:ascii="Cambria" w:hAnsi="Cambria"/>
          <w:color w:val="000000" w:themeColor="text1"/>
          <w:sz w:val="22"/>
          <w:szCs w:val="22"/>
        </w:rPr>
      </w:pPr>
      <w:r w:rsidRPr="00140C50">
        <w:rPr>
          <w:rFonts w:ascii="Cambria" w:hAnsi="Cambria"/>
          <w:color w:val="000000" w:themeColor="text1"/>
          <w:sz w:val="22"/>
          <w:szCs w:val="22"/>
        </w:rPr>
        <w:t>Analyze geospatial data using appropriate techniques such as geostatistics, spatial modeling, and spatial data mining.</w:t>
      </w:r>
    </w:p>
    <w:p w14:paraId="0DC47EB7" w14:textId="77777777" w:rsidR="00140C50" w:rsidRPr="00140C50" w:rsidRDefault="00140C50">
      <w:pPr>
        <w:pStyle w:val="ListParagraph"/>
        <w:numPr>
          <w:ilvl w:val="0"/>
          <w:numId w:val="53"/>
        </w:numPr>
        <w:spacing w:line="276" w:lineRule="auto"/>
        <w:ind w:left="1134" w:hanging="774"/>
        <w:jc w:val="both"/>
        <w:rPr>
          <w:rFonts w:ascii="Cambria" w:hAnsi="Cambria"/>
          <w:color w:val="000000" w:themeColor="text1"/>
          <w:sz w:val="22"/>
          <w:szCs w:val="22"/>
        </w:rPr>
      </w:pPr>
      <w:r w:rsidRPr="00140C50">
        <w:rPr>
          <w:rFonts w:ascii="Cambria" w:hAnsi="Cambria"/>
          <w:color w:val="000000" w:themeColor="text1"/>
          <w:sz w:val="22"/>
          <w:szCs w:val="22"/>
        </w:rPr>
        <w:t>V</w:t>
      </w:r>
      <w:r w:rsidR="00192122" w:rsidRPr="00140C50">
        <w:rPr>
          <w:rFonts w:ascii="Cambria" w:hAnsi="Cambria"/>
          <w:color w:val="000000" w:themeColor="text1"/>
          <w:sz w:val="22"/>
          <w:szCs w:val="22"/>
        </w:rPr>
        <w:t>isualize geospatial data using appropriate tools such as geographic information systems (GIS), remote sensing software, and web mapping technologies.</w:t>
      </w:r>
    </w:p>
    <w:p w14:paraId="04733CC5" w14:textId="6EDC1FFF" w:rsidR="002913E8" w:rsidRPr="00AB4100" w:rsidRDefault="00140C50">
      <w:pPr>
        <w:pStyle w:val="ListParagraph"/>
        <w:numPr>
          <w:ilvl w:val="0"/>
          <w:numId w:val="53"/>
        </w:numPr>
        <w:spacing w:line="276" w:lineRule="auto"/>
        <w:ind w:left="1134" w:hanging="774"/>
        <w:jc w:val="both"/>
        <w:rPr>
          <w:rFonts w:ascii="Cambria" w:hAnsi="Cambria"/>
          <w:color w:val="000000" w:themeColor="text1"/>
        </w:rPr>
      </w:pPr>
      <w:r w:rsidRPr="00AB4100">
        <w:rPr>
          <w:rFonts w:ascii="Cambria" w:hAnsi="Cambria"/>
          <w:color w:val="000000" w:themeColor="text1"/>
        </w:rPr>
        <w:t>A</w:t>
      </w:r>
      <w:r w:rsidR="00192122" w:rsidRPr="00AB4100">
        <w:rPr>
          <w:rFonts w:ascii="Cambria" w:hAnsi="Cambria"/>
          <w:color w:val="000000" w:themeColor="text1"/>
        </w:rPr>
        <w:t>pply geospatial technologies and techniques to solve real-world problems in fields such as urban planning, natural resource management, environmental monitoring, and disaster management.</w:t>
      </w:r>
    </w:p>
    <w:p w14:paraId="53EF0B1C" w14:textId="77777777" w:rsidR="002913E8" w:rsidRPr="00AB4100" w:rsidRDefault="002913E8" w:rsidP="002913E8">
      <w:pPr>
        <w:spacing w:after="160" w:line="259" w:lineRule="auto"/>
        <w:rPr>
          <w:rFonts w:ascii="Cambria" w:hAnsi="Cambria"/>
          <w:b/>
          <w:bCs/>
          <w:color w:val="000000" w:themeColor="text1"/>
          <w:sz w:val="20"/>
          <w:szCs w:val="20"/>
        </w:rPr>
      </w:pPr>
      <w:r w:rsidRPr="00AB4100">
        <w:rPr>
          <w:rFonts w:ascii="Cambria" w:hAnsi="Cambria"/>
          <w:b/>
          <w:bCs/>
          <w:color w:val="000000" w:themeColor="text1"/>
          <w:sz w:val="20"/>
          <w:szCs w:val="20"/>
        </w:rPr>
        <w:t>1.6 Teaching Learning Process</w:t>
      </w:r>
    </w:p>
    <w:p w14:paraId="148A1E32" w14:textId="77777777" w:rsidR="002913E8" w:rsidRPr="00AB4100" w:rsidRDefault="002913E8" w:rsidP="002913E8">
      <w:pPr>
        <w:spacing w:after="160" w:line="259" w:lineRule="auto"/>
        <w:rPr>
          <w:rFonts w:ascii="Cambria" w:hAnsi="Cambria"/>
          <w:color w:val="000000" w:themeColor="text1"/>
          <w:sz w:val="20"/>
          <w:szCs w:val="20"/>
        </w:rPr>
      </w:pPr>
      <w:r w:rsidRPr="00AB4100">
        <w:rPr>
          <w:rFonts w:ascii="Cambria" w:hAnsi="Cambria"/>
          <w:color w:val="000000" w:themeColor="text1"/>
          <w:sz w:val="20"/>
          <w:szCs w:val="20"/>
        </w:rPr>
        <w:t>Teaching and learning in this programme involve classroom lectures, tutorials, and remedial classes.</w:t>
      </w:r>
    </w:p>
    <w:p w14:paraId="11B522A8" w14:textId="77777777" w:rsidR="002913E8" w:rsidRPr="00AB4100" w:rsidRDefault="002913E8" w:rsidP="002913E8">
      <w:pPr>
        <w:spacing w:after="160" w:line="259" w:lineRule="auto"/>
        <w:rPr>
          <w:rFonts w:ascii="Cambria" w:hAnsi="Cambria"/>
          <w:color w:val="000000" w:themeColor="text1"/>
          <w:sz w:val="20"/>
          <w:szCs w:val="20"/>
        </w:rPr>
      </w:pPr>
      <w:r w:rsidRPr="00AB4100">
        <w:rPr>
          <w:rFonts w:ascii="Cambria" w:hAnsi="Cambria"/>
          <w:color w:val="000000" w:themeColor="text1"/>
          <w:sz w:val="20"/>
          <w:szCs w:val="20"/>
        </w:rPr>
        <w:t>For every core course in each semester, one tutorial class is provided per week as per the structure of the syllabus.</w:t>
      </w:r>
    </w:p>
    <w:p w14:paraId="6CFF4D3D" w14:textId="77777777" w:rsidR="002913E8" w:rsidRPr="00AB4100" w:rsidRDefault="002913E8" w:rsidP="002913E8">
      <w:pPr>
        <w:spacing w:after="160" w:line="259" w:lineRule="auto"/>
        <w:jc w:val="both"/>
        <w:rPr>
          <w:rFonts w:ascii="Cambria" w:hAnsi="Cambria"/>
          <w:b/>
          <w:bCs/>
          <w:color w:val="000000" w:themeColor="text1"/>
          <w:sz w:val="20"/>
          <w:szCs w:val="20"/>
        </w:rPr>
      </w:pPr>
      <w:r w:rsidRPr="00AB4100">
        <w:rPr>
          <w:rFonts w:ascii="Cambria" w:hAnsi="Cambria"/>
          <w:color w:val="000000" w:themeColor="text1"/>
          <w:sz w:val="20"/>
          <w:szCs w:val="20"/>
        </w:rPr>
        <w:t>Remedial classes are</w:t>
      </w:r>
      <w:r w:rsidRPr="00AB4100">
        <w:rPr>
          <w:rFonts w:ascii="Cambria" w:hAnsi="Cambria" w:cs="Segoe UI"/>
          <w:color w:val="000000" w:themeColor="text1"/>
          <w:sz w:val="20"/>
          <w:szCs w:val="20"/>
          <w:shd w:val="clear" w:color="auto" w:fill="FFFFFF"/>
        </w:rPr>
        <w:t xml:space="preserve"> organized for below mediocre class students who could not pass the particular course as well as those who would like to improve their performance in certain courses, during working days. Classes also could be organized during the long vacation like summer vacation or winter vacation for those students who are genuinely in need of such intensive coaching.</w:t>
      </w:r>
    </w:p>
    <w:p w14:paraId="1942FE92" w14:textId="77777777" w:rsidR="002913E8" w:rsidRPr="00AB4100" w:rsidRDefault="002913E8" w:rsidP="002913E8">
      <w:pPr>
        <w:spacing w:after="160" w:line="259" w:lineRule="auto"/>
        <w:rPr>
          <w:rFonts w:ascii="Cambria" w:hAnsi="Cambria"/>
          <w:color w:val="000000" w:themeColor="text1"/>
          <w:sz w:val="20"/>
          <w:szCs w:val="20"/>
        </w:rPr>
      </w:pPr>
      <w:r w:rsidRPr="00AB4100">
        <w:rPr>
          <w:rFonts w:ascii="Cambria" w:hAnsi="Cambria"/>
          <w:color w:val="000000" w:themeColor="text1"/>
          <w:sz w:val="20"/>
          <w:szCs w:val="20"/>
        </w:rPr>
        <w:t xml:space="preserve">The teaching learning process allows </w:t>
      </w:r>
      <w:r w:rsidRPr="00AB4100">
        <w:rPr>
          <w:rFonts w:ascii="Cambria" w:hAnsi="Cambria"/>
          <w:b/>
          <w:bCs/>
          <w:color w:val="000000" w:themeColor="text1"/>
          <w:sz w:val="20"/>
          <w:szCs w:val="20"/>
        </w:rPr>
        <w:t>Direct Assessment</w:t>
      </w:r>
      <w:r w:rsidRPr="00AB4100">
        <w:rPr>
          <w:rFonts w:ascii="Cambria" w:hAnsi="Cambria"/>
          <w:color w:val="000000" w:themeColor="text1"/>
          <w:sz w:val="20"/>
          <w:szCs w:val="20"/>
        </w:rPr>
        <w:t xml:space="preserve"> of students in the form of:</w:t>
      </w:r>
    </w:p>
    <w:p w14:paraId="3A2CDF9C"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Written assignments and projects submitted by students the project-based learning</w:t>
      </w:r>
    </w:p>
    <w:p w14:paraId="668B42D4"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Group discussion</w:t>
      </w:r>
    </w:p>
    <w:p w14:paraId="078FB315"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Home assignments</w:t>
      </w:r>
    </w:p>
    <w:p w14:paraId="2ED5EDF8"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Quizzes and class tests</w:t>
      </w:r>
    </w:p>
    <w:p w14:paraId="6017058E"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PPT presentations, Seminars, interactive sessions</w:t>
      </w:r>
    </w:p>
    <w:p w14:paraId="4D36C514" w14:textId="77777777" w:rsidR="002913E8" w:rsidRPr="00AB4100" w:rsidRDefault="002913E8">
      <w:pPr>
        <w:pStyle w:val="ListParagraph"/>
        <w:numPr>
          <w:ilvl w:val="0"/>
          <w:numId w:val="42"/>
        </w:numPr>
        <w:spacing w:after="160" w:line="259" w:lineRule="auto"/>
        <w:ind w:left="1440"/>
        <w:jc w:val="both"/>
        <w:rPr>
          <w:rFonts w:ascii="Cambria" w:hAnsi="Cambria"/>
          <w:color w:val="000000" w:themeColor="text1"/>
        </w:rPr>
      </w:pPr>
      <w:r w:rsidRPr="00AB4100">
        <w:rPr>
          <w:rFonts w:ascii="Cambria" w:hAnsi="Cambria"/>
          <w:color w:val="000000" w:themeColor="text1"/>
        </w:rPr>
        <w:t>Field visit</w:t>
      </w:r>
    </w:p>
    <w:p w14:paraId="49337B90" w14:textId="77777777" w:rsidR="002913E8" w:rsidRPr="00AB4100" w:rsidRDefault="002913E8" w:rsidP="002913E8">
      <w:pPr>
        <w:spacing w:after="160" w:line="259" w:lineRule="auto"/>
        <w:ind w:firstLine="720"/>
        <w:jc w:val="both"/>
        <w:rPr>
          <w:rFonts w:ascii="Cambria" w:hAnsi="Cambria"/>
          <w:color w:val="000000" w:themeColor="text1"/>
          <w:sz w:val="20"/>
          <w:szCs w:val="20"/>
        </w:rPr>
      </w:pPr>
      <w:r w:rsidRPr="00AB4100">
        <w:rPr>
          <w:rFonts w:ascii="Cambria" w:hAnsi="Cambria"/>
          <w:b/>
          <w:bCs/>
          <w:color w:val="000000" w:themeColor="text1"/>
          <w:sz w:val="20"/>
          <w:szCs w:val="20"/>
        </w:rPr>
        <w:t>Indirect Assessment</w:t>
      </w:r>
      <w:r w:rsidRPr="00AB4100">
        <w:rPr>
          <w:rFonts w:ascii="Cambria" w:hAnsi="Cambria"/>
          <w:color w:val="000000" w:themeColor="text1"/>
          <w:sz w:val="20"/>
          <w:szCs w:val="20"/>
        </w:rPr>
        <w:t xml:space="preserve"> methods include:</w:t>
      </w:r>
    </w:p>
    <w:p w14:paraId="57182159" w14:textId="77777777" w:rsidR="002913E8" w:rsidRPr="00AB4100" w:rsidRDefault="002913E8">
      <w:pPr>
        <w:pStyle w:val="ListParagraph"/>
        <w:numPr>
          <w:ilvl w:val="0"/>
          <w:numId w:val="49"/>
        </w:numPr>
        <w:spacing w:after="160" w:line="259" w:lineRule="auto"/>
        <w:jc w:val="both"/>
        <w:rPr>
          <w:rFonts w:ascii="Cambria" w:hAnsi="Cambria"/>
          <w:color w:val="000000" w:themeColor="text1"/>
        </w:rPr>
      </w:pPr>
      <w:r w:rsidRPr="00AB4100">
        <w:rPr>
          <w:rFonts w:ascii="Cambria" w:hAnsi="Cambria"/>
          <w:color w:val="000000" w:themeColor="text1"/>
        </w:rPr>
        <w:t>Tutorial classes that allow closer interaction between the students and the teacher as each student gets individual attention.</w:t>
      </w:r>
    </w:p>
    <w:p w14:paraId="53C42B99" w14:textId="77777777" w:rsidR="002913E8" w:rsidRPr="00AB4100" w:rsidRDefault="002913E8">
      <w:pPr>
        <w:pStyle w:val="ListParagraph"/>
        <w:numPr>
          <w:ilvl w:val="0"/>
          <w:numId w:val="49"/>
        </w:numPr>
        <w:spacing w:after="160" w:line="259" w:lineRule="auto"/>
        <w:jc w:val="both"/>
        <w:rPr>
          <w:rFonts w:ascii="Cambria" w:hAnsi="Cambria"/>
          <w:color w:val="000000" w:themeColor="text1"/>
        </w:rPr>
      </w:pPr>
      <w:r w:rsidRPr="00AB4100">
        <w:rPr>
          <w:rFonts w:ascii="Cambria" w:hAnsi="Cambria"/>
          <w:color w:val="000000" w:themeColor="text1"/>
        </w:rPr>
        <w:t>Co-curricular activity</w:t>
      </w:r>
    </w:p>
    <w:p w14:paraId="27C96560" w14:textId="77777777" w:rsidR="002913E8" w:rsidRPr="00AB4100" w:rsidRDefault="002913E8">
      <w:pPr>
        <w:pStyle w:val="ListParagraph"/>
        <w:numPr>
          <w:ilvl w:val="0"/>
          <w:numId w:val="49"/>
        </w:numPr>
        <w:spacing w:after="160" w:line="259" w:lineRule="auto"/>
        <w:jc w:val="both"/>
        <w:rPr>
          <w:rFonts w:ascii="Cambria" w:hAnsi="Cambria"/>
          <w:color w:val="000000" w:themeColor="text1"/>
        </w:rPr>
      </w:pPr>
      <w:r w:rsidRPr="00AB4100">
        <w:rPr>
          <w:rFonts w:ascii="Cambria" w:hAnsi="Cambria"/>
          <w:color w:val="000000" w:themeColor="text1"/>
        </w:rPr>
        <w:t>Mentor Mentee activity</w:t>
      </w:r>
    </w:p>
    <w:p w14:paraId="7442D0B7" w14:textId="77777777" w:rsidR="002913E8" w:rsidRPr="00AB4100" w:rsidRDefault="002913E8">
      <w:pPr>
        <w:pStyle w:val="paragraph"/>
        <w:numPr>
          <w:ilvl w:val="1"/>
          <w:numId w:val="50"/>
        </w:numPr>
        <w:spacing w:before="0" w:beforeAutospacing="0" w:after="0" w:afterAutospacing="0"/>
        <w:textAlignment w:val="baseline"/>
        <w:rPr>
          <w:rFonts w:ascii="Cambria" w:hAnsi="Cambria"/>
          <w:sz w:val="20"/>
          <w:szCs w:val="20"/>
        </w:rPr>
      </w:pPr>
      <w:r w:rsidRPr="00AB4100">
        <w:rPr>
          <w:rStyle w:val="normaltextrun"/>
          <w:rFonts w:ascii="Cambria" w:hAnsi="Cambria"/>
          <w:b/>
          <w:bCs/>
          <w:color w:val="000000"/>
          <w:sz w:val="20"/>
          <w:szCs w:val="20"/>
          <w:lang w:val="en-IN"/>
        </w:rPr>
        <w:t>Programme Evaluation </w:t>
      </w:r>
      <w:r w:rsidRPr="00AB4100">
        <w:rPr>
          <w:rStyle w:val="eop"/>
          <w:rFonts w:ascii="Cambria" w:eastAsia="Calibri" w:hAnsi="Cambria"/>
          <w:color w:val="000000"/>
          <w:sz w:val="20"/>
          <w:szCs w:val="20"/>
        </w:rPr>
        <w:t> </w:t>
      </w:r>
    </w:p>
    <w:p w14:paraId="424DE934" w14:textId="77777777" w:rsidR="002913E8" w:rsidRPr="00AB4100" w:rsidRDefault="002913E8" w:rsidP="002913E8">
      <w:pPr>
        <w:pStyle w:val="paragraph"/>
        <w:spacing w:before="0" w:beforeAutospacing="0" w:after="0" w:afterAutospacing="0"/>
        <w:textAlignment w:val="baseline"/>
        <w:rPr>
          <w:rFonts w:ascii="Cambria" w:hAnsi="Cambria"/>
          <w:sz w:val="20"/>
          <w:szCs w:val="20"/>
        </w:rPr>
      </w:pPr>
      <w:r w:rsidRPr="00AB4100">
        <w:rPr>
          <w:rStyle w:val="eop"/>
          <w:rFonts w:ascii="Cambria" w:eastAsia="Calibri" w:hAnsi="Cambria"/>
          <w:color w:val="000000"/>
          <w:sz w:val="20"/>
          <w:szCs w:val="20"/>
        </w:rPr>
        <w:t> </w:t>
      </w:r>
    </w:p>
    <w:p w14:paraId="1B314421" w14:textId="4C0F5EB5" w:rsidR="00051989" w:rsidRPr="00AB4100" w:rsidRDefault="00051989">
      <w:pPr>
        <w:pStyle w:val="paragraph"/>
        <w:numPr>
          <w:ilvl w:val="0"/>
          <w:numId w:val="51"/>
        </w:numPr>
        <w:spacing w:before="0" w:beforeAutospacing="0" w:after="0" w:afterAutospacing="0"/>
        <w:jc w:val="both"/>
        <w:textAlignment w:val="baseline"/>
        <w:rPr>
          <w:rFonts w:ascii="Cambria" w:hAnsi="Cambria"/>
          <w:sz w:val="20"/>
          <w:szCs w:val="20"/>
        </w:rPr>
      </w:pPr>
      <w:r w:rsidRPr="00AB4100">
        <w:rPr>
          <w:sz w:val="20"/>
          <w:szCs w:val="20"/>
        </w:rPr>
        <w:t>The course shall be spread over 4 (four) semesters with weightage (contact hours) of 20 each per week. Students leaving the course after completion of 2 (two) semesters will be awarded Post Graduate Diploma in Geoinformatics.</w:t>
      </w:r>
    </w:p>
    <w:p w14:paraId="6AAD7992" w14:textId="77777777" w:rsidR="002913E8" w:rsidRPr="00AB4100" w:rsidRDefault="002913E8">
      <w:pPr>
        <w:pStyle w:val="paragraph"/>
        <w:numPr>
          <w:ilvl w:val="0"/>
          <w:numId w:val="51"/>
        </w:numPr>
        <w:spacing w:before="0" w:beforeAutospacing="0" w:after="0" w:afterAutospacing="0"/>
        <w:jc w:val="both"/>
        <w:textAlignment w:val="baseline"/>
        <w:rPr>
          <w:rStyle w:val="normaltextrun"/>
          <w:rFonts w:ascii="Cambria" w:hAnsi="Cambria"/>
          <w:sz w:val="20"/>
          <w:szCs w:val="20"/>
        </w:rPr>
      </w:pPr>
      <w:r w:rsidRPr="00AB4100">
        <w:rPr>
          <w:rStyle w:val="normaltextrun"/>
          <w:rFonts w:ascii="Cambria" w:hAnsi="Cambria"/>
          <w:sz w:val="20"/>
          <w:szCs w:val="20"/>
        </w:rPr>
        <w:t>In addition to end term examinations, student shall be evaluated for his/her academic performance in a</w:t>
      </w:r>
    </w:p>
    <w:p w14:paraId="1C1DD831" w14:textId="1D540EAC" w:rsidR="002913E8" w:rsidRPr="00AB4100" w:rsidRDefault="002913E8">
      <w:pPr>
        <w:pStyle w:val="paragraph"/>
        <w:numPr>
          <w:ilvl w:val="0"/>
          <w:numId w:val="51"/>
        </w:numPr>
        <w:spacing w:before="0" w:beforeAutospacing="0" w:after="0" w:afterAutospacing="0"/>
        <w:jc w:val="both"/>
        <w:textAlignment w:val="baseline"/>
        <w:rPr>
          <w:rFonts w:ascii="Cambria" w:hAnsi="Cambria"/>
          <w:sz w:val="20"/>
          <w:szCs w:val="20"/>
        </w:rPr>
      </w:pPr>
      <w:r w:rsidRPr="00AB4100">
        <w:rPr>
          <w:rStyle w:val="normaltextrun"/>
          <w:rFonts w:ascii="Cambria" w:hAnsi="Cambria"/>
          <w:sz w:val="20"/>
          <w:szCs w:val="20"/>
        </w:rPr>
        <w:t>Programme through, presentations, analysis, homework assignments, term</w:t>
      </w:r>
      <w:r w:rsidR="00FB728B" w:rsidRPr="00AB4100">
        <w:rPr>
          <w:rStyle w:val="normaltextrun"/>
          <w:rFonts w:ascii="Cambria" w:hAnsi="Cambria"/>
          <w:sz w:val="20"/>
          <w:szCs w:val="20"/>
        </w:rPr>
        <w:t xml:space="preserve"> papers, projects, field work</w:t>
      </w:r>
      <w:r w:rsidRPr="00AB4100">
        <w:rPr>
          <w:rStyle w:val="normaltextrun"/>
          <w:rFonts w:ascii="Cambria" w:hAnsi="Cambria"/>
          <w:sz w:val="20"/>
          <w:szCs w:val="20"/>
        </w:rPr>
        <w:t>, seminars, quizzes, class tests or any other mode as may be prescribed in the syllabi. The basic structure of each Programme shall be prescribed by the Board of Studies and approved by the Academic Council.</w:t>
      </w:r>
      <w:r w:rsidRPr="00AB4100">
        <w:rPr>
          <w:rStyle w:val="eop"/>
          <w:rFonts w:ascii="Cambria" w:eastAsia="Calibri" w:hAnsi="Cambria"/>
          <w:sz w:val="20"/>
          <w:szCs w:val="20"/>
        </w:rPr>
        <w:t> </w:t>
      </w:r>
    </w:p>
    <w:p w14:paraId="3FFB96D5" w14:textId="77777777" w:rsidR="002913E8" w:rsidRPr="00AB4100" w:rsidRDefault="002913E8">
      <w:pPr>
        <w:pStyle w:val="paragraph"/>
        <w:numPr>
          <w:ilvl w:val="0"/>
          <w:numId w:val="51"/>
        </w:numPr>
        <w:spacing w:before="0" w:beforeAutospacing="0" w:after="0" w:afterAutospacing="0"/>
        <w:jc w:val="both"/>
        <w:textAlignment w:val="baseline"/>
        <w:rPr>
          <w:rFonts w:ascii="Cambria" w:hAnsi="Cambria"/>
          <w:sz w:val="20"/>
          <w:szCs w:val="20"/>
        </w:rPr>
      </w:pPr>
      <w:r w:rsidRPr="00AB4100">
        <w:rPr>
          <w:rStyle w:val="normaltextrun"/>
          <w:rFonts w:ascii="Cambria" w:hAnsi="Cambria"/>
          <w:sz w:val="20"/>
          <w:szCs w:val="20"/>
        </w:rPr>
        <w:t>Each Programme shall have a number of credits assigned to it depending upon the academic load of the Programme which shall be assessed on the basis of weekly contact hours of lecture, tutorial and laboratory classes, self-study. The credits for the project and the dissertation shall be based on the quantum of work expected.</w:t>
      </w:r>
      <w:r w:rsidRPr="00AB4100">
        <w:rPr>
          <w:rStyle w:val="eop"/>
          <w:rFonts w:ascii="Cambria" w:eastAsia="Calibri" w:hAnsi="Cambria"/>
          <w:sz w:val="20"/>
          <w:szCs w:val="20"/>
        </w:rPr>
        <w:t> </w:t>
      </w:r>
    </w:p>
    <w:p w14:paraId="1C30FF8D" w14:textId="00F46CC6" w:rsidR="002913E8" w:rsidRPr="00AB4100" w:rsidRDefault="002913E8">
      <w:pPr>
        <w:pStyle w:val="paragraph"/>
        <w:numPr>
          <w:ilvl w:val="0"/>
          <w:numId w:val="51"/>
        </w:numPr>
        <w:spacing w:before="0" w:beforeAutospacing="0" w:after="0" w:afterAutospacing="0"/>
        <w:jc w:val="both"/>
        <w:textAlignment w:val="baseline"/>
        <w:rPr>
          <w:rStyle w:val="eop"/>
          <w:rFonts w:ascii="Cambria" w:hAnsi="Cambria"/>
          <w:sz w:val="20"/>
          <w:szCs w:val="20"/>
        </w:rPr>
      </w:pPr>
      <w:r w:rsidRPr="00AB4100">
        <w:rPr>
          <w:rStyle w:val="normaltextrun"/>
          <w:rFonts w:ascii="Cambria" w:hAnsi="Cambria"/>
          <w:sz w:val="20"/>
          <w:szCs w:val="20"/>
        </w:rPr>
        <w:t>Depending upon the nature of the programme, the components of internal assessment may vary. However, the following suggestive table indicates the distribution of marks for various components in a semester: -</w:t>
      </w:r>
      <w:r w:rsidRPr="00AB4100">
        <w:rPr>
          <w:rStyle w:val="eop"/>
          <w:rFonts w:ascii="Cambria" w:eastAsia="Calibri" w:hAnsi="Cambria"/>
          <w:sz w:val="20"/>
          <w:szCs w:val="20"/>
        </w:rPr>
        <w:t> </w:t>
      </w:r>
    </w:p>
    <w:p w14:paraId="04FD0016" w14:textId="77777777" w:rsidR="002913E8" w:rsidRPr="00AB4100" w:rsidRDefault="002913E8" w:rsidP="002913E8">
      <w:pPr>
        <w:pStyle w:val="paragraph"/>
        <w:spacing w:before="0" w:beforeAutospacing="0" w:after="0" w:afterAutospacing="0"/>
        <w:jc w:val="both"/>
        <w:textAlignment w:val="baseline"/>
        <w:rPr>
          <w:rFonts w:ascii="Cambria" w:hAnsi="Cambria"/>
          <w:sz w:val="20"/>
          <w:szCs w:val="20"/>
        </w:rPr>
      </w:pPr>
    </w:p>
    <w:tbl>
      <w:tblPr>
        <w:tblStyle w:val="TableGrid1"/>
        <w:tblpPr w:leftFromText="187" w:rightFromText="187" w:vertAnchor="text" w:tblpXSpec="center" w:tblpY="1"/>
        <w:tblW w:w="5082" w:type="pct"/>
        <w:tblLayout w:type="fixed"/>
        <w:tblLook w:val="04A0" w:firstRow="1" w:lastRow="0" w:firstColumn="1" w:lastColumn="0" w:noHBand="0" w:noVBand="1"/>
      </w:tblPr>
      <w:tblGrid>
        <w:gridCol w:w="438"/>
        <w:gridCol w:w="2617"/>
        <w:gridCol w:w="3788"/>
        <w:gridCol w:w="1272"/>
        <w:gridCol w:w="812"/>
        <w:gridCol w:w="1217"/>
      </w:tblGrid>
      <w:tr w:rsidR="002913E8" w:rsidRPr="00AB4100" w14:paraId="70A4A94A" w14:textId="77777777" w:rsidTr="00BE489B">
        <w:trPr>
          <w:trHeight w:val="227"/>
        </w:trPr>
        <w:tc>
          <w:tcPr>
            <w:tcW w:w="216" w:type="pct"/>
            <w:vAlign w:val="center"/>
            <w:hideMark/>
          </w:tcPr>
          <w:p w14:paraId="78F908E8" w14:textId="77777777" w:rsidR="002913E8" w:rsidRPr="00AB4100" w:rsidRDefault="002913E8" w:rsidP="002913E8">
            <w:pPr>
              <w:pStyle w:val="paragraph"/>
              <w:spacing w:before="0" w:beforeAutospacing="0" w:after="0" w:afterAutospacing="0"/>
              <w:ind w:hanging="360"/>
              <w:jc w:val="center"/>
              <w:textAlignment w:val="baseline"/>
              <w:rPr>
                <w:rFonts w:ascii="Cambria" w:hAnsi="Cambria"/>
                <w:sz w:val="20"/>
                <w:szCs w:val="20"/>
              </w:rPr>
            </w:pPr>
          </w:p>
        </w:tc>
        <w:tc>
          <w:tcPr>
            <w:tcW w:w="1290" w:type="pct"/>
            <w:vAlign w:val="center"/>
            <w:hideMark/>
          </w:tcPr>
          <w:p w14:paraId="5F20D851" w14:textId="56882B78" w:rsidR="002913E8" w:rsidRPr="00BE489B" w:rsidRDefault="002913E8" w:rsidP="00BE489B">
            <w:pPr>
              <w:pStyle w:val="paragraph"/>
              <w:spacing w:before="0" w:beforeAutospacing="0" w:after="0" w:afterAutospacing="0"/>
              <w:jc w:val="center"/>
              <w:textAlignment w:val="baseline"/>
              <w:rPr>
                <w:rFonts w:ascii="Cambria" w:hAnsi="Cambria"/>
                <w:b/>
                <w:bCs/>
                <w:i/>
                <w:iCs/>
                <w:sz w:val="16"/>
                <w:szCs w:val="16"/>
              </w:rPr>
            </w:pPr>
            <w:r w:rsidRPr="00BE489B">
              <w:rPr>
                <w:rStyle w:val="normaltextrun"/>
                <w:rFonts w:ascii="Cambria" w:hAnsi="Cambria"/>
                <w:b/>
                <w:bCs/>
                <w:i/>
                <w:iCs/>
                <w:sz w:val="16"/>
                <w:szCs w:val="16"/>
              </w:rPr>
              <w:t>Components of</w:t>
            </w:r>
            <w:r w:rsidR="00BE489B">
              <w:rPr>
                <w:rStyle w:val="normaltextrun"/>
                <w:rFonts w:ascii="Cambria" w:hAnsi="Cambria"/>
                <w:b/>
                <w:bCs/>
                <w:i/>
                <w:iCs/>
                <w:sz w:val="16"/>
                <w:szCs w:val="16"/>
              </w:rPr>
              <w:t xml:space="preserve"> </w:t>
            </w:r>
            <w:r w:rsidRPr="00BE489B">
              <w:rPr>
                <w:rStyle w:val="normaltextrun"/>
                <w:rFonts w:ascii="Cambria" w:hAnsi="Cambria"/>
                <w:b/>
                <w:bCs/>
                <w:i/>
                <w:iCs/>
                <w:sz w:val="16"/>
                <w:szCs w:val="16"/>
              </w:rPr>
              <w:t>Evaluation</w:t>
            </w:r>
          </w:p>
        </w:tc>
        <w:tc>
          <w:tcPr>
            <w:tcW w:w="1867" w:type="pct"/>
            <w:vAlign w:val="center"/>
            <w:hideMark/>
          </w:tcPr>
          <w:p w14:paraId="0A17727F" w14:textId="77777777" w:rsidR="002913E8" w:rsidRPr="00BE489B" w:rsidRDefault="002913E8" w:rsidP="002913E8">
            <w:pPr>
              <w:pStyle w:val="paragraph"/>
              <w:spacing w:before="0" w:beforeAutospacing="0" w:after="0" w:afterAutospacing="0"/>
              <w:jc w:val="center"/>
              <w:textAlignment w:val="baseline"/>
              <w:rPr>
                <w:rFonts w:ascii="Cambria" w:hAnsi="Cambria"/>
                <w:b/>
                <w:bCs/>
                <w:i/>
                <w:iCs/>
                <w:sz w:val="16"/>
                <w:szCs w:val="16"/>
              </w:rPr>
            </w:pPr>
            <w:r w:rsidRPr="00BE489B">
              <w:rPr>
                <w:rStyle w:val="normaltextrun"/>
                <w:rFonts w:ascii="Cambria" w:hAnsi="Cambria"/>
                <w:b/>
                <w:bCs/>
                <w:i/>
                <w:iCs/>
                <w:sz w:val="16"/>
                <w:szCs w:val="16"/>
              </w:rPr>
              <w:t>Marks</w:t>
            </w:r>
          </w:p>
        </w:tc>
        <w:tc>
          <w:tcPr>
            <w:tcW w:w="627" w:type="pct"/>
            <w:vAlign w:val="center"/>
            <w:hideMark/>
          </w:tcPr>
          <w:p w14:paraId="40902829" w14:textId="77777777" w:rsidR="002913E8" w:rsidRPr="00BE489B" w:rsidRDefault="002913E8" w:rsidP="002913E8">
            <w:pPr>
              <w:pStyle w:val="paragraph"/>
              <w:tabs>
                <w:tab w:val="left" w:pos="470"/>
              </w:tabs>
              <w:spacing w:before="0" w:beforeAutospacing="0" w:after="0" w:afterAutospacing="0"/>
              <w:jc w:val="center"/>
              <w:textAlignment w:val="baseline"/>
              <w:rPr>
                <w:rFonts w:ascii="Cambria" w:hAnsi="Cambria"/>
                <w:b/>
                <w:bCs/>
                <w:i/>
                <w:iCs/>
                <w:sz w:val="16"/>
                <w:szCs w:val="16"/>
              </w:rPr>
            </w:pPr>
            <w:r w:rsidRPr="00BE489B">
              <w:rPr>
                <w:rStyle w:val="normaltextrun"/>
                <w:rFonts w:ascii="Cambria" w:hAnsi="Cambria"/>
                <w:b/>
                <w:bCs/>
                <w:i/>
                <w:iCs/>
                <w:sz w:val="16"/>
                <w:szCs w:val="16"/>
              </w:rPr>
              <w:t>Frequency</w:t>
            </w:r>
          </w:p>
        </w:tc>
        <w:tc>
          <w:tcPr>
            <w:tcW w:w="400" w:type="pct"/>
            <w:vAlign w:val="center"/>
            <w:hideMark/>
          </w:tcPr>
          <w:p w14:paraId="7561854F" w14:textId="77777777" w:rsidR="002913E8" w:rsidRPr="00BE489B" w:rsidRDefault="002913E8" w:rsidP="002913E8">
            <w:pPr>
              <w:pStyle w:val="paragraph"/>
              <w:spacing w:before="0" w:beforeAutospacing="0" w:after="0" w:afterAutospacing="0"/>
              <w:jc w:val="center"/>
              <w:textAlignment w:val="baseline"/>
              <w:rPr>
                <w:rFonts w:ascii="Cambria" w:hAnsi="Cambria"/>
                <w:b/>
                <w:bCs/>
                <w:i/>
                <w:iCs/>
                <w:sz w:val="16"/>
                <w:szCs w:val="16"/>
              </w:rPr>
            </w:pPr>
            <w:r w:rsidRPr="00BE489B">
              <w:rPr>
                <w:rStyle w:val="normaltextrun"/>
                <w:rFonts w:ascii="Cambria" w:hAnsi="Cambria"/>
                <w:b/>
                <w:bCs/>
                <w:i/>
                <w:iCs/>
                <w:sz w:val="16"/>
                <w:szCs w:val="16"/>
              </w:rPr>
              <w:t>Code</w:t>
            </w:r>
          </w:p>
        </w:tc>
        <w:tc>
          <w:tcPr>
            <w:tcW w:w="600" w:type="pct"/>
            <w:vAlign w:val="center"/>
            <w:hideMark/>
          </w:tcPr>
          <w:p w14:paraId="02EA46A4" w14:textId="15DFB747" w:rsidR="002913E8" w:rsidRPr="00BE489B" w:rsidRDefault="002913E8" w:rsidP="00BE489B">
            <w:pPr>
              <w:pStyle w:val="paragraph"/>
              <w:spacing w:before="0" w:beforeAutospacing="0" w:after="0" w:afterAutospacing="0"/>
              <w:jc w:val="center"/>
              <w:textAlignment w:val="baseline"/>
              <w:rPr>
                <w:rFonts w:ascii="Cambria" w:hAnsi="Cambria"/>
                <w:b/>
                <w:bCs/>
                <w:i/>
                <w:iCs/>
                <w:sz w:val="16"/>
                <w:szCs w:val="16"/>
              </w:rPr>
            </w:pPr>
            <w:r w:rsidRPr="00BE489B">
              <w:rPr>
                <w:rStyle w:val="normaltextrun"/>
                <w:rFonts w:ascii="Cambria" w:hAnsi="Cambria"/>
                <w:b/>
                <w:bCs/>
                <w:i/>
                <w:iCs/>
                <w:sz w:val="16"/>
                <w:szCs w:val="16"/>
              </w:rPr>
              <w:t>Weightage</w:t>
            </w:r>
          </w:p>
        </w:tc>
      </w:tr>
      <w:tr w:rsidR="002913E8" w:rsidRPr="00AB4100" w14:paraId="5704AE97" w14:textId="77777777" w:rsidTr="00BE489B">
        <w:trPr>
          <w:trHeight w:val="227"/>
        </w:trPr>
        <w:tc>
          <w:tcPr>
            <w:tcW w:w="216" w:type="pct"/>
            <w:vAlign w:val="center"/>
            <w:hideMark/>
          </w:tcPr>
          <w:p w14:paraId="77FF6010"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b/>
                <w:bCs/>
                <w:sz w:val="20"/>
                <w:szCs w:val="20"/>
              </w:rPr>
              <w:t>A</w:t>
            </w:r>
          </w:p>
        </w:tc>
        <w:tc>
          <w:tcPr>
            <w:tcW w:w="1290" w:type="pct"/>
            <w:vAlign w:val="center"/>
            <w:hideMark/>
          </w:tcPr>
          <w:p w14:paraId="1706FD6A" w14:textId="59ED5EDF" w:rsidR="002913E8" w:rsidRPr="00BE489B" w:rsidRDefault="002913E8" w:rsidP="00BE489B">
            <w:pPr>
              <w:pStyle w:val="paragraph"/>
              <w:spacing w:before="0" w:beforeAutospacing="0" w:after="0" w:afterAutospacing="0"/>
              <w:jc w:val="center"/>
              <w:textAlignment w:val="baseline"/>
              <w:rPr>
                <w:rFonts w:ascii="Cambria" w:hAnsi="Cambria"/>
                <w:b/>
                <w:bCs/>
                <w:sz w:val="16"/>
                <w:szCs w:val="16"/>
              </w:rPr>
            </w:pPr>
            <w:r w:rsidRPr="00BE489B">
              <w:rPr>
                <w:rStyle w:val="normaltextrun"/>
                <w:rFonts w:ascii="Cambria" w:hAnsi="Cambria"/>
                <w:b/>
                <w:bCs/>
                <w:sz w:val="16"/>
                <w:szCs w:val="16"/>
              </w:rPr>
              <w:t>Continuous</w:t>
            </w:r>
            <w:r w:rsidR="00BE489B">
              <w:rPr>
                <w:rStyle w:val="normaltextrun"/>
                <w:rFonts w:ascii="Cambria" w:hAnsi="Cambria"/>
                <w:b/>
                <w:bCs/>
                <w:sz w:val="16"/>
                <w:szCs w:val="16"/>
              </w:rPr>
              <w:t xml:space="preserve"> </w:t>
            </w:r>
            <w:r w:rsidRPr="00BE489B">
              <w:rPr>
                <w:rStyle w:val="normaltextrun"/>
                <w:rFonts w:ascii="Cambria" w:hAnsi="Cambria"/>
                <w:b/>
                <w:bCs/>
                <w:sz w:val="16"/>
                <w:szCs w:val="16"/>
              </w:rPr>
              <w:t>Evaluation</w:t>
            </w:r>
          </w:p>
        </w:tc>
        <w:tc>
          <w:tcPr>
            <w:tcW w:w="1867" w:type="pct"/>
            <w:vAlign w:val="center"/>
            <w:hideMark/>
          </w:tcPr>
          <w:p w14:paraId="02348881" w14:textId="77777777" w:rsidR="002913E8" w:rsidRPr="00BE489B" w:rsidRDefault="002913E8" w:rsidP="002913E8">
            <w:pPr>
              <w:pStyle w:val="paragraph"/>
              <w:spacing w:before="0" w:beforeAutospacing="0" w:after="0" w:afterAutospacing="0"/>
              <w:ind w:hanging="360"/>
              <w:jc w:val="center"/>
              <w:textAlignment w:val="baseline"/>
              <w:rPr>
                <w:rFonts w:ascii="Cambria" w:hAnsi="Cambria"/>
                <w:sz w:val="16"/>
                <w:szCs w:val="16"/>
              </w:rPr>
            </w:pPr>
          </w:p>
        </w:tc>
        <w:tc>
          <w:tcPr>
            <w:tcW w:w="627" w:type="pct"/>
            <w:vAlign w:val="center"/>
            <w:hideMark/>
          </w:tcPr>
          <w:p w14:paraId="34656ACC" w14:textId="77777777" w:rsidR="002913E8" w:rsidRPr="00BE489B" w:rsidRDefault="002913E8" w:rsidP="002913E8">
            <w:pPr>
              <w:pStyle w:val="paragraph"/>
              <w:spacing w:before="0" w:beforeAutospacing="0" w:after="0" w:afterAutospacing="0"/>
              <w:ind w:hanging="360"/>
              <w:jc w:val="center"/>
              <w:textAlignment w:val="baseline"/>
              <w:rPr>
                <w:rFonts w:ascii="Cambria" w:hAnsi="Cambria"/>
                <w:sz w:val="16"/>
                <w:szCs w:val="16"/>
              </w:rPr>
            </w:pPr>
          </w:p>
        </w:tc>
        <w:tc>
          <w:tcPr>
            <w:tcW w:w="400" w:type="pct"/>
            <w:vAlign w:val="center"/>
            <w:hideMark/>
          </w:tcPr>
          <w:p w14:paraId="31BED4DA" w14:textId="77777777" w:rsidR="002913E8" w:rsidRPr="00BE489B" w:rsidRDefault="002913E8" w:rsidP="002913E8">
            <w:pPr>
              <w:pStyle w:val="paragraph"/>
              <w:spacing w:before="0" w:beforeAutospacing="0" w:after="0" w:afterAutospacing="0"/>
              <w:ind w:hanging="360"/>
              <w:jc w:val="center"/>
              <w:textAlignment w:val="baseline"/>
              <w:rPr>
                <w:rFonts w:ascii="Cambria" w:hAnsi="Cambria"/>
                <w:sz w:val="16"/>
                <w:szCs w:val="16"/>
              </w:rPr>
            </w:pPr>
          </w:p>
        </w:tc>
        <w:tc>
          <w:tcPr>
            <w:tcW w:w="600" w:type="pct"/>
            <w:vAlign w:val="center"/>
            <w:hideMark/>
          </w:tcPr>
          <w:p w14:paraId="00F87748" w14:textId="77777777" w:rsidR="002913E8" w:rsidRPr="00BE489B" w:rsidRDefault="002913E8" w:rsidP="002913E8">
            <w:pPr>
              <w:pStyle w:val="paragraph"/>
              <w:spacing w:before="0" w:beforeAutospacing="0" w:after="0" w:afterAutospacing="0"/>
              <w:ind w:hanging="360"/>
              <w:jc w:val="center"/>
              <w:textAlignment w:val="baseline"/>
              <w:rPr>
                <w:rFonts w:ascii="Cambria" w:hAnsi="Cambria"/>
                <w:sz w:val="16"/>
                <w:szCs w:val="16"/>
              </w:rPr>
            </w:pPr>
          </w:p>
        </w:tc>
      </w:tr>
      <w:tr w:rsidR="002913E8" w:rsidRPr="00AB4100" w14:paraId="3036C9B0" w14:textId="77777777" w:rsidTr="00BE489B">
        <w:trPr>
          <w:trHeight w:val="227"/>
        </w:trPr>
        <w:tc>
          <w:tcPr>
            <w:tcW w:w="216" w:type="pct"/>
            <w:vAlign w:val="center"/>
            <w:hideMark/>
          </w:tcPr>
          <w:p w14:paraId="69AAC1DA"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i</w:t>
            </w:r>
          </w:p>
        </w:tc>
        <w:tc>
          <w:tcPr>
            <w:tcW w:w="1290" w:type="pct"/>
            <w:vAlign w:val="center"/>
            <w:hideMark/>
          </w:tcPr>
          <w:p w14:paraId="56DBBC2F"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Analysis/Class test</w:t>
            </w:r>
          </w:p>
        </w:tc>
        <w:tc>
          <w:tcPr>
            <w:tcW w:w="1867" w:type="pct"/>
            <w:vMerge w:val="restart"/>
            <w:vAlign w:val="center"/>
            <w:hideMark/>
          </w:tcPr>
          <w:p w14:paraId="46CF37CE"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 xml:space="preserve">Combination of any three from (i) to (v) </w:t>
            </w:r>
            <w:r w:rsidRPr="00BE489B">
              <w:rPr>
                <w:rStyle w:val="normaltextrun"/>
                <w:rFonts w:ascii="Cambria" w:hAnsi="Cambria"/>
                <w:sz w:val="16"/>
                <w:szCs w:val="16"/>
              </w:rPr>
              <w:br/>
              <w:t>with 5 marks each</w:t>
            </w:r>
          </w:p>
        </w:tc>
        <w:tc>
          <w:tcPr>
            <w:tcW w:w="627" w:type="pct"/>
            <w:vAlign w:val="center"/>
            <w:hideMark/>
          </w:tcPr>
          <w:p w14:paraId="169CC6C9"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1-3</w:t>
            </w:r>
          </w:p>
        </w:tc>
        <w:tc>
          <w:tcPr>
            <w:tcW w:w="400" w:type="pct"/>
            <w:vAlign w:val="center"/>
            <w:hideMark/>
          </w:tcPr>
          <w:p w14:paraId="1782C48B"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C</w:t>
            </w:r>
          </w:p>
        </w:tc>
        <w:tc>
          <w:tcPr>
            <w:tcW w:w="600" w:type="pct"/>
            <w:vMerge w:val="restart"/>
            <w:vAlign w:val="center"/>
            <w:hideMark/>
          </w:tcPr>
          <w:p w14:paraId="0EBAD2D4" w14:textId="32911350" w:rsidR="002913E8" w:rsidRPr="00BE489B" w:rsidRDefault="00993E6C" w:rsidP="002913E8">
            <w:pPr>
              <w:pStyle w:val="paragraph"/>
              <w:spacing w:before="0" w:beforeAutospacing="0" w:after="0" w:afterAutospacing="0"/>
              <w:jc w:val="center"/>
              <w:textAlignment w:val="baseline"/>
              <w:rPr>
                <w:rFonts w:ascii="Cambria" w:hAnsi="Cambria"/>
                <w:sz w:val="16"/>
                <w:szCs w:val="16"/>
              </w:rPr>
            </w:pPr>
            <w:r>
              <w:rPr>
                <w:rStyle w:val="normaltextrun"/>
                <w:rFonts w:ascii="Cambria" w:hAnsi="Cambria"/>
                <w:sz w:val="16"/>
                <w:szCs w:val="16"/>
              </w:rPr>
              <w:t>4</w:t>
            </w:r>
            <w:r w:rsidR="002913E8" w:rsidRPr="00BE489B">
              <w:rPr>
                <w:rStyle w:val="normaltextrun"/>
                <w:rFonts w:ascii="Cambria" w:hAnsi="Cambria"/>
                <w:sz w:val="16"/>
                <w:szCs w:val="16"/>
              </w:rPr>
              <w:t>5%</w:t>
            </w:r>
          </w:p>
        </w:tc>
      </w:tr>
      <w:tr w:rsidR="002913E8" w:rsidRPr="00AB4100" w14:paraId="490BA893" w14:textId="77777777" w:rsidTr="00BE489B">
        <w:trPr>
          <w:trHeight w:val="227"/>
        </w:trPr>
        <w:tc>
          <w:tcPr>
            <w:tcW w:w="216" w:type="pct"/>
            <w:vAlign w:val="center"/>
            <w:hideMark/>
          </w:tcPr>
          <w:p w14:paraId="40E42108"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ii</w:t>
            </w:r>
          </w:p>
        </w:tc>
        <w:tc>
          <w:tcPr>
            <w:tcW w:w="1290" w:type="pct"/>
            <w:vAlign w:val="center"/>
            <w:hideMark/>
          </w:tcPr>
          <w:p w14:paraId="0AD3FD50"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Home Assignment</w:t>
            </w:r>
          </w:p>
        </w:tc>
        <w:tc>
          <w:tcPr>
            <w:tcW w:w="1867" w:type="pct"/>
            <w:vMerge/>
            <w:vAlign w:val="center"/>
            <w:hideMark/>
          </w:tcPr>
          <w:p w14:paraId="01A98B88" w14:textId="77777777" w:rsidR="002913E8" w:rsidRPr="00BE489B" w:rsidRDefault="002913E8" w:rsidP="002913E8">
            <w:pPr>
              <w:jc w:val="center"/>
              <w:rPr>
                <w:rFonts w:ascii="Cambria" w:hAnsi="Cambria"/>
                <w:sz w:val="16"/>
                <w:szCs w:val="16"/>
              </w:rPr>
            </w:pPr>
          </w:p>
        </w:tc>
        <w:tc>
          <w:tcPr>
            <w:tcW w:w="627" w:type="pct"/>
            <w:vAlign w:val="center"/>
            <w:hideMark/>
          </w:tcPr>
          <w:p w14:paraId="605A8CFD"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1-3</w:t>
            </w:r>
          </w:p>
        </w:tc>
        <w:tc>
          <w:tcPr>
            <w:tcW w:w="400" w:type="pct"/>
            <w:vAlign w:val="center"/>
            <w:hideMark/>
          </w:tcPr>
          <w:p w14:paraId="0CDFA2AD"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H</w:t>
            </w:r>
          </w:p>
        </w:tc>
        <w:tc>
          <w:tcPr>
            <w:tcW w:w="600" w:type="pct"/>
            <w:vMerge/>
            <w:vAlign w:val="center"/>
            <w:hideMark/>
          </w:tcPr>
          <w:p w14:paraId="7A7080D7" w14:textId="77777777" w:rsidR="002913E8" w:rsidRPr="00BE489B" w:rsidRDefault="002913E8" w:rsidP="002913E8">
            <w:pPr>
              <w:jc w:val="center"/>
              <w:rPr>
                <w:rFonts w:ascii="Cambria" w:hAnsi="Cambria"/>
                <w:sz w:val="16"/>
                <w:szCs w:val="16"/>
              </w:rPr>
            </w:pPr>
          </w:p>
        </w:tc>
      </w:tr>
      <w:tr w:rsidR="002913E8" w:rsidRPr="00AB4100" w14:paraId="2FCBE365" w14:textId="77777777" w:rsidTr="00BE489B">
        <w:trPr>
          <w:trHeight w:val="100"/>
        </w:trPr>
        <w:tc>
          <w:tcPr>
            <w:tcW w:w="216" w:type="pct"/>
            <w:vAlign w:val="center"/>
            <w:hideMark/>
          </w:tcPr>
          <w:p w14:paraId="5F4EDB9A"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iii</w:t>
            </w:r>
          </w:p>
        </w:tc>
        <w:tc>
          <w:tcPr>
            <w:tcW w:w="1290" w:type="pct"/>
            <w:vAlign w:val="center"/>
            <w:hideMark/>
          </w:tcPr>
          <w:p w14:paraId="6F4B98BB"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Project</w:t>
            </w:r>
          </w:p>
        </w:tc>
        <w:tc>
          <w:tcPr>
            <w:tcW w:w="1867" w:type="pct"/>
            <w:vMerge/>
            <w:vAlign w:val="center"/>
            <w:hideMark/>
          </w:tcPr>
          <w:p w14:paraId="422F2C74" w14:textId="77777777" w:rsidR="002913E8" w:rsidRPr="00BE489B" w:rsidRDefault="002913E8" w:rsidP="002913E8">
            <w:pPr>
              <w:jc w:val="center"/>
              <w:rPr>
                <w:rFonts w:ascii="Cambria" w:hAnsi="Cambria"/>
                <w:sz w:val="16"/>
                <w:szCs w:val="16"/>
              </w:rPr>
            </w:pPr>
          </w:p>
        </w:tc>
        <w:tc>
          <w:tcPr>
            <w:tcW w:w="627" w:type="pct"/>
            <w:vAlign w:val="center"/>
            <w:hideMark/>
          </w:tcPr>
          <w:p w14:paraId="26C934FC"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w:t>
            </w:r>
          </w:p>
        </w:tc>
        <w:tc>
          <w:tcPr>
            <w:tcW w:w="400" w:type="pct"/>
            <w:vAlign w:val="center"/>
            <w:hideMark/>
          </w:tcPr>
          <w:p w14:paraId="10026F08"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P</w:t>
            </w:r>
          </w:p>
        </w:tc>
        <w:tc>
          <w:tcPr>
            <w:tcW w:w="600" w:type="pct"/>
            <w:vMerge/>
            <w:vAlign w:val="center"/>
            <w:hideMark/>
          </w:tcPr>
          <w:p w14:paraId="486A4452" w14:textId="77777777" w:rsidR="002913E8" w:rsidRPr="00BE489B" w:rsidRDefault="002913E8" w:rsidP="002913E8">
            <w:pPr>
              <w:jc w:val="center"/>
              <w:rPr>
                <w:rFonts w:ascii="Cambria" w:hAnsi="Cambria"/>
                <w:sz w:val="16"/>
                <w:szCs w:val="16"/>
              </w:rPr>
            </w:pPr>
          </w:p>
        </w:tc>
      </w:tr>
      <w:tr w:rsidR="002913E8" w:rsidRPr="00AB4100" w14:paraId="0DC195FA" w14:textId="77777777" w:rsidTr="00BE489B">
        <w:trPr>
          <w:trHeight w:val="50"/>
        </w:trPr>
        <w:tc>
          <w:tcPr>
            <w:tcW w:w="216" w:type="pct"/>
            <w:vAlign w:val="center"/>
            <w:hideMark/>
          </w:tcPr>
          <w:p w14:paraId="3BDF58DB"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iv</w:t>
            </w:r>
          </w:p>
        </w:tc>
        <w:tc>
          <w:tcPr>
            <w:tcW w:w="1290" w:type="pct"/>
            <w:vAlign w:val="center"/>
            <w:hideMark/>
          </w:tcPr>
          <w:p w14:paraId="0260A81F"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Seminar</w:t>
            </w:r>
          </w:p>
        </w:tc>
        <w:tc>
          <w:tcPr>
            <w:tcW w:w="1867" w:type="pct"/>
            <w:vMerge/>
            <w:vAlign w:val="center"/>
            <w:hideMark/>
          </w:tcPr>
          <w:p w14:paraId="511E6994" w14:textId="77777777" w:rsidR="002913E8" w:rsidRPr="00BE489B" w:rsidRDefault="002913E8" w:rsidP="002913E8">
            <w:pPr>
              <w:jc w:val="center"/>
              <w:rPr>
                <w:rFonts w:ascii="Cambria" w:hAnsi="Cambria"/>
                <w:sz w:val="16"/>
                <w:szCs w:val="16"/>
              </w:rPr>
            </w:pPr>
          </w:p>
        </w:tc>
        <w:tc>
          <w:tcPr>
            <w:tcW w:w="627" w:type="pct"/>
            <w:vAlign w:val="center"/>
            <w:hideMark/>
          </w:tcPr>
          <w:p w14:paraId="16C53514"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1-2</w:t>
            </w:r>
          </w:p>
        </w:tc>
        <w:tc>
          <w:tcPr>
            <w:tcW w:w="400" w:type="pct"/>
            <w:vAlign w:val="center"/>
            <w:hideMark/>
          </w:tcPr>
          <w:p w14:paraId="2691F05F"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S</w:t>
            </w:r>
          </w:p>
        </w:tc>
        <w:tc>
          <w:tcPr>
            <w:tcW w:w="600" w:type="pct"/>
            <w:vMerge/>
            <w:vAlign w:val="center"/>
            <w:hideMark/>
          </w:tcPr>
          <w:p w14:paraId="47BF3784" w14:textId="77777777" w:rsidR="002913E8" w:rsidRPr="00BE489B" w:rsidRDefault="002913E8" w:rsidP="002913E8">
            <w:pPr>
              <w:jc w:val="center"/>
              <w:rPr>
                <w:rFonts w:ascii="Cambria" w:hAnsi="Cambria"/>
                <w:sz w:val="16"/>
                <w:szCs w:val="16"/>
              </w:rPr>
            </w:pPr>
          </w:p>
        </w:tc>
      </w:tr>
      <w:tr w:rsidR="002913E8" w:rsidRPr="00AB4100" w14:paraId="742516EC" w14:textId="77777777" w:rsidTr="00BE489B">
        <w:trPr>
          <w:trHeight w:val="50"/>
        </w:trPr>
        <w:tc>
          <w:tcPr>
            <w:tcW w:w="216" w:type="pct"/>
            <w:vAlign w:val="center"/>
            <w:hideMark/>
          </w:tcPr>
          <w:p w14:paraId="56A3552F"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v</w:t>
            </w:r>
          </w:p>
        </w:tc>
        <w:tc>
          <w:tcPr>
            <w:tcW w:w="1290" w:type="pct"/>
            <w:vAlign w:val="center"/>
            <w:hideMark/>
          </w:tcPr>
          <w:p w14:paraId="5307E336"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Viva-Voce/Presentation</w:t>
            </w:r>
          </w:p>
        </w:tc>
        <w:tc>
          <w:tcPr>
            <w:tcW w:w="1867" w:type="pct"/>
            <w:vMerge/>
            <w:vAlign w:val="center"/>
            <w:hideMark/>
          </w:tcPr>
          <w:p w14:paraId="70A4611C" w14:textId="77777777" w:rsidR="002913E8" w:rsidRPr="00BE489B" w:rsidRDefault="002913E8" w:rsidP="002913E8">
            <w:pPr>
              <w:jc w:val="center"/>
              <w:rPr>
                <w:rFonts w:ascii="Cambria" w:hAnsi="Cambria"/>
                <w:sz w:val="16"/>
                <w:szCs w:val="16"/>
              </w:rPr>
            </w:pPr>
          </w:p>
        </w:tc>
        <w:tc>
          <w:tcPr>
            <w:tcW w:w="627" w:type="pct"/>
            <w:vAlign w:val="center"/>
            <w:hideMark/>
          </w:tcPr>
          <w:p w14:paraId="6D2E6ED9"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1-2</w:t>
            </w:r>
          </w:p>
        </w:tc>
        <w:tc>
          <w:tcPr>
            <w:tcW w:w="400" w:type="pct"/>
            <w:vAlign w:val="center"/>
            <w:hideMark/>
          </w:tcPr>
          <w:p w14:paraId="295F6874"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V</w:t>
            </w:r>
          </w:p>
        </w:tc>
        <w:tc>
          <w:tcPr>
            <w:tcW w:w="600" w:type="pct"/>
            <w:vMerge/>
            <w:vAlign w:val="center"/>
            <w:hideMark/>
          </w:tcPr>
          <w:p w14:paraId="4C36FA17" w14:textId="77777777" w:rsidR="002913E8" w:rsidRPr="00BE489B" w:rsidRDefault="002913E8" w:rsidP="002913E8">
            <w:pPr>
              <w:jc w:val="center"/>
              <w:rPr>
                <w:rFonts w:ascii="Cambria" w:hAnsi="Cambria"/>
                <w:sz w:val="16"/>
                <w:szCs w:val="16"/>
              </w:rPr>
            </w:pPr>
          </w:p>
        </w:tc>
      </w:tr>
      <w:tr w:rsidR="002913E8" w:rsidRPr="00AB4100" w14:paraId="47C2D2F3" w14:textId="77777777" w:rsidTr="00BE489B">
        <w:trPr>
          <w:trHeight w:val="163"/>
        </w:trPr>
        <w:tc>
          <w:tcPr>
            <w:tcW w:w="216" w:type="pct"/>
            <w:vAlign w:val="center"/>
            <w:hideMark/>
          </w:tcPr>
          <w:p w14:paraId="4DED6261"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vi</w:t>
            </w:r>
          </w:p>
        </w:tc>
        <w:tc>
          <w:tcPr>
            <w:tcW w:w="1290" w:type="pct"/>
            <w:vAlign w:val="center"/>
            <w:hideMark/>
          </w:tcPr>
          <w:p w14:paraId="26E40CD0"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MSE</w:t>
            </w:r>
          </w:p>
        </w:tc>
        <w:tc>
          <w:tcPr>
            <w:tcW w:w="1867" w:type="pct"/>
            <w:vAlign w:val="center"/>
            <w:hideMark/>
          </w:tcPr>
          <w:p w14:paraId="15CC5EC8"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MSE shall be of 10 marks</w:t>
            </w:r>
          </w:p>
        </w:tc>
        <w:tc>
          <w:tcPr>
            <w:tcW w:w="627" w:type="pct"/>
            <w:vAlign w:val="center"/>
            <w:hideMark/>
          </w:tcPr>
          <w:p w14:paraId="5C5CE29D"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1-3</w:t>
            </w:r>
          </w:p>
        </w:tc>
        <w:tc>
          <w:tcPr>
            <w:tcW w:w="400" w:type="pct"/>
            <w:vAlign w:val="center"/>
            <w:hideMark/>
          </w:tcPr>
          <w:p w14:paraId="726E9792"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Q/CT</w:t>
            </w:r>
          </w:p>
        </w:tc>
        <w:tc>
          <w:tcPr>
            <w:tcW w:w="600" w:type="pct"/>
            <w:vMerge/>
            <w:vAlign w:val="center"/>
            <w:hideMark/>
          </w:tcPr>
          <w:p w14:paraId="17B9A385" w14:textId="77777777" w:rsidR="002913E8" w:rsidRPr="00BE489B" w:rsidRDefault="002913E8" w:rsidP="002913E8">
            <w:pPr>
              <w:jc w:val="center"/>
              <w:rPr>
                <w:rFonts w:ascii="Cambria" w:hAnsi="Cambria"/>
                <w:sz w:val="16"/>
                <w:szCs w:val="16"/>
              </w:rPr>
            </w:pPr>
          </w:p>
        </w:tc>
      </w:tr>
      <w:tr w:rsidR="002913E8" w:rsidRPr="00AB4100" w14:paraId="678BEB0E" w14:textId="77777777" w:rsidTr="00BE489B">
        <w:trPr>
          <w:trHeight w:val="109"/>
        </w:trPr>
        <w:tc>
          <w:tcPr>
            <w:tcW w:w="216" w:type="pct"/>
            <w:vAlign w:val="center"/>
            <w:hideMark/>
          </w:tcPr>
          <w:p w14:paraId="18237F82" w14:textId="77777777" w:rsidR="002913E8" w:rsidRPr="00AB4100" w:rsidRDefault="002913E8" w:rsidP="002913E8">
            <w:pPr>
              <w:pStyle w:val="paragraph"/>
              <w:spacing w:before="0" w:beforeAutospacing="0" w:after="0" w:afterAutospacing="0"/>
              <w:jc w:val="center"/>
              <w:textAlignment w:val="baseline"/>
              <w:rPr>
                <w:rFonts w:ascii="Cambria" w:hAnsi="Cambria"/>
                <w:sz w:val="20"/>
                <w:szCs w:val="20"/>
              </w:rPr>
            </w:pPr>
            <w:r w:rsidRPr="00AB4100">
              <w:rPr>
                <w:rStyle w:val="normaltextrun"/>
                <w:rFonts w:ascii="Cambria" w:hAnsi="Cambria"/>
                <w:sz w:val="20"/>
                <w:szCs w:val="20"/>
              </w:rPr>
              <w:t>vii</w:t>
            </w:r>
          </w:p>
        </w:tc>
        <w:tc>
          <w:tcPr>
            <w:tcW w:w="1290" w:type="pct"/>
            <w:vAlign w:val="center"/>
            <w:hideMark/>
          </w:tcPr>
          <w:p w14:paraId="24DF5FCA"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Attendance</w:t>
            </w:r>
          </w:p>
        </w:tc>
        <w:tc>
          <w:tcPr>
            <w:tcW w:w="1867" w:type="pct"/>
            <w:vAlign w:val="center"/>
            <w:hideMark/>
          </w:tcPr>
          <w:p w14:paraId="286A9FC0"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Attendance shall be of 5 marks</w:t>
            </w:r>
          </w:p>
        </w:tc>
        <w:tc>
          <w:tcPr>
            <w:tcW w:w="627" w:type="pct"/>
            <w:vAlign w:val="center"/>
            <w:hideMark/>
          </w:tcPr>
          <w:p w14:paraId="1D7F5AA6"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100%</w:t>
            </w:r>
          </w:p>
        </w:tc>
        <w:tc>
          <w:tcPr>
            <w:tcW w:w="400" w:type="pct"/>
            <w:vAlign w:val="center"/>
            <w:hideMark/>
          </w:tcPr>
          <w:p w14:paraId="39C55A3D"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A</w:t>
            </w:r>
          </w:p>
        </w:tc>
        <w:tc>
          <w:tcPr>
            <w:tcW w:w="600" w:type="pct"/>
            <w:vAlign w:val="center"/>
            <w:hideMark/>
          </w:tcPr>
          <w:p w14:paraId="63239805"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5%</w:t>
            </w:r>
          </w:p>
        </w:tc>
      </w:tr>
      <w:tr w:rsidR="002913E8" w:rsidRPr="00AB4100" w14:paraId="1FE01511" w14:textId="77777777" w:rsidTr="00BE489B">
        <w:trPr>
          <w:trHeight w:val="566"/>
        </w:trPr>
        <w:tc>
          <w:tcPr>
            <w:tcW w:w="216" w:type="pct"/>
            <w:vAlign w:val="center"/>
            <w:hideMark/>
          </w:tcPr>
          <w:p w14:paraId="7DC55FDC" w14:textId="77777777" w:rsidR="002913E8" w:rsidRPr="00AB4100" w:rsidRDefault="002913E8" w:rsidP="002913E8">
            <w:pPr>
              <w:pStyle w:val="paragraph"/>
              <w:spacing w:before="0" w:beforeAutospacing="0" w:after="0" w:afterAutospacing="0"/>
              <w:jc w:val="center"/>
              <w:textAlignment w:val="baseline"/>
              <w:rPr>
                <w:rFonts w:ascii="Cambria" w:hAnsi="Cambria"/>
                <w:b/>
                <w:bCs/>
                <w:sz w:val="20"/>
                <w:szCs w:val="20"/>
              </w:rPr>
            </w:pPr>
            <w:r w:rsidRPr="00AB4100">
              <w:rPr>
                <w:rStyle w:val="normaltextrun"/>
                <w:rFonts w:ascii="Cambria" w:hAnsi="Cambria"/>
                <w:b/>
                <w:bCs/>
                <w:sz w:val="20"/>
                <w:szCs w:val="20"/>
              </w:rPr>
              <w:t>B</w:t>
            </w:r>
          </w:p>
        </w:tc>
        <w:tc>
          <w:tcPr>
            <w:tcW w:w="1290" w:type="pct"/>
            <w:vAlign w:val="center"/>
            <w:hideMark/>
          </w:tcPr>
          <w:p w14:paraId="735FEF72" w14:textId="77777777" w:rsidR="002913E8" w:rsidRDefault="002913E8" w:rsidP="00BE489B">
            <w:pPr>
              <w:pStyle w:val="paragraph"/>
              <w:spacing w:before="0" w:beforeAutospacing="0" w:after="0" w:afterAutospacing="0"/>
              <w:textAlignment w:val="baseline"/>
              <w:rPr>
                <w:rStyle w:val="normaltextrun"/>
                <w:rFonts w:ascii="Cambria" w:hAnsi="Cambria"/>
                <w:b/>
                <w:bCs/>
                <w:sz w:val="16"/>
                <w:szCs w:val="16"/>
              </w:rPr>
            </w:pPr>
            <w:r w:rsidRPr="00BE489B">
              <w:rPr>
                <w:rStyle w:val="normaltextrun"/>
                <w:rFonts w:ascii="Cambria" w:hAnsi="Cambria"/>
                <w:b/>
                <w:bCs/>
                <w:sz w:val="16"/>
                <w:szCs w:val="16"/>
              </w:rPr>
              <w:t>Semester End Examination</w:t>
            </w:r>
          </w:p>
          <w:p w14:paraId="17FB6AB8" w14:textId="18289260" w:rsidR="00BE489B" w:rsidRPr="00BE489B" w:rsidRDefault="00BE489B" w:rsidP="00BE489B">
            <w:pPr>
              <w:pStyle w:val="paragraph"/>
              <w:spacing w:before="0" w:beforeAutospacing="0" w:after="0" w:afterAutospacing="0"/>
              <w:textAlignment w:val="baseline"/>
              <w:rPr>
                <w:rFonts w:ascii="Cambria" w:hAnsi="Cambria"/>
                <w:b/>
                <w:bCs/>
                <w:sz w:val="16"/>
                <w:szCs w:val="16"/>
              </w:rPr>
            </w:pPr>
            <w:r>
              <w:t xml:space="preserve">     TOTAL  </w:t>
            </w:r>
          </w:p>
        </w:tc>
        <w:tc>
          <w:tcPr>
            <w:tcW w:w="1867" w:type="pct"/>
            <w:vAlign w:val="center"/>
            <w:hideMark/>
          </w:tcPr>
          <w:p w14:paraId="2339C89F"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p>
        </w:tc>
        <w:tc>
          <w:tcPr>
            <w:tcW w:w="627" w:type="pct"/>
            <w:vAlign w:val="center"/>
            <w:hideMark/>
          </w:tcPr>
          <w:p w14:paraId="7AD242F1"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1</w:t>
            </w:r>
          </w:p>
        </w:tc>
        <w:tc>
          <w:tcPr>
            <w:tcW w:w="400" w:type="pct"/>
            <w:vAlign w:val="center"/>
            <w:hideMark/>
          </w:tcPr>
          <w:p w14:paraId="6F5F06D1" w14:textId="77777777" w:rsidR="002913E8" w:rsidRPr="00BE489B" w:rsidRDefault="002913E8" w:rsidP="002913E8">
            <w:pPr>
              <w:pStyle w:val="paragraph"/>
              <w:spacing w:before="0" w:beforeAutospacing="0" w:after="0" w:afterAutospacing="0"/>
              <w:jc w:val="center"/>
              <w:textAlignment w:val="baseline"/>
              <w:rPr>
                <w:rFonts w:ascii="Cambria" w:hAnsi="Cambria"/>
                <w:sz w:val="16"/>
                <w:szCs w:val="16"/>
              </w:rPr>
            </w:pPr>
            <w:r w:rsidRPr="00BE489B">
              <w:rPr>
                <w:rStyle w:val="normaltextrun"/>
                <w:rFonts w:ascii="Cambria" w:hAnsi="Cambria"/>
                <w:sz w:val="16"/>
                <w:szCs w:val="16"/>
              </w:rPr>
              <w:t>SEE</w:t>
            </w:r>
          </w:p>
        </w:tc>
        <w:tc>
          <w:tcPr>
            <w:tcW w:w="600" w:type="pct"/>
            <w:vAlign w:val="center"/>
            <w:hideMark/>
          </w:tcPr>
          <w:p w14:paraId="528C51DC" w14:textId="2D79D07A" w:rsidR="002913E8" w:rsidRDefault="00993E6C" w:rsidP="002913E8">
            <w:pPr>
              <w:pStyle w:val="paragraph"/>
              <w:spacing w:before="0" w:beforeAutospacing="0" w:after="0" w:afterAutospacing="0"/>
              <w:jc w:val="center"/>
              <w:textAlignment w:val="baseline"/>
              <w:rPr>
                <w:rStyle w:val="normaltextrun"/>
                <w:rFonts w:ascii="Cambria" w:hAnsi="Cambria"/>
                <w:sz w:val="16"/>
                <w:szCs w:val="16"/>
              </w:rPr>
            </w:pPr>
            <w:r>
              <w:rPr>
                <w:rStyle w:val="normaltextrun"/>
                <w:rFonts w:ascii="Cambria" w:hAnsi="Cambria"/>
                <w:sz w:val="16"/>
                <w:szCs w:val="16"/>
              </w:rPr>
              <w:t>5</w:t>
            </w:r>
            <w:r w:rsidR="002913E8" w:rsidRPr="00BE489B">
              <w:rPr>
                <w:rStyle w:val="normaltextrun"/>
                <w:rFonts w:ascii="Cambria" w:hAnsi="Cambria"/>
                <w:sz w:val="16"/>
                <w:szCs w:val="16"/>
              </w:rPr>
              <w:t>0%</w:t>
            </w:r>
          </w:p>
          <w:p w14:paraId="2B957617" w14:textId="6ED5D1B8" w:rsidR="00BE489B" w:rsidRPr="00BE489B" w:rsidRDefault="00BE489B" w:rsidP="002913E8">
            <w:pPr>
              <w:pStyle w:val="paragraph"/>
              <w:spacing w:before="0" w:beforeAutospacing="0" w:after="0" w:afterAutospacing="0"/>
              <w:jc w:val="center"/>
              <w:textAlignment w:val="baseline"/>
              <w:rPr>
                <w:rFonts w:ascii="Cambria" w:hAnsi="Cambria"/>
                <w:sz w:val="16"/>
                <w:szCs w:val="16"/>
              </w:rPr>
            </w:pPr>
            <w:r>
              <w:rPr>
                <w:rStyle w:val="normaltextrun"/>
              </w:rPr>
              <w:t>100%</w:t>
            </w:r>
          </w:p>
        </w:tc>
      </w:tr>
    </w:tbl>
    <w:p w14:paraId="1B3A396C" w14:textId="77777777" w:rsidR="00AB4100" w:rsidRDefault="00AB4100" w:rsidP="00BE489B">
      <w:pPr>
        <w:rPr>
          <w:rFonts w:ascii="Cambria" w:hAnsi="Cambria"/>
          <w:b/>
          <w:sz w:val="22"/>
          <w:szCs w:val="22"/>
        </w:rPr>
      </w:pPr>
    </w:p>
    <w:p w14:paraId="23DB1D53" w14:textId="77777777" w:rsidR="00AB4100" w:rsidRDefault="00AB4100" w:rsidP="00051989">
      <w:pPr>
        <w:jc w:val="center"/>
        <w:rPr>
          <w:rFonts w:ascii="Cambria" w:hAnsi="Cambria"/>
          <w:b/>
          <w:sz w:val="22"/>
          <w:szCs w:val="22"/>
        </w:rPr>
      </w:pPr>
    </w:p>
    <w:p w14:paraId="0EDD6674" w14:textId="23B9A426" w:rsidR="00B707F6" w:rsidRPr="00E51DA1" w:rsidRDefault="001E0265" w:rsidP="00051989">
      <w:pPr>
        <w:jc w:val="center"/>
        <w:rPr>
          <w:b/>
        </w:rPr>
      </w:pPr>
      <w:r w:rsidRPr="00E51DA1">
        <w:rPr>
          <w:noProof/>
        </w:rPr>
        <mc:AlternateContent>
          <mc:Choice Requires="wps">
            <w:drawing>
              <wp:anchor distT="0" distB="0" distL="114300" distR="114300" simplePos="0" relativeHeight="251660288" behindDoc="1" locked="0" layoutInCell="1" allowOverlap="1" wp14:anchorId="124857BD" wp14:editId="3352D0D1">
                <wp:simplePos x="0" y="0"/>
                <wp:positionH relativeFrom="column">
                  <wp:posOffset>0</wp:posOffset>
                </wp:positionH>
                <wp:positionV relativeFrom="paragraph">
                  <wp:posOffset>7620</wp:posOffset>
                </wp:positionV>
                <wp:extent cx="6604000" cy="268605"/>
                <wp:effectExtent l="9525" t="7620" r="6350" b="9525"/>
                <wp:wrapNone/>
                <wp:docPr id="70292876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0" cy="2686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443F8" id="Rectangle 39" o:spid="_x0000_s1026" style="position:absolute;margin-left:0;margin-top:.6pt;width:520pt;height:21.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" filled="f"/>
            </w:pict>
          </mc:Fallback>
        </mc:AlternateContent>
      </w:r>
      <w:r w:rsidR="00B707F6" w:rsidRPr="00E51DA1">
        <w:rPr>
          <w:b/>
        </w:rPr>
        <w:t>M.Sc. in Geoinformatics</w:t>
      </w:r>
    </w:p>
    <w:p w14:paraId="28526588" w14:textId="77777777" w:rsidR="00BF762F" w:rsidRPr="00E51DA1" w:rsidRDefault="00BF762F" w:rsidP="003E187A">
      <w:pPr>
        <w:jc w:val="center"/>
        <w:rPr>
          <w:b/>
        </w:rPr>
      </w:pPr>
    </w:p>
    <w:p w14:paraId="7C0DE07A" w14:textId="03ADB5A6" w:rsidR="00BF762F" w:rsidRPr="00647245" w:rsidRDefault="001E0265" w:rsidP="003E187A">
      <w:pPr>
        <w:jc w:val="center"/>
        <w:rPr>
          <w:rFonts w:ascii="Cambria" w:hAnsi="Cambria"/>
          <w:b/>
          <w:noProof/>
          <w:sz w:val="22"/>
          <w:szCs w:val="22"/>
        </w:rPr>
      </w:pPr>
      <w:r w:rsidRPr="00E51DA1">
        <w:rPr>
          <w:noProof/>
        </w:rPr>
        <mc:AlternateContent>
          <mc:Choice Requires="wps">
            <w:drawing>
              <wp:anchor distT="0" distB="0" distL="114300" distR="114300" simplePos="0" relativeHeight="251661312" behindDoc="1" locked="0" layoutInCell="1" allowOverlap="1" wp14:anchorId="55AA09FE" wp14:editId="1BA77E87">
                <wp:simplePos x="0" y="0"/>
                <wp:positionH relativeFrom="column">
                  <wp:posOffset>0</wp:posOffset>
                </wp:positionH>
                <wp:positionV relativeFrom="paragraph">
                  <wp:posOffset>31750</wp:posOffset>
                </wp:positionV>
                <wp:extent cx="6604000" cy="241935"/>
                <wp:effectExtent l="9525" t="6985" r="6350" b="8255"/>
                <wp:wrapNone/>
                <wp:docPr id="86712173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0" cy="2419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DD98B" id="Rectangle 193" o:spid="_x0000_s1026" style="position:absolute;margin-left:0;margin-top:2.5pt;width:520pt;height:19.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" filled="f"/>
            </w:pict>
          </mc:Fallback>
        </mc:AlternateContent>
      </w:r>
      <w:r w:rsidR="00BF762F" w:rsidRPr="00E51DA1">
        <w:rPr>
          <w:b/>
          <w:noProof/>
        </w:rPr>
        <w:t>Programme</w:t>
      </w:r>
      <w:r w:rsidR="00BF762F" w:rsidRPr="00647245">
        <w:rPr>
          <w:rFonts w:ascii="Cambria" w:hAnsi="Cambria"/>
          <w:b/>
          <w:noProof/>
          <w:sz w:val="22"/>
          <w:szCs w:val="22"/>
        </w:rPr>
        <w:t xml:space="preserve"> Structure</w:t>
      </w:r>
    </w:p>
    <w:p w14:paraId="3B69B2DD" w14:textId="77777777" w:rsidR="00BF762F" w:rsidRPr="00647245" w:rsidRDefault="00BF762F" w:rsidP="003E187A">
      <w:pPr>
        <w:rPr>
          <w:rFonts w:ascii="Cambria" w:hAnsi="Cambria"/>
          <w:sz w:val="22"/>
          <w:szCs w:val="22"/>
        </w:rPr>
      </w:pPr>
    </w:p>
    <w:p w14:paraId="158D254C" w14:textId="299ED433" w:rsidR="00807D35" w:rsidRPr="001F40EB" w:rsidRDefault="00807D35" w:rsidP="00807D35">
      <w:pPr>
        <w:rPr>
          <w:b/>
          <w:bCs/>
          <w:lang w:val="en-US"/>
        </w:rPr>
      </w:pPr>
    </w:p>
    <w:tbl>
      <w:tblPr>
        <w:tblStyle w:val="TableGrid"/>
        <w:tblW w:w="9634" w:type="dxa"/>
        <w:jc w:val="center"/>
        <w:tblLook w:val="04A0" w:firstRow="1" w:lastRow="0" w:firstColumn="1" w:lastColumn="0" w:noHBand="0" w:noVBand="1"/>
      </w:tblPr>
      <w:tblGrid>
        <w:gridCol w:w="1790"/>
        <w:gridCol w:w="4465"/>
        <w:gridCol w:w="1040"/>
        <w:gridCol w:w="1262"/>
        <w:gridCol w:w="1077"/>
      </w:tblGrid>
      <w:tr w:rsidR="00807D35" w:rsidRPr="0018380B" w14:paraId="42D334DA" w14:textId="77777777" w:rsidTr="00815398">
        <w:trPr>
          <w:jc w:val="center"/>
        </w:trPr>
        <w:tc>
          <w:tcPr>
            <w:tcW w:w="9634" w:type="dxa"/>
            <w:gridSpan w:val="5"/>
          </w:tcPr>
          <w:p w14:paraId="62DC91D3" w14:textId="77777777" w:rsidR="00807D35" w:rsidRPr="001F40EB" w:rsidRDefault="00807D35" w:rsidP="00815398">
            <w:pPr>
              <w:jc w:val="center"/>
              <w:rPr>
                <w:b/>
                <w:bCs/>
                <w:lang w:val="en-US"/>
              </w:rPr>
            </w:pPr>
            <w:r w:rsidRPr="001F40EB">
              <w:rPr>
                <w:b/>
                <w:bCs/>
                <w:lang w:val="en-US"/>
              </w:rPr>
              <w:t>1</w:t>
            </w:r>
            <w:r w:rsidRPr="001F40EB">
              <w:rPr>
                <w:b/>
                <w:bCs/>
                <w:vertAlign w:val="superscript"/>
                <w:lang w:val="en-US"/>
              </w:rPr>
              <w:t>st</w:t>
            </w:r>
            <w:r w:rsidRPr="001F40EB">
              <w:rPr>
                <w:b/>
                <w:bCs/>
                <w:lang w:val="en-US"/>
              </w:rPr>
              <w:t xml:space="preserve"> SEMESTER</w:t>
            </w:r>
          </w:p>
        </w:tc>
      </w:tr>
      <w:tr w:rsidR="00807D35" w:rsidRPr="0018380B" w14:paraId="21425B1B" w14:textId="77777777" w:rsidTr="00815398">
        <w:trPr>
          <w:jc w:val="center"/>
        </w:trPr>
        <w:tc>
          <w:tcPr>
            <w:tcW w:w="1696" w:type="dxa"/>
          </w:tcPr>
          <w:p w14:paraId="3B9F69EF" w14:textId="77777777" w:rsidR="00807D35" w:rsidRPr="00E17DD8" w:rsidRDefault="00807D35" w:rsidP="00815398">
            <w:pPr>
              <w:rPr>
                <w:b/>
                <w:bCs/>
                <w:sz w:val="22"/>
                <w:szCs w:val="22"/>
                <w:lang w:val="en-US"/>
              </w:rPr>
            </w:pPr>
            <w:r w:rsidRPr="00E17DD8">
              <w:rPr>
                <w:b/>
                <w:bCs/>
                <w:sz w:val="22"/>
                <w:szCs w:val="22"/>
                <w:lang w:val="en-US"/>
              </w:rPr>
              <w:t>COURSE CODE</w:t>
            </w:r>
          </w:p>
        </w:tc>
        <w:tc>
          <w:tcPr>
            <w:tcW w:w="4536" w:type="dxa"/>
          </w:tcPr>
          <w:p w14:paraId="6DAFCE63" w14:textId="77777777" w:rsidR="00807D35" w:rsidRPr="00E17DD8" w:rsidRDefault="00807D35" w:rsidP="00815398">
            <w:pPr>
              <w:rPr>
                <w:b/>
                <w:bCs/>
                <w:sz w:val="22"/>
                <w:szCs w:val="22"/>
                <w:lang w:val="en-US"/>
              </w:rPr>
            </w:pPr>
            <w:r w:rsidRPr="00E17DD8">
              <w:rPr>
                <w:b/>
                <w:bCs/>
                <w:sz w:val="22"/>
                <w:szCs w:val="22"/>
                <w:lang w:val="en-US"/>
              </w:rPr>
              <w:t>COURSE TITLE</w:t>
            </w:r>
          </w:p>
        </w:tc>
        <w:tc>
          <w:tcPr>
            <w:tcW w:w="1042" w:type="dxa"/>
          </w:tcPr>
          <w:p w14:paraId="0C8DA0A2" w14:textId="77777777" w:rsidR="00807D35" w:rsidRPr="00E17DD8" w:rsidRDefault="00807D35" w:rsidP="00815398">
            <w:pPr>
              <w:rPr>
                <w:b/>
                <w:bCs/>
                <w:sz w:val="22"/>
                <w:szCs w:val="22"/>
                <w:lang w:val="en-US"/>
              </w:rPr>
            </w:pPr>
            <w:r w:rsidRPr="00E17DD8">
              <w:rPr>
                <w:b/>
                <w:bCs/>
                <w:sz w:val="22"/>
                <w:szCs w:val="22"/>
                <w:lang w:val="en-US"/>
              </w:rPr>
              <w:t>LEVEL</w:t>
            </w:r>
          </w:p>
        </w:tc>
        <w:tc>
          <w:tcPr>
            <w:tcW w:w="1267" w:type="dxa"/>
          </w:tcPr>
          <w:p w14:paraId="30581349" w14:textId="77777777" w:rsidR="00807D35" w:rsidRPr="00E17DD8" w:rsidRDefault="00807D35" w:rsidP="00815398">
            <w:pPr>
              <w:rPr>
                <w:b/>
                <w:bCs/>
                <w:sz w:val="22"/>
                <w:szCs w:val="22"/>
                <w:lang w:val="en-US"/>
              </w:rPr>
            </w:pPr>
            <w:r w:rsidRPr="00E17DD8">
              <w:rPr>
                <w:b/>
                <w:bCs/>
                <w:sz w:val="22"/>
                <w:szCs w:val="22"/>
                <w:lang w:val="en-US"/>
              </w:rPr>
              <w:t>CREDIT</w:t>
            </w:r>
          </w:p>
        </w:tc>
        <w:tc>
          <w:tcPr>
            <w:tcW w:w="1093" w:type="dxa"/>
          </w:tcPr>
          <w:p w14:paraId="3DE8A658" w14:textId="77777777" w:rsidR="00807D35" w:rsidRPr="00E17DD8" w:rsidRDefault="00807D35" w:rsidP="00815398">
            <w:pPr>
              <w:rPr>
                <w:b/>
                <w:bCs/>
                <w:sz w:val="22"/>
                <w:szCs w:val="22"/>
                <w:lang w:val="en-US"/>
              </w:rPr>
            </w:pPr>
            <w:r w:rsidRPr="00E17DD8">
              <w:rPr>
                <w:b/>
                <w:bCs/>
                <w:sz w:val="22"/>
                <w:szCs w:val="22"/>
                <w:lang w:val="en-US"/>
              </w:rPr>
              <w:t>L-T-P</w:t>
            </w:r>
          </w:p>
        </w:tc>
      </w:tr>
      <w:tr w:rsidR="00807D35" w:rsidRPr="0018380B" w14:paraId="0CC4B221" w14:textId="77777777" w:rsidTr="00815398">
        <w:trPr>
          <w:jc w:val="center"/>
        </w:trPr>
        <w:tc>
          <w:tcPr>
            <w:tcW w:w="1696" w:type="dxa"/>
          </w:tcPr>
          <w:p w14:paraId="09ADEC2F" w14:textId="77777777" w:rsidR="00807D35" w:rsidRPr="0018380B" w:rsidRDefault="00807D35" w:rsidP="00815398">
            <w:pPr>
              <w:rPr>
                <w:sz w:val="22"/>
                <w:szCs w:val="22"/>
                <w:lang w:val="en-US"/>
              </w:rPr>
            </w:pPr>
            <w:r w:rsidRPr="00A80D86">
              <w:t>GEOI164C101</w:t>
            </w:r>
          </w:p>
        </w:tc>
        <w:tc>
          <w:tcPr>
            <w:tcW w:w="4536" w:type="dxa"/>
          </w:tcPr>
          <w:p w14:paraId="704A8496" w14:textId="77777777" w:rsidR="00807D35" w:rsidRPr="0018380B" w:rsidRDefault="00807D35" w:rsidP="00815398">
            <w:pPr>
              <w:rPr>
                <w:sz w:val="22"/>
                <w:szCs w:val="22"/>
                <w:lang w:val="en-US"/>
              </w:rPr>
            </w:pPr>
            <w:r w:rsidRPr="00A80D86">
              <w:t>Principles of Remote Sensing; Global Positioning System</w:t>
            </w:r>
          </w:p>
        </w:tc>
        <w:tc>
          <w:tcPr>
            <w:tcW w:w="1042" w:type="dxa"/>
          </w:tcPr>
          <w:p w14:paraId="75CD7390" w14:textId="77777777" w:rsidR="00807D35" w:rsidRPr="0018380B" w:rsidRDefault="00807D35" w:rsidP="00815398">
            <w:pPr>
              <w:rPr>
                <w:sz w:val="22"/>
                <w:szCs w:val="22"/>
                <w:lang w:val="en-US"/>
              </w:rPr>
            </w:pPr>
            <w:r w:rsidRPr="00A80D86">
              <w:t>400</w:t>
            </w:r>
          </w:p>
        </w:tc>
        <w:tc>
          <w:tcPr>
            <w:tcW w:w="1267" w:type="dxa"/>
          </w:tcPr>
          <w:p w14:paraId="65D74BEE" w14:textId="77777777" w:rsidR="00807D35" w:rsidRPr="0018380B" w:rsidRDefault="00807D35" w:rsidP="00815398">
            <w:pPr>
              <w:rPr>
                <w:sz w:val="22"/>
                <w:szCs w:val="22"/>
                <w:lang w:val="en-US"/>
              </w:rPr>
            </w:pPr>
            <w:r w:rsidRPr="00A80D86">
              <w:t>4</w:t>
            </w:r>
          </w:p>
        </w:tc>
        <w:tc>
          <w:tcPr>
            <w:tcW w:w="1093" w:type="dxa"/>
          </w:tcPr>
          <w:p w14:paraId="0F88C39A" w14:textId="77777777" w:rsidR="00807D35" w:rsidRPr="0018380B" w:rsidRDefault="00807D35" w:rsidP="00815398">
            <w:pPr>
              <w:rPr>
                <w:sz w:val="22"/>
                <w:szCs w:val="22"/>
                <w:lang w:val="en-US"/>
              </w:rPr>
            </w:pPr>
            <w:r>
              <w:rPr>
                <w:sz w:val="22"/>
                <w:szCs w:val="22"/>
                <w:lang w:val="en-US"/>
              </w:rPr>
              <w:t>3-1-0</w:t>
            </w:r>
          </w:p>
        </w:tc>
      </w:tr>
      <w:tr w:rsidR="00807D35" w:rsidRPr="0018380B" w14:paraId="7C2BA969" w14:textId="77777777" w:rsidTr="00815398">
        <w:trPr>
          <w:jc w:val="center"/>
        </w:trPr>
        <w:tc>
          <w:tcPr>
            <w:tcW w:w="1696" w:type="dxa"/>
          </w:tcPr>
          <w:p w14:paraId="70F264E4" w14:textId="77777777" w:rsidR="00807D35" w:rsidRPr="0018380B" w:rsidRDefault="00807D35" w:rsidP="00815398">
            <w:pPr>
              <w:rPr>
                <w:sz w:val="22"/>
                <w:szCs w:val="22"/>
                <w:lang w:val="en-US"/>
              </w:rPr>
            </w:pPr>
            <w:r w:rsidRPr="00A80D86">
              <w:t>GEOI164C102</w:t>
            </w:r>
          </w:p>
        </w:tc>
        <w:tc>
          <w:tcPr>
            <w:tcW w:w="4536" w:type="dxa"/>
          </w:tcPr>
          <w:p w14:paraId="1E1574EB" w14:textId="77777777" w:rsidR="00807D35" w:rsidRPr="0018380B" w:rsidRDefault="00807D35" w:rsidP="00815398">
            <w:pPr>
              <w:rPr>
                <w:sz w:val="22"/>
                <w:szCs w:val="22"/>
                <w:lang w:val="en-US"/>
              </w:rPr>
            </w:pPr>
            <w:r w:rsidRPr="00A80D86">
              <w:t>Fundamentals of GIS</w:t>
            </w:r>
          </w:p>
        </w:tc>
        <w:tc>
          <w:tcPr>
            <w:tcW w:w="1042" w:type="dxa"/>
          </w:tcPr>
          <w:p w14:paraId="3833190A" w14:textId="77777777" w:rsidR="00807D35" w:rsidRPr="0018380B" w:rsidRDefault="00807D35" w:rsidP="00815398">
            <w:pPr>
              <w:rPr>
                <w:sz w:val="22"/>
                <w:szCs w:val="22"/>
                <w:lang w:val="en-US"/>
              </w:rPr>
            </w:pPr>
            <w:r w:rsidRPr="00A80D86">
              <w:t>400</w:t>
            </w:r>
          </w:p>
        </w:tc>
        <w:tc>
          <w:tcPr>
            <w:tcW w:w="1267" w:type="dxa"/>
          </w:tcPr>
          <w:p w14:paraId="1B545AEB" w14:textId="77777777" w:rsidR="00807D35" w:rsidRPr="0018380B" w:rsidRDefault="00807D35" w:rsidP="00815398">
            <w:pPr>
              <w:rPr>
                <w:sz w:val="22"/>
                <w:szCs w:val="22"/>
                <w:lang w:val="en-US"/>
              </w:rPr>
            </w:pPr>
            <w:r w:rsidRPr="00A80D86">
              <w:t>4</w:t>
            </w:r>
          </w:p>
        </w:tc>
        <w:tc>
          <w:tcPr>
            <w:tcW w:w="1093" w:type="dxa"/>
          </w:tcPr>
          <w:p w14:paraId="0E30AB63" w14:textId="77777777" w:rsidR="00807D35" w:rsidRPr="0018380B" w:rsidRDefault="00807D35" w:rsidP="00815398">
            <w:pPr>
              <w:rPr>
                <w:sz w:val="22"/>
                <w:szCs w:val="22"/>
                <w:lang w:val="en-US"/>
              </w:rPr>
            </w:pPr>
            <w:r>
              <w:rPr>
                <w:sz w:val="22"/>
                <w:szCs w:val="22"/>
                <w:lang w:val="en-US"/>
              </w:rPr>
              <w:t>3-1-0</w:t>
            </w:r>
          </w:p>
        </w:tc>
      </w:tr>
      <w:tr w:rsidR="00807D35" w:rsidRPr="0018380B" w14:paraId="1A55E4A9" w14:textId="77777777" w:rsidTr="00815398">
        <w:trPr>
          <w:jc w:val="center"/>
        </w:trPr>
        <w:tc>
          <w:tcPr>
            <w:tcW w:w="1696" w:type="dxa"/>
          </w:tcPr>
          <w:p w14:paraId="320F270B" w14:textId="77777777" w:rsidR="00807D35" w:rsidRPr="0018380B" w:rsidRDefault="00807D35" w:rsidP="00815398">
            <w:pPr>
              <w:rPr>
                <w:sz w:val="22"/>
                <w:szCs w:val="22"/>
                <w:lang w:val="en-US"/>
              </w:rPr>
            </w:pPr>
            <w:r w:rsidRPr="00A80D86">
              <w:t>GEOI164C103</w:t>
            </w:r>
          </w:p>
        </w:tc>
        <w:tc>
          <w:tcPr>
            <w:tcW w:w="4536" w:type="dxa"/>
          </w:tcPr>
          <w:p w14:paraId="0A599B41" w14:textId="77777777" w:rsidR="00807D35" w:rsidRPr="0018380B" w:rsidRDefault="00807D35" w:rsidP="00815398">
            <w:pPr>
              <w:rPr>
                <w:sz w:val="22"/>
                <w:szCs w:val="22"/>
                <w:lang w:val="en-US"/>
              </w:rPr>
            </w:pPr>
            <w:r w:rsidRPr="00A80D86">
              <w:t>Cartography &amp; Geo Statistics</w:t>
            </w:r>
          </w:p>
        </w:tc>
        <w:tc>
          <w:tcPr>
            <w:tcW w:w="1042" w:type="dxa"/>
          </w:tcPr>
          <w:p w14:paraId="2AA5C051" w14:textId="77777777" w:rsidR="00807D35" w:rsidRPr="0018380B" w:rsidRDefault="00807D35" w:rsidP="00815398">
            <w:pPr>
              <w:rPr>
                <w:sz w:val="22"/>
                <w:szCs w:val="22"/>
                <w:lang w:val="en-US"/>
              </w:rPr>
            </w:pPr>
            <w:r w:rsidRPr="00A80D86">
              <w:t>400</w:t>
            </w:r>
          </w:p>
        </w:tc>
        <w:tc>
          <w:tcPr>
            <w:tcW w:w="1267" w:type="dxa"/>
          </w:tcPr>
          <w:p w14:paraId="33CFA3A4" w14:textId="77777777" w:rsidR="00807D35" w:rsidRPr="0018380B" w:rsidRDefault="00807D35" w:rsidP="00815398">
            <w:pPr>
              <w:rPr>
                <w:sz w:val="22"/>
                <w:szCs w:val="22"/>
                <w:lang w:val="en-US"/>
              </w:rPr>
            </w:pPr>
            <w:r w:rsidRPr="00A80D86">
              <w:t>4</w:t>
            </w:r>
          </w:p>
        </w:tc>
        <w:tc>
          <w:tcPr>
            <w:tcW w:w="1093" w:type="dxa"/>
          </w:tcPr>
          <w:p w14:paraId="3FC5979B" w14:textId="77777777" w:rsidR="00807D35" w:rsidRPr="0018380B" w:rsidRDefault="00807D35" w:rsidP="00815398">
            <w:pPr>
              <w:rPr>
                <w:sz w:val="22"/>
                <w:szCs w:val="22"/>
                <w:lang w:val="en-US"/>
              </w:rPr>
            </w:pPr>
            <w:r>
              <w:rPr>
                <w:sz w:val="22"/>
                <w:szCs w:val="22"/>
                <w:lang w:val="en-US"/>
              </w:rPr>
              <w:t>3-1-0</w:t>
            </w:r>
          </w:p>
        </w:tc>
      </w:tr>
      <w:tr w:rsidR="00807D35" w:rsidRPr="0018380B" w14:paraId="4B377D89" w14:textId="77777777" w:rsidTr="00815398">
        <w:trPr>
          <w:jc w:val="center"/>
        </w:trPr>
        <w:tc>
          <w:tcPr>
            <w:tcW w:w="1696" w:type="dxa"/>
          </w:tcPr>
          <w:p w14:paraId="6C31E894" w14:textId="77777777" w:rsidR="00807D35" w:rsidRPr="0018380B" w:rsidRDefault="00807D35" w:rsidP="00815398">
            <w:pPr>
              <w:rPr>
                <w:sz w:val="22"/>
                <w:szCs w:val="22"/>
                <w:lang w:val="en-US"/>
              </w:rPr>
            </w:pPr>
            <w:r w:rsidRPr="00A80D86">
              <w:t>GEOI164C104</w:t>
            </w:r>
          </w:p>
        </w:tc>
        <w:tc>
          <w:tcPr>
            <w:tcW w:w="4536" w:type="dxa"/>
          </w:tcPr>
          <w:p w14:paraId="51B47704" w14:textId="77777777" w:rsidR="00807D35" w:rsidRPr="0018380B" w:rsidRDefault="00807D35" w:rsidP="00815398">
            <w:pPr>
              <w:rPr>
                <w:sz w:val="22"/>
                <w:szCs w:val="22"/>
                <w:lang w:val="en-US"/>
              </w:rPr>
            </w:pPr>
            <w:r w:rsidRPr="00A80D86">
              <w:t>Geosciences &amp; Image Interpretation</w:t>
            </w:r>
          </w:p>
        </w:tc>
        <w:tc>
          <w:tcPr>
            <w:tcW w:w="1042" w:type="dxa"/>
          </w:tcPr>
          <w:p w14:paraId="1346BB08" w14:textId="77777777" w:rsidR="00807D35" w:rsidRPr="0018380B" w:rsidRDefault="00807D35" w:rsidP="00815398">
            <w:pPr>
              <w:rPr>
                <w:sz w:val="22"/>
                <w:szCs w:val="22"/>
                <w:lang w:val="en-US"/>
              </w:rPr>
            </w:pPr>
            <w:r w:rsidRPr="00A80D86">
              <w:t>400</w:t>
            </w:r>
          </w:p>
        </w:tc>
        <w:tc>
          <w:tcPr>
            <w:tcW w:w="1267" w:type="dxa"/>
          </w:tcPr>
          <w:p w14:paraId="1B81EEEF" w14:textId="77777777" w:rsidR="00807D35" w:rsidRPr="0018380B" w:rsidRDefault="00807D35" w:rsidP="00815398">
            <w:pPr>
              <w:rPr>
                <w:sz w:val="22"/>
                <w:szCs w:val="22"/>
                <w:lang w:val="en-US"/>
              </w:rPr>
            </w:pPr>
            <w:r w:rsidRPr="00A80D86">
              <w:t>4</w:t>
            </w:r>
          </w:p>
        </w:tc>
        <w:tc>
          <w:tcPr>
            <w:tcW w:w="1093" w:type="dxa"/>
          </w:tcPr>
          <w:p w14:paraId="62B8162C" w14:textId="77777777" w:rsidR="00807D35" w:rsidRPr="0018380B" w:rsidRDefault="00807D35" w:rsidP="00815398">
            <w:pPr>
              <w:rPr>
                <w:sz w:val="22"/>
                <w:szCs w:val="22"/>
                <w:lang w:val="en-US"/>
              </w:rPr>
            </w:pPr>
            <w:r>
              <w:rPr>
                <w:sz w:val="22"/>
                <w:szCs w:val="22"/>
                <w:lang w:val="en-US"/>
              </w:rPr>
              <w:t>3-1-0</w:t>
            </w:r>
          </w:p>
        </w:tc>
      </w:tr>
      <w:tr w:rsidR="00807D35" w:rsidRPr="0018380B" w14:paraId="478CC01E" w14:textId="77777777" w:rsidTr="00815398">
        <w:trPr>
          <w:jc w:val="center"/>
        </w:trPr>
        <w:tc>
          <w:tcPr>
            <w:tcW w:w="1696" w:type="dxa"/>
          </w:tcPr>
          <w:p w14:paraId="2AD7CBA9" w14:textId="77777777" w:rsidR="00807D35" w:rsidRPr="0018380B" w:rsidRDefault="00807D35" w:rsidP="00815398">
            <w:pPr>
              <w:rPr>
                <w:sz w:val="22"/>
                <w:szCs w:val="22"/>
                <w:lang w:val="en-US"/>
              </w:rPr>
            </w:pPr>
            <w:r w:rsidRPr="00A80D86">
              <w:t>GEOI164C115</w:t>
            </w:r>
          </w:p>
        </w:tc>
        <w:tc>
          <w:tcPr>
            <w:tcW w:w="4536" w:type="dxa"/>
          </w:tcPr>
          <w:p w14:paraId="33ACD289" w14:textId="77777777" w:rsidR="00807D35" w:rsidRPr="0018380B" w:rsidRDefault="00807D35" w:rsidP="00815398">
            <w:pPr>
              <w:rPr>
                <w:sz w:val="22"/>
                <w:szCs w:val="22"/>
                <w:lang w:val="en-US"/>
              </w:rPr>
            </w:pPr>
            <w:r w:rsidRPr="00A80D86">
              <w:t>Practical I</w:t>
            </w:r>
          </w:p>
        </w:tc>
        <w:tc>
          <w:tcPr>
            <w:tcW w:w="1042" w:type="dxa"/>
          </w:tcPr>
          <w:p w14:paraId="081597D5" w14:textId="77777777" w:rsidR="00807D35" w:rsidRPr="0018380B" w:rsidRDefault="00807D35" w:rsidP="00815398">
            <w:pPr>
              <w:rPr>
                <w:sz w:val="22"/>
                <w:szCs w:val="22"/>
                <w:lang w:val="en-US"/>
              </w:rPr>
            </w:pPr>
            <w:r w:rsidRPr="00A80D86">
              <w:t>400</w:t>
            </w:r>
          </w:p>
        </w:tc>
        <w:tc>
          <w:tcPr>
            <w:tcW w:w="1267" w:type="dxa"/>
          </w:tcPr>
          <w:p w14:paraId="3F6E737C" w14:textId="77777777" w:rsidR="00807D35" w:rsidRPr="0018380B" w:rsidRDefault="00807D35" w:rsidP="00815398">
            <w:pPr>
              <w:rPr>
                <w:sz w:val="22"/>
                <w:szCs w:val="22"/>
                <w:lang w:val="en-US"/>
              </w:rPr>
            </w:pPr>
            <w:r>
              <w:t>4</w:t>
            </w:r>
          </w:p>
        </w:tc>
        <w:tc>
          <w:tcPr>
            <w:tcW w:w="1093" w:type="dxa"/>
          </w:tcPr>
          <w:p w14:paraId="0B51433A" w14:textId="77777777" w:rsidR="00807D35" w:rsidRPr="0018380B" w:rsidRDefault="00807D35" w:rsidP="00815398">
            <w:pPr>
              <w:rPr>
                <w:sz w:val="22"/>
                <w:szCs w:val="22"/>
                <w:lang w:val="en-US"/>
              </w:rPr>
            </w:pPr>
            <w:r>
              <w:rPr>
                <w:sz w:val="22"/>
                <w:szCs w:val="22"/>
                <w:lang w:val="en-US"/>
              </w:rPr>
              <w:t>0-0-4</w:t>
            </w:r>
          </w:p>
        </w:tc>
      </w:tr>
      <w:tr w:rsidR="00807D35" w:rsidRPr="0018380B" w14:paraId="5B3982BE" w14:textId="77777777" w:rsidTr="00815398">
        <w:trPr>
          <w:jc w:val="center"/>
        </w:trPr>
        <w:tc>
          <w:tcPr>
            <w:tcW w:w="1696" w:type="dxa"/>
            <w:vAlign w:val="center"/>
          </w:tcPr>
          <w:p w14:paraId="7DB313A4" w14:textId="77777777" w:rsidR="00807D35" w:rsidRPr="00A80D86" w:rsidRDefault="00807D35" w:rsidP="00815398"/>
        </w:tc>
        <w:tc>
          <w:tcPr>
            <w:tcW w:w="4536" w:type="dxa"/>
            <w:vAlign w:val="center"/>
          </w:tcPr>
          <w:p w14:paraId="5A056520" w14:textId="77777777" w:rsidR="00807D35" w:rsidRPr="00A80D86" w:rsidRDefault="00807D35" w:rsidP="00815398">
            <w:r>
              <w:rPr>
                <w:rFonts w:ascii="Cambria" w:hAnsi="Cambria"/>
                <w:bCs/>
                <w:color w:val="000000"/>
                <w:sz w:val="18"/>
                <w:szCs w:val="18"/>
              </w:rPr>
              <w:t>Swayam Course (Upcoming)</w:t>
            </w:r>
          </w:p>
        </w:tc>
        <w:tc>
          <w:tcPr>
            <w:tcW w:w="1042" w:type="dxa"/>
          </w:tcPr>
          <w:p w14:paraId="1C0561DB" w14:textId="77777777" w:rsidR="00807D35" w:rsidRPr="00A80D86" w:rsidRDefault="00807D35" w:rsidP="00815398"/>
        </w:tc>
        <w:tc>
          <w:tcPr>
            <w:tcW w:w="1267" w:type="dxa"/>
          </w:tcPr>
          <w:p w14:paraId="1587D13F" w14:textId="77777777" w:rsidR="00807D35" w:rsidRDefault="00807D35" w:rsidP="00815398">
            <w:r>
              <w:rPr>
                <w:sz w:val="22"/>
                <w:szCs w:val="22"/>
                <w:lang w:val="en-US"/>
              </w:rPr>
              <w:t>3/4</w:t>
            </w:r>
          </w:p>
        </w:tc>
        <w:tc>
          <w:tcPr>
            <w:tcW w:w="1093" w:type="dxa"/>
          </w:tcPr>
          <w:p w14:paraId="16732AB1" w14:textId="77777777" w:rsidR="00807D35" w:rsidRDefault="00807D35" w:rsidP="00815398">
            <w:pPr>
              <w:rPr>
                <w:sz w:val="22"/>
                <w:szCs w:val="22"/>
                <w:lang w:val="en-US"/>
              </w:rPr>
            </w:pPr>
          </w:p>
        </w:tc>
      </w:tr>
      <w:tr w:rsidR="00807D35" w:rsidRPr="0018380B" w14:paraId="61EE9D0B" w14:textId="77777777" w:rsidTr="00815398">
        <w:trPr>
          <w:jc w:val="center"/>
        </w:trPr>
        <w:tc>
          <w:tcPr>
            <w:tcW w:w="1696" w:type="dxa"/>
            <w:vAlign w:val="center"/>
          </w:tcPr>
          <w:p w14:paraId="4859A6F0" w14:textId="77777777" w:rsidR="00807D35" w:rsidRPr="00A80D86" w:rsidRDefault="00807D35" w:rsidP="00815398"/>
        </w:tc>
        <w:tc>
          <w:tcPr>
            <w:tcW w:w="4536" w:type="dxa"/>
          </w:tcPr>
          <w:p w14:paraId="32661EF4" w14:textId="77777777" w:rsidR="00807D35" w:rsidRDefault="00807D35" w:rsidP="00815398">
            <w:pPr>
              <w:rPr>
                <w:rFonts w:ascii="Cambria" w:hAnsi="Cambria"/>
                <w:bCs/>
                <w:color w:val="000000"/>
                <w:sz w:val="18"/>
                <w:szCs w:val="18"/>
              </w:rPr>
            </w:pPr>
            <w:r w:rsidRPr="00E17DD8">
              <w:rPr>
                <w:b/>
                <w:bCs/>
                <w:sz w:val="22"/>
                <w:szCs w:val="22"/>
                <w:lang w:val="en-US"/>
              </w:rPr>
              <w:t>TOTAL CREDIT FOR 1</w:t>
            </w:r>
            <w:r w:rsidRPr="00E17DD8">
              <w:rPr>
                <w:b/>
                <w:bCs/>
                <w:sz w:val="22"/>
                <w:szCs w:val="22"/>
                <w:vertAlign w:val="superscript"/>
                <w:lang w:val="en-US"/>
              </w:rPr>
              <w:t>st</w:t>
            </w:r>
            <w:r w:rsidRPr="00E17DD8">
              <w:rPr>
                <w:b/>
                <w:bCs/>
                <w:sz w:val="22"/>
                <w:szCs w:val="22"/>
                <w:lang w:val="en-US"/>
              </w:rPr>
              <w:t xml:space="preserve"> SEMESTER</w:t>
            </w:r>
          </w:p>
        </w:tc>
        <w:tc>
          <w:tcPr>
            <w:tcW w:w="1042" w:type="dxa"/>
          </w:tcPr>
          <w:p w14:paraId="12BE4159" w14:textId="77777777" w:rsidR="00807D35" w:rsidRPr="00A80D86" w:rsidRDefault="00807D35" w:rsidP="00815398">
            <w:r>
              <w:rPr>
                <w:b/>
                <w:bCs/>
                <w:sz w:val="22"/>
                <w:szCs w:val="22"/>
                <w:lang w:val="en-US"/>
              </w:rPr>
              <w:t>20+3/4</w:t>
            </w:r>
          </w:p>
        </w:tc>
        <w:tc>
          <w:tcPr>
            <w:tcW w:w="1267" w:type="dxa"/>
          </w:tcPr>
          <w:p w14:paraId="27DDAA7B" w14:textId="77777777" w:rsidR="00807D35" w:rsidRDefault="00807D35" w:rsidP="00815398">
            <w:pPr>
              <w:rPr>
                <w:sz w:val="22"/>
                <w:szCs w:val="22"/>
                <w:lang w:val="en-US"/>
              </w:rPr>
            </w:pPr>
          </w:p>
        </w:tc>
        <w:tc>
          <w:tcPr>
            <w:tcW w:w="1093" w:type="dxa"/>
          </w:tcPr>
          <w:p w14:paraId="7DE1FE88" w14:textId="77777777" w:rsidR="00807D35" w:rsidRDefault="00807D35" w:rsidP="00815398">
            <w:pPr>
              <w:rPr>
                <w:sz w:val="22"/>
                <w:szCs w:val="22"/>
                <w:lang w:val="en-US"/>
              </w:rPr>
            </w:pPr>
          </w:p>
        </w:tc>
      </w:tr>
      <w:tr w:rsidR="00807D35" w:rsidRPr="0018380B" w14:paraId="4895BF84" w14:textId="77777777" w:rsidTr="00815398">
        <w:trPr>
          <w:trHeight w:val="427"/>
          <w:jc w:val="center"/>
        </w:trPr>
        <w:tc>
          <w:tcPr>
            <w:tcW w:w="9634" w:type="dxa"/>
            <w:gridSpan w:val="5"/>
            <w:vAlign w:val="bottom"/>
          </w:tcPr>
          <w:p w14:paraId="1A0B8FBB" w14:textId="77777777" w:rsidR="00807D35" w:rsidRPr="00FE729C" w:rsidRDefault="00807D35" w:rsidP="00815398">
            <w:pPr>
              <w:jc w:val="center"/>
              <w:rPr>
                <w:b/>
                <w:bCs/>
                <w:lang w:val="en-US"/>
              </w:rPr>
            </w:pPr>
            <w:r w:rsidRPr="00FE729C">
              <w:rPr>
                <w:b/>
                <w:bCs/>
                <w:lang w:val="en-US"/>
              </w:rPr>
              <w:t>2</w:t>
            </w:r>
            <w:r w:rsidRPr="00FE729C">
              <w:rPr>
                <w:b/>
                <w:bCs/>
                <w:vertAlign w:val="superscript"/>
                <w:lang w:val="en-US"/>
              </w:rPr>
              <w:t>nd</w:t>
            </w:r>
            <w:r w:rsidRPr="00FE729C">
              <w:rPr>
                <w:b/>
                <w:bCs/>
                <w:lang w:val="en-US"/>
              </w:rPr>
              <w:t xml:space="preserve"> SEMESTER</w:t>
            </w:r>
          </w:p>
        </w:tc>
      </w:tr>
      <w:tr w:rsidR="00807D35" w:rsidRPr="0018380B" w14:paraId="36C455A1" w14:textId="77777777" w:rsidTr="00815398">
        <w:trPr>
          <w:jc w:val="center"/>
        </w:trPr>
        <w:tc>
          <w:tcPr>
            <w:tcW w:w="1696" w:type="dxa"/>
          </w:tcPr>
          <w:p w14:paraId="33E108D7" w14:textId="77777777" w:rsidR="00807D35" w:rsidRPr="001F40EB" w:rsidRDefault="00807D35" w:rsidP="00815398">
            <w:pPr>
              <w:rPr>
                <w:b/>
                <w:bCs/>
                <w:sz w:val="22"/>
                <w:szCs w:val="22"/>
                <w:lang w:val="en-US"/>
              </w:rPr>
            </w:pPr>
            <w:r w:rsidRPr="001F40EB">
              <w:rPr>
                <w:b/>
                <w:bCs/>
                <w:sz w:val="22"/>
                <w:szCs w:val="22"/>
                <w:lang w:val="en-US"/>
              </w:rPr>
              <w:t>COURSE CODE</w:t>
            </w:r>
          </w:p>
        </w:tc>
        <w:tc>
          <w:tcPr>
            <w:tcW w:w="4536" w:type="dxa"/>
          </w:tcPr>
          <w:p w14:paraId="5B1CEA6F" w14:textId="77777777" w:rsidR="00807D35" w:rsidRPr="001F40EB" w:rsidRDefault="00807D35" w:rsidP="00815398">
            <w:pPr>
              <w:rPr>
                <w:b/>
                <w:bCs/>
                <w:sz w:val="22"/>
                <w:szCs w:val="22"/>
                <w:lang w:val="en-US"/>
              </w:rPr>
            </w:pPr>
            <w:r w:rsidRPr="001F40EB">
              <w:rPr>
                <w:b/>
                <w:bCs/>
                <w:sz w:val="22"/>
                <w:szCs w:val="22"/>
                <w:lang w:val="en-US"/>
              </w:rPr>
              <w:t>COURSE TITLE</w:t>
            </w:r>
          </w:p>
        </w:tc>
        <w:tc>
          <w:tcPr>
            <w:tcW w:w="1042" w:type="dxa"/>
          </w:tcPr>
          <w:p w14:paraId="7F5A855A" w14:textId="77777777" w:rsidR="00807D35" w:rsidRPr="001F40EB" w:rsidRDefault="00807D35" w:rsidP="00815398">
            <w:pPr>
              <w:rPr>
                <w:b/>
                <w:bCs/>
                <w:sz w:val="22"/>
                <w:szCs w:val="22"/>
                <w:lang w:val="en-US"/>
              </w:rPr>
            </w:pPr>
            <w:r w:rsidRPr="001F40EB">
              <w:rPr>
                <w:b/>
                <w:bCs/>
                <w:sz w:val="22"/>
                <w:szCs w:val="22"/>
                <w:lang w:val="en-US"/>
              </w:rPr>
              <w:t>LEVEL</w:t>
            </w:r>
          </w:p>
        </w:tc>
        <w:tc>
          <w:tcPr>
            <w:tcW w:w="1267" w:type="dxa"/>
          </w:tcPr>
          <w:p w14:paraId="4EBAD684" w14:textId="77777777" w:rsidR="00807D35" w:rsidRPr="001F40EB" w:rsidRDefault="00807D35" w:rsidP="00815398">
            <w:pPr>
              <w:rPr>
                <w:b/>
                <w:bCs/>
                <w:sz w:val="22"/>
                <w:szCs w:val="22"/>
                <w:lang w:val="en-US"/>
              </w:rPr>
            </w:pPr>
            <w:r w:rsidRPr="001F40EB">
              <w:rPr>
                <w:b/>
                <w:bCs/>
                <w:sz w:val="22"/>
                <w:szCs w:val="22"/>
                <w:lang w:val="en-US"/>
              </w:rPr>
              <w:t>CREDIT</w:t>
            </w:r>
          </w:p>
        </w:tc>
        <w:tc>
          <w:tcPr>
            <w:tcW w:w="1093" w:type="dxa"/>
          </w:tcPr>
          <w:p w14:paraId="70C45380" w14:textId="77777777" w:rsidR="00807D35" w:rsidRPr="001F40EB" w:rsidRDefault="00807D35" w:rsidP="00815398">
            <w:pPr>
              <w:rPr>
                <w:b/>
                <w:bCs/>
                <w:sz w:val="22"/>
                <w:szCs w:val="22"/>
                <w:lang w:val="en-US"/>
              </w:rPr>
            </w:pPr>
            <w:r w:rsidRPr="001F40EB">
              <w:rPr>
                <w:b/>
                <w:bCs/>
                <w:sz w:val="22"/>
                <w:szCs w:val="22"/>
                <w:lang w:val="en-US"/>
              </w:rPr>
              <w:t>L-T-P</w:t>
            </w:r>
          </w:p>
        </w:tc>
      </w:tr>
      <w:tr w:rsidR="00807D35" w:rsidRPr="0018380B" w14:paraId="16DD6C7C" w14:textId="77777777" w:rsidTr="00815398">
        <w:trPr>
          <w:jc w:val="center"/>
        </w:trPr>
        <w:tc>
          <w:tcPr>
            <w:tcW w:w="1696" w:type="dxa"/>
          </w:tcPr>
          <w:p w14:paraId="2515CC58" w14:textId="77777777" w:rsidR="00807D35" w:rsidRPr="0018380B" w:rsidRDefault="00807D35" w:rsidP="00815398">
            <w:pPr>
              <w:rPr>
                <w:sz w:val="22"/>
                <w:szCs w:val="22"/>
                <w:lang w:val="en-US"/>
              </w:rPr>
            </w:pPr>
            <w:r w:rsidRPr="0089201E">
              <w:t>GEOI164C201</w:t>
            </w:r>
          </w:p>
        </w:tc>
        <w:tc>
          <w:tcPr>
            <w:tcW w:w="4536" w:type="dxa"/>
          </w:tcPr>
          <w:p w14:paraId="504D110D" w14:textId="77777777" w:rsidR="00807D35" w:rsidRPr="0018380B" w:rsidRDefault="00807D35" w:rsidP="00815398">
            <w:pPr>
              <w:rPr>
                <w:sz w:val="22"/>
                <w:szCs w:val="22"/>
                <w:lang w:val="en-US"/>
              </w:rPr>
            </w:pPr>
            <w:r w:rsidRPr="0089201E">
              <w:t>Digital Image Processing</w:t>
            </w:r>
          </w:p>
        </w:tc>
        <w:tc>
          <w:tcPr>
            <w:tcW w:w="1042" w:type="dxa"/>
          </w:tcPr>
          <w:p w14:paraId="37940BB2" w14:textId="77777777" w:rsidR="00807D35" w:rsidRPr="0018380B" w:rsidRDefault="00807D35" w:rsidP="00815398">
            <w:pPr>
              <w:rPr>
                <w:sz w:val="22"/>
                <w:szCs w:val="22"/>
                <w:lang w:val="en-US"/>
              </w:rPr>
            </w:pPr>
            <w:r w:rsidRPr="0089201E">
              <w:t>500</w:t>
            </w:r>
          </w:p>
        </w:tc>
        <w:tc>
          <w:tcPr>
            <w:tcW w:w="1267" w:type="dxa"/>
          </w:tcPr>
          <w:p w14:paraId="45917BB0" w14:textId="77777777" w:rsidR="00807D35" w:rsidRPr="0018380B" w:rsidRDefault="00807D35" w:rsidP="00815398">
            <w:pPr>
              <w:rPr>
                <w:sz w:val="22"/>
                <w:szCs w:val="22"/>
                <w:lang w:val="en-US"/>
              </w:rPr>
            </w:pPr>
            <w:r w:rsidRPr="0089201E">
              <w:t>4</w:t>
            </w:r>
          </w:p>
        </w:tc>
        <w:tc>
          <w:tcPr>
            <w:tcW w:w="1093" w:type="dxa"/>
          </w:tcPr>
          <w:p w14:paraId="7942E879" w14:textId="77777777" w:rsidR="00807D35" w:rsidRPr="0018380B" w:rsidRDefault="00807D35" w:rsidP="00815398">
            <w:pPr>
              <w:rPr>
                <w:sz w:val="22"/>
                <w:szCs w:val="22"/>
                <w:lang w:val="en-US"/>
              </w:rPr>
            </w:pPr>
            <w:r>
              <w:rPr>
                <w:sz w:val="22"/>
                <w:szCs w:val="22"/>
                <w:lang w:val="en-US"/>
              </w:rPr>
              <w:t>3-1-0</w:t>
            </w:r>
          </w:p>
        </w:tc>
      </w:tr>
      <w:tr w:rsidR="00807D35" w:rsidRPr="0018380B" w14:paraId="195080DA" w14:textId="77777777" w:rsidTr="00815398">
        <w:trPr>
          <w:jc w:val="center"/>
        </w:trPr>
        <w:tc>
          <w:tcPr>
            <w:tcW w:w="1696" w:type="dxa"/>
          </w:tcPr>
          <w:p w14:paraId="479794B5" w14:textId="77777777" w:rsidR="00807D35" w:rsidRPr="0018380B" w:rsidRDefault="00807D35" w:rsidP="00815398">
            <w:pPr>
              <w:rPr>
                <w:sz w:val="22"/>
                <w:szCs w:val="22"/>
                <w:lang w:val="en-US"/>
              </w:rPr>
            </w:pPr>
            <w:r w:rsidRPr="0089201E">
              <w:t>GEOI164C202</w:t>
            </w:r>
          </w:p>
        </w:tc>
        <w:tc>
          <w:tcPr>
            <w:tcW w:w="4536" w:type="dxa"/>
          </w:tcPr>
          <w:p w14:paraId="1D30BE6B" w14:textId="77777777" w:rsidR="00807D35" w:rsidRPr="0018380B" w:rsidRDefault="00807D35" w:rsidP="00815398">
            <w:pPr>
              <w:rPr>
                <w:sz w:val="22"/>
                <w:szCs w:val="22"/>
                <w:lang w:val="en-US"/>
              </w:rPr>
            </w:pPr>
            <w:r w:rsidRPr="0089201E">
              <w:t>Spatial Analysis &amp; Modelling</w:t>
            </w:r>
          </w:p>
        </w:tc>
        <w:tc>
          <w:tcPr>
            <w:tcW w:w="1042" w:type="dxa"/>
          </w:tcPr>
          <w:p w14:paraId="7205E077" w14:textId="77777777" w:rsidR="00807D35" w:rsidRPr="0018380B" w:rsidRDefault="00807D35" w:rsidP="00815398">
            <w:pPr>
              <w:rPr>
                <w:sz w:val="22"/>
                <w:szCs w:val="22"/>
                <w:lang w:val="en-US"/>
              </w:rPr>
            </w:pPr>
            <w:r w:rsidRPr="0089201E">
              <w:t>500</w:t>
            </w:r>
          </w:p>
        </w:tc>
        <w:tc>
          <w:tcPr>
            <w:tcW w:w="1267" w:type="dxa"/>
          </w:tcPr>
          <w:p w14:paraId="66812E03" w14:textId="77777777" w:rsidR="00807D35" w:rsidRPr="0018380B" w:rsidRDefault="00807D35" w:rsidP="00815398">
            <w:pPr>
              <w:rPr>
                <w:sz w:val="22"/>
                <w:szCs w:val="22"/>
                <w:lang w:val="en-US"/>
              </w:rPr>
            </w:pPr>
            <w:r w:rsidRPr="0089201E">
              <w:t>4</w:t>
            </w:r>
          </w:p>
        </w:tc>
        <w:tc>
          <w:tcPr>
            <w:tcW w:w="1093" w:type="dxa"/>
          </w:tcPr>
          <w:p w14:paraId="04CF21CE" w14:textId="77777777" w:rsidR="00807D35" w:rsidRPr="0018380B" w:rsidRDefault="00807D35" w:rsidP="00815398">
            <w:pPr>
              <w:rPr>
                <w:sz w:val="22"/>
                <w:szCs w:val="22"/>
                <w:lang w:val="en-US"/>
              </w:rPr>
            </w:pPr>
            <w:r>
              <w:rPr>
                <w:sz w:val="22"/>
                <w:szCs w:val="22"/>
                <w:lang w:val="en-US"/>
              </w:rPr>
              <w:t>3-1-0</w:t>
            </w:r>
          </w:p>
        </w:tc>
      </w:tr>
      <w:tr w:rsidR="00807D35" w:rsidRPr="0018380B" w14:paraId="030D2940" w14:textId="77777777" w:rsidTr="00815398">
        <w:trPr>
          <w:jc w:val="center"/>
        </w:trPr>
        <w:tc>
          <w:tcPr>
            <w:tcW w:w="1696" w:type="dxa"/>
          </w:tcPr>
          <w:p w14:paraId="406BFAB2" w14:textId="77777777" w:rsidR="00807D35" w:rsidRPr="0018380B" w:rsidRDefault="00807D35" w:rsidP="00815398">
            <w:pPr>
              <w:rPr>
                <w:sz w:val="22"/>
                <w:szCs w:val="22"/>
                <w:lang w:val="en-US"/>
              </w:rPr>
            </w:pPr>
            <w:r w:rsidRPr="0089201E">
              <w:t>GEOI164C204</w:t>
            </w:r>
          </w:p>
        </w:tc>
        <w:tc>
          <w:tcPr>
            <w:tcW w:w="4536" w:type="dxa"/>
          </w:tcPr>
          <w:p w14:paraId="097D4DCB" w14:textId="77777777" w:rsidR="00807D35" w:rsidRPr="0018380B" w:rsidRDefault="00807D35" w:rsidP="00815398">
            <w:pPr>
              <w:rPr>
                <w:sz w:val="22"/>
                <w:szCs w:val="22"/>
                <w:lang w:val="en-US"/>
              </w:rPr>
            </w:pPr>
            <w:r w:rsidRPr="0089201E">
              <w:t>Geoinformatics in Agriculture, Soil &amp; Land Evaluation</w:t>
            </w:r>
          </w:p>
        </w:tc>
        <w:tc>
          <w:tcPr>
            <w:tcW w:w="1042" w:type="dxa"/>
          </w:tcPr>
          <w:p w14:paraId="271E1108" w14:textId="77777777" w:rsidR="00807D35" w:rsidRPr="0018380B" w:rsidRDefault="00807D35" w:rsidP="00815398">
            <w:pPr>
              <w:rPr>
                <w:sz w:val="22"/>
                <w:szCs w:val="22"/>
                <w:lang w:val="en-US"/>
              </w:rPr>
            </w:pPr>
            <w:r w:rsidRPr="0089201E">
              <w:t>500</w:t>
            </w:r>
          </w:p>
        </w:tc>
        <w:tc>
          <w:tcPr>
            <w:tcW w:w="1267" w:type="dxa"/>
          </w:tcPr>
          <w:p w14:paraId="478020CB" w14:textId="77777777" w:rsidR="00807D35" w:rsidRPr="0018380B" w:rsidRDefault="00807D35" w:rsidP="00815398">
            <w:pPr>
              <w:rPr>
                <w:sz w:val="22"/>
                <w:szCs w:val="22"/>
                <w:lang w:val="en-US"/>
              </w:rPr>
            </w:pPr>
            <w:r w:rsidRPr="0089201E">
              <w:t>4</w:t>
            </w:r>
          </w:p>
        </w:tc>
        <w:tc>
          <w:tcPr>
            <w:tcW w:w="1093" w:type="dxa"/>
          </w:tcPr>
          <w:p w14:paraId="1976F120" w14:textId="77777777" w:rsidR="00807D35" w:rsidRPr="0018380B" w:rsidRDefault="00807D35" w:rsidP="00815398">
            <w:pPr>
              <w:rPr>
                <w:sz w:val="22"/>
                <w:szCs w:val="22"/>
                <w:lang w:val="en-US"/>
              </w:rPr>
            </w:pPr>
            <w:r>
              <w:rPr>
                <w:sz w:val="22"/>
                <w:szCs w:val="22"/>
                <w:lang w:val="en-US"/>
              </w:rPr>
              <w:t>3-1-0</w:t>
            </w:r>
          </w:p>
        </w:tc>
      </w:tr>
      <w:tr w:rsidR="00807D35" w:rsidRPr="0018380B" w14:paraId="0E7C8145" w14:textId="77777777" w:rsidTr="00815398">
        <w:trPr>
          <w:jc w:val="center"/>
        </w:trPr>
        <w:tc>
          <w:tcPr>
            <w:tcW w:w="1696" w:type="dxa"/>
            <w:vAlign w:val="center"/>
          </w:tcPr>
          <w:p w14:paraId="2AF440D0" w14:textId="77777777" w:rsidR="00807D35" w:rsidRPr="0018380B" w:rsidRDefault="00807D35" w:rsidP="00815398">
            <w:pPr>
              <w:rPr>
                <w:sz w:val="22"/>
                <w:szCs w:val="22"/>
                <w:lang w:val="en-US"/>
              </w:rPr>
            </w:pPr>
            <w:r w:rsidRPr="0089201E">
              <w:rPr>
                <w:color w:val="000000"/>
              </w:rPr>
              <w:t>GEOI164</w:t>
            </w:r>
            <w:r>
              <w:rPr>
                <w:color w:val="000000"/>
              </w:rPr>
              <w:t>C</w:t>
            </w:r>
            <w:r w:rsidRPr="0089201E">
              <w:rPr>
                <w:color w:val="000000"/>
              </w:rPr>
              <w:t>20</w:t>
            </w:r>
            <w:r>
              <w:rPr>
                <w:color w:val="000000"/>
              </w:rPr>
              <w:t>5</w:t>
            </w:r>
          </w:p>
        </w:tc>
        <w:tc>
          <w:tcPr>
            <w:tcW w:w="4536" w:type="dxa"/>
            <w:vAlign w:val="center"/>
          </w:tcPr>
          <w:p w14:paraId="776726C1" w14:textId="77777777" w:rsidR="00807D35" w:rsidRPr="0018380B" w:rsidRDefault="00807D35" w:rsidP="00815398">
            <w:pPr>
              <w:rPr>
                <w:sz w:val="22"/>
                <w:szCs w:val="22"/>
                <w:lang w:val="en-US"/>
              </w:rPr>
            </w:pPr>
            <w:r w:rsidRPr="0089201E">
              <w:rPr>
                <w:bCs/>
                <w:color w:val="000000"/>
              </w:rPr>
              <w:t>Geoinformatics in Regional and Urban Planning</w:t>
            </w:r>
          </w:p>
        </w:tc>
        <w:tc>
          <w:tcPr>
            <w:tcW w:w="1042" w:type="dxa"/>
          </w:tcPr>
          <w:p w14:paraId="4B46BDFD" w14:textId="77777777" w:rsidR="00807D35" w:rsidRPr="0018380B" w:rsidRDefault="00807D35" w:rsidP="00815398">
            <w:pPr>
              <w:rPr>
                <w:sz w:val="22"/>
                <w:szCs w:val="22"/>
                <w:lang w:val="en-US"/>
              </w:rPr>
            </w:pPr>
            <w:r w:rsidRPr="0089201E">
              <w:t>500</w:t>
            </w:r>
          </w:p>
        </w:tc>
        <w:tc>
          <w:tcPr>
            <w:tcW w:w="1267" w:type="dxa"/>
          </w:tcPr>
          <w:p w14:paraId="73F360C2" w14:textId="77777777" w:rsidR="00807D35" w:rsidRPr="0018380B" w:rsidRDefault="00807D35" w:rsidP="00815398">
            <w:pPr>
              <w:rPr>
                <w:sz w:val="22"/>
                <w:szCs w:val="22"/>
                <w:lang w:val="en-US"/>
              </w:rPr>
            </w:pPr>
            <w:r w:rsidRPr="0089201E">
              <w:t>4</w:t>
            </w:r>
          </w:p>
        </w:tc>
        <w:tc>
          <w:tcPr>
            <w:tcW w:w="1093" w:type="dxa"/>
          </w:tcPr>
          <w:p w14:paraId="5AD3E81D" w14:textId="77777777" w:rsidR="00807D35" w:rsidRPr="0018380B" w:rsidRDefault="00807D35" w:rsidP="00815398">
            <w:pPr>
              <w:rPr>
                <w:sz w:val="22"/>
                <w:szCs w:val="22"/>
                <w:lang w:val="en-US"/>
              </w:rPr>
            </w:pPr>
            <w:r>
              <w:rPr>
                <w:sz w:val="22"/>
                <w:szCs w:val="22"/>
                <w:lang w:val="en-US"/>
              </w:rPr>
              <w:t>3-1-0</w:t>
            </w:r>
          </w:p>
        </w:tc>
      </w:tr>
      <w:tr w:rsidR="00807D35" w:rsidRPr="0018380B" w14:paraId="08BE09D6" w14:textId="77777777" w:rsidTr="00815398">
        <w:trPr>
          <w:jc w:val="center"/>
        </w:trPr>
        <w:tc>
          <w:tcPr>
            <w:tcW w:w="1696" w:type="dxa"/>
            <w:vAlign w:val="center"/>
          </w:tcPr>
          <w:p w14:paraId="5977FAA6" w14:textId="77777777" w:rsidR="00807D35" w:rsidRPr="0089201E" w:rsidRDefault="00807D35" w:rsidP="00815398">
            <w:pPr>
              <w:rPr>
                <w:color w:val="000000"/>
              </w:rPr>
            </w:pPr>
            <w:r>
              <w:t>d</w:t>
            </w:r>
            <w:r w:rsidRPr="00A80D86">
              <w:t>GEOI164C</w:t>
            </w:r>
            <w:r>
              <w:t>2</w:t>
            </w:r>
            <w:r w:rsidRPr="00A80D86">
              <w:t>15</w:t>
            </w:r>
          </w:p>
        </w:tc>
        <w:tc>
          <w:tcPr>
            <w:tcW w:w="4536" w:type="dxa"/>
          </w:tcPr>
          <w:p w14:paraId="6AD79030" w14:textId="77777777" w:rsidR="00807D35" w:rsidRPr="0089201E" w:rsidRDefault="00807D35" w:rsidP="00815398">
            <w:pPr>
              <w:rPr>
                <w:bCs/>
                <w:color w:val="000000"/>
              </w:rPr>
            </w:pPr>
            <w:r w:rsidRPr="00A80D86">
              <w:t>Practical I</w:t>
            </w:r>
            <w:r>
              <w:t>I</w:t>
            </w:r>
          </w:p>
        </w:tc>
        <w:tc>
          <w:tcPr>
            <w:tcW w:w="1042" w:type="dxa"/>
          </w:tcPr>
          <w:p w14:paraId="6AC37221" w14:textId="77777777" w:rsidR="00807D35" w:rsidRPr="0089201E" w:rsidRDefault="00807D35" w:rsidP="00815398">
            <w:r w:rsidRPr="00A80D86">
              <w:t>400</w:t>
            </w:r>
          </w:p>
        </w:tc>
        <w:tc>
          <w:tcPr>
            <w:tcW w:w="1267" w:type="dxa"/>
          </w:tcPr>
          <w:p w14:paraId="66FE3D05" w14:textId="77777777" w:rsidR="00807D35" w:rsidRPr="0089201E" w:rsidRDefault="00807D35" w:rsidP="00815398">
            <w:r>
              <w:t>4</w:t>
            </w:r>
          </w:p>
        </w:tc>
        <w:tc>
          <w:tcPr>
            <w:tcW w:w="1093" w:type="dxa"/>
          </w:tcPr>
          <w:p w14:paraId="4277CB46" w14:textId="77777777" w:rsidR="00807D35" w:rsidRDefault="00807D35" w:rsidP="00815398">
            <w:pPr>
              <w:rPr>
                <w:sz w:val="22"/>
                <w:szCs w:val="22"/>
                <w:lang w:val="en-US"/>
              </w:rPr>
            </w:pPr>
            <w:r>
              <w:rPr>
                <w:sz w:val="22"/>
                <w:szCs w:val="22"/>
                <w:lang w:val="en-US"/>
              </w:rPr>
              <w:t>0-0-4</w:t>
            </w:r>
          </w:p>
        </w:tc>
      </w:tr>
      <w:tr w:rsidR="00807D35" w:rsidRPr="0018380B" w14:paraId="2875454F" w14:textId="77777777" w:rsidTr="00815398">
        <w:trPr>
          <w:jc w:val="center"/>
        </w:trPr>
        <w:tc>
          <w:tcPr>
            <w:tcW w:w="1696" w:type="dxa"/>
            <w:vAlign w:val="center"/>
          </w:tcPr>
          <w:p w14:paraId="7D8BFC34" w14:textId="77777777" w:rsidR="00807D35" w:rsidRPr="00A80D86" w:rsidRDefault="00807D35" w:rsidP="00815398"/>
        </w:tc>
        <w:tc>
          <w:tcPr>
            <w:tcW w:w="4536" w:type="dxa"/>
            <w:vAlign w:val="center"/>
          </w:tcPr>
          <w:p w14:paraId="7E575032" w14:textId="77777777" w:rsidR="00807D35" w:rsidRPr="00A80D86" w:rsidRDefault="00807D35" w:rsidP="00815398">
            <w:r>
              <w:rPr>
                <w:rFonts w:ascii="Cambria" w:hAnsi="Cambria"/>
                <w:bCs/>
                <w:color w:val="000000"/>
                <w:sz w:val="18"/>
                <w:szCs w:val="18"/>
              </w:rPr>
              <w:t>Swayam Course (Upcoming)</w:t>
            </w:r>
          </w:p>
        </w:tc>
        <w:tc>
          <w:tcPr>
            <w:tcW w:w="1042" w:type="dxa"/>
          </w:tcPr>
          <w:p w14:paraId="76AC915C" w14:textId="77777777" w:rsidR="00807D35" w:rsidRPr="00A80D86" w:rsidRDefault="00807D35" w:rsidP="00815398"/>
        </w:tc>
        <w:tc>
          <w:tcPr>
            <w:tcW w:w="1267" w:type="dxa"/>
          </w:tcPr>
          <w:p w14:paraId="555178B9" w14:textId="77777777" w:rsidR="00807D35" w:rsidRDefault="00807D35" w:rsidP="00815398">
            <w:r>
              <w:rPr>
                <w:sz w:val="22"/>
                <w:szCs w:val="22"/>
                <w:lang w:val="en-US"/>
              </w:rPr>
              <w:t>3/4</w:t>
            </w:r>
          </w:p>
        </w:tc>
        <w:tc>
          <w:tcPr>
            <w:tcW w:w="1093" w:type="dxa"/>
          </w:tcPr>
          <w:p w14:paraId="31912640" w14:textId="77777777" w:rsidR="00807D35" w:rsidRDefault="00807D35" w:rsidP="00815398">
            <w:pPr>
              <w:rPr>
                <w:sz w:val="22"/>
                <w:szCs w:val="22"/>
                <w:lang w:val="en-US"/>
              </w:rPr>
            </w:pPr>
          </w:p>
        </w:tc>
      </w:tr>
      <w:tr w:rsidR="00807D35" w:rsidRPr="0018380B" w14:paraId="10F4E52E" w14:textId="77777777" w:rsidTr="00815398">
        <w:trPr>
          <w:trHeight w:val="358"/>
          <w:jc w:val="center"/>
        </w:trPr>
        <w:tc>
          <w:tcPr>
            <w:tcW w:w="7274" w:type="dxa"/>
            <w:gridSpan w:val="3"/>
          </w:tcPr>
          <w:p w14:paraId="35F0BC4B" w14:textId="77777777" w:rsidR="00807D35" w:rsidRPr="00FE729C" w:rsidRDefault="00807D35" w:rsidP="00815398">
            <w:pPr>
              <w:jc w:val="right"/>
              <w:rPr>
                <w:b/>
                <w:bCs/>
                <w:sz w:val="22"/>
                <w:szCs w:val="22"/>
                <w:lang w:val="en-US"/>
              </w:rPr>
            </w:pPr>
            <w:r w:rsidRPr="00FE729C">
              <w:rPr>
                <w:b/>
                <w:bCs/>
                <w:sz w:val="22"/>
                <w:szCs w:val="22"/>
                <w:lang w:val="en-US"/>
              </w:rPr>
              <w:t>TOTAL CREDIT FOR 2</w:t>
            </w:r>
            <w:r w:rsidRPr="00FE729C">
              <w:rPr>
                <w:b/>
                <w:bCs/>
                <w:sz w:val="22"/>
                <w:szCs w:val="22"/>
                <w:vertAlign w:val="superscript"/>
                <w:lang w:val="en-US"/>
              </w:rPr>
              <w:t>nd</w:t>
            </w:r>
            <w:r w:rsidRPr="00FE729C">
              <w:rPr>
                <w:b/>
                <w:bCs/>
                <w:sz w:val="22"/>
                <w:szCs w:val="22"/>
                <w:lang w:val="en-US"/>
              </w:rPr>
              <w:t xml:space="preserve"> SEMESTER</w:t>
            </w:r>
          </w:p>
        </w:tc>
        <w:tc>
          <w:tcPr>
            <w:tcW w:w="1267" w:type="dxa"/>
          </w:tcPr>
          <w:p w14:paraId="6F7465DB" w14:textId="77777777" w:rsidR="00807D35" w:rsidRPr="00FE729C" w:rsidRDefault="00807D35" w:rsidP="00815398">
            <w:pPr>
              <w:rPr>
                <w:b/>
                <w:bCs/>
                <w:sz w:val="22"/>
                <w:szCs w:val="22"/>
                <w:lang w:val="en-US"/>
              </w:rPr>
            </w:pPr>
            <w:r>
              <w:rPr>
                <w:b/>
                <w:bCs/>
                <w:sz w:val="22"/>
                <w:szCs w:val="22"/>
                <w:lang w:val="en-US"/>
              </w:rPr>
              <w:t>20+3/4</w:t>
            </w:r>
          </w:p>
        </w:tc>
        <w:tc>
          <w:tcPr>
            <w:tcW w:w="1093" w:type="dxa"/>
          </w:tcPr>
          <w:p w14:paraId="5F746FE1" w14:textId="77777777" w:rsidR="00807D35" w:rsidRPr="00FE729C" w:rsidRDefault="00807D35" w:rsidP="00815398">
            <w:pPr>
              <w:rPr>
                <w:b/>
                <w:bCs/>
                <w:sz w:val="22"/>
                <w:szCs w:val="22"/>
                <w:lang w:val="en-US"/>
              </w:rPr>
            </w:pPr>
          </w:p>
        </w:tc>
      </w:tr>
      <w:tr w:rsidR="00807D35" w:rsidRPr="0018380B" w14:paraId="537C9834" w14:textId="77777777" w:rsidTr="00815398">
        <w:trPr>
          <w:trHeight w:val="279"/>
          <w:jc w:val="center"/>
        </w:trPr>
        <w:tc>
          <w:tcPr>
            <w:tcW w:w="9634" w:type="dxa"/>
            <w:gridSpan w:val="5"/>
            <w:vAlign w:val="bottom"/>
          </w:tcPr>
          <w:p w14:paraId="1E08D268" w14:textId="77777777" w:rsidR="00807D35" w:rsidRPr="00FE729C" w:rsidRDefault="00807D35" w:rsidP="00815398">
            <w:pPr>
              <w:tabs>
                <w:tab w:val="left" w:pos="2745"/>
              </w:tabs>
              <w:jc w:val="center"/>
              <w:rPr>
                <w:b/>
                <w:bCs/>
                <w:lang w:val="en-US"/>
              </w:rPr>
            </w:pPr>
            <w:r w:rsidRPr="00FE729C">
              <w:rPr>
                <w:b/>
                <w:bCs/>
                <w:lang w:val="en-US"/>
              </w:rPr>
              <w:t>TOTAL CREDIT FOR 1</w:t>
            </w:r>
            <w:r w:rsidRPr="00FE729C">
              <w:rPr>
                <w:b/>
                <w:bCs/>
                <w:vertAlign w:val="superscript"/>
                <w:lang w:val="en-US"/>
              </w:rPr>
              <w:t>st</w:t>
            </w:r>
            <w:r w:rsidRPr="00FE729C">
              <w:rPr>
                <w:b/>
                <w:bCs/>
                <w:lang w:val="en-US"/>
              </w:rPr>
              <w:t xml:space="preserve"> YEAR = </w:t>
            </w:r>
            <w:r>
              <w:rPr>
                <w:b/>
                <w:bCs/>
                <w:lang w:val="en-US"/>
              </w:rPr>
              <w:t>46/48</w:t>
            </w:r>
          </w:p>
        </w:tc>
      </w:tr>
      <w:tr w:rsidR="00807D35" w:rsidRPr="0018380B" w14:paraId="71C1327A" w14:textId="77777777" w:rsidTr="00815398">
        <w:trPr>
          <w:trHeight w:val="448"/>
          <w:jc w:val="center"/>
        </w:trPr>
        <w:tc>
          <w:tcPr>
            <w:tcW w:w="9634" w:type="dxa"/>
            <w:gridSpan w:val="5"/>
            <w:vAlign w:val="bottom"/>
          </w:tcPr>
          <w:p w14:paraId="6DE7D41C" w14:textId="77777777" w:rsidR="00807D35" w:rsidRPr="00FE729C" w:rsidRDefault="00807D35" w:rsidP="00815398">
            <w:pPr>
              <w:tabs>
                <w:tab w:val="left" w:pos="2745"/>
              </w:tabs>
              <w:jc w:val="center"/>
              <w:rPr>
                <w:b/>
                <w:bCs/>
                <w:lang w:val="en-US"/>
              </w:rPr>
            </w:pPr>
            <w:r w:rsidRPr="00FE729C">
              <w:rPr>
                <w:b/>
                <w:bCs/>
                <w:lang w:val="en-US"/>
              </w:rPr>
              <w:t>3</w:t>
            </w:r>
            <w:r w:rsidRPr="00FE729C">
              <w:rPr>
                <w:b/>
                <w:bCs/>
                <w:vertAlign w:val="superscript"/>
                <w:lang w:val="en-US"/>
              </w:rPr>
              <w:t>rd</w:t>
            </w:r>
            <w:r w:rsidRPr="00FE729C">
              <w:rPr>
                <w:b/>
                <w:bCs/>
                <w:lang w:val="en-US"/>
              </w:rPr>
              <w:t xml:space="preserve"> SEMESTER</w:t>
            </w:r>
          </w:p>
        </w:tc>
      </w:tr>
      <w:tr w:rsidR="00807D35" w:rsidRPr="0018380B" w14:paraId="528F69DD" w14:textId="77777777" w:rsidTr="00815398">
        <w:trPr>
          <w:jc w:val="center"/>
        </w:trPr>
        <w:tc>
          <w:tcPr>
            <w:tcW w:w="1696" w:type="dxa"/>
          </w:tcPr>
          <w:p w14:paraId="1BBA5959" w14:textId="77777777" w:rsidR="00807D35" w:rsidRPr="00E17DD8" w:rsidRDefault="00807D35" w:rsidP="00815398">
            <w:pPr>
              <w:rPr>
                <w:b/>
                <w:bCs/>
                <w:sz w:val="22"/>
                <w:szCs w:val="22"/>
                <w:lang w:val="en-US"/>
              </w:rPr>
            </w:pPr>
            <w:r w:rsidRPr="00E17DD8">
              <w:rPr>
                <w:b/>
                <w:bCs/>
                <w:sz w:val="22"/>
                <w:szCs w:val="22"/>
                <w:lang w:val="en-US"/>
              </w:rPr>
              <w:t>COURSE CODE</w:t>
            </w:r>
          </w:p>
        </w:tc>
        <w:tc>
          <w:tcPr>
            <w:tcW w:w="4536" w:type="dxa"/>
          </w:tcPr>
          <w:p w14:paraId="57027BE1" w14:textId="77777777" w:rsidR="00807D35" w:rsidRPr="00E17DD8" w:rsidRDefault="00807D35" w:rsidP="00815398">
            <w:pPr>
              <w:rPr>
                <w:b/>
                <w:bCs/>
                <w:sz w:val="22"/>
                <w:szCs w:val="22"/>
                <w:lang w:val="en-US"/>
              </w:rPr>
            </w:pPr>
            <w:r w:rsidRPr="00E17DD8">
              <w:rPr>
                <w:b/>
                <w:bCs/>
                <w:sz w:val="22"/>
                <w:szCs w:val="22"/>
                <w:lang w:val="en-US"/>
              </w:rPr>
              <w:t>COURSE TITLE</w:t>
            </w:r>
          </w:p>
        </w:tc>
        <w:tc>
          <w:tcPr>
            <w:tcW w:w="1042" w:type="dxa"/>
          </w:tcPr>
          <w:p w14:paraId="15574AB2" w14:textId="77777777" w:rsidR="00807D35" w:rsidRPr="00E17DD8" w:rsidRDefault="00807D35" w:rsidP="00815398">
            <w:pPr>
              <w:rPr>
                <w:b/>
                <w:bCs/>
                <w:sz w:val="22"/>
                <w:szCs w:val="22"/>
                <w:lang w:val="en-US"/>
              </w:rPr>
            </w:pPr>
            <w:r w:rsidRPr="00E17DD8">
              <w:rPr>
                <w:b/>
                <w:bCs/>
                <w:sz w:val="22"/>
                <w:szCs w:val="22"/>
                <w:lang w:val="en-US"/>
              </w:rPr>
              <w:t>LEVEL</w:t>
            </w:r>
          </w:p>
        </w:tc>
        <w:tc>
          <w:tcPr>
            <w:tcW w:w="1267" w:type="dxa"/>
          </w:tcPr>
          <w:p w14:paraId="50D94DFA" w14:textId="77777777" w:rsidR="00807D35" w:rsidRPr="00E17DD8" w:rsidRDefault="00807D35" w:rsidP="00815398">
            <w:pPr>
              <w:rPr>
                <w:b/>
                <w:bCs/>
                <w:sz w:val="22"/>
                <w:szCs w:val="22"/>
                <w:lang w:val="en-US"/>
              </w:rPr>
            </w:pPr>
            <w:r w:rsidRPr="00E17DD8">
              <w:rPr>
                <w:b/>
                <w:bCs/>
                <w:sz w:val="22"/>
                <w:szCs w:val="22"/>
                <w:lang w:val="en-US"/>
              </w:rPr>
              <w:t>CREDIT</w:t>
            </w:r>
          </w:p>
        </w:tc>
        <w:tc>
          <w:tcPr>
            <w:tcW w:w="1093" w:type="dxa"/>
          </w:tcPr>
          <w:p w14:paraId="3B915C51" w14:textId="77777777" w:rsidR="00807D35" w:rsidRPr="00E17DD8" w:rsidRDefault="00807D35" w:rsidP="00815398">
            <w:pPr>
              <w:rPr>
                <w:b/>
                <w:bCs/>
                <w:sz w:val="22"/>
                <w:szCs w:val="22"/>
                <w:lang w:val="en-US"/>
              </w:rPr>
            </w:pPr>
            <w:r w:rsidRPr="00E17DD8">
              <w:rPr>
                <w:b/>
                <w:bCs/>
                <w:sz w:val="22"/>
                <w:szCs w:val="22"/>
                <w:lang w:val="en-US"/>
              </w:rPr>
              <w:t>L-T-P</w:t>
            </w:r>
          </w:p>
        </w:tc>
      </w:tr>
      <w:tr w:rsidR="00807D35" w:rsidRPr="0018380B" w14:paraId="7A55911E" w14:textId="77777777" w:rsidTr="00815398">
        <w:tblPrEx>
          <w:jc w:val="left"/>
        </w:tblPrEx>
        <w:tc>
          <w:tcPr>
            <w:tcW w:w="1696" w:type="dxa"/>
          </w:tcPr>
          <w:p w14:paraId="62DD2657" w14:textId="77777777" w:rsidR="00807D35" w:rsidRPr="0018380B" w:rsidRDefault="00807D35" w:rsidP="00815398">
            <w:pPr>
              <w:rPr>
                <w:sz w:val="22"/>
                <w:szCs w:val="22"/>
                <w:lang w:val="en-US"/>
              </w:rPr>
            </w:pPr>
            <w:r w:rsidRPr="008F3D71">
              <w:t>GEOI164C301</w:t>
            </w:r>
          </w:p>
        </w:tc>
        <w:tc>
          <w:tcPr>
            <w:tcW w:w="4536" w:type="dxa"/>
          </w:tcPr>
          <w:p w14:paraId="5914B663" w14:textId="77777777" w:rsidR="00807D35" w:rsidRPr="0018380B" w:rsidRDefault="00807D35" w:rsidP="00815398">
            <w:pPr>
              <w:rPr>
                <w:sz w:val="22"/>
                <w:szCs w:val="22"/>
                <w:lang w:val="en-US"/>
              </w:rPr>
            </w:pPr>
            <w:r w:rsidRPr="008F3D71">
              <w:t>Advanced Remote Sensing</w:t>
            </w:r>
          </w:p>
        </w:tc>
        <w:tc>
          <w:tcPr>
            <w:tcW w:w="1042" w:type="dxa"/>
          </w:tcPr>
          <w:p w14:paraId="0AA5EB8E" w14:textId="77777777" w:rsidR="00807D35" w:rsidRPr="0018380B" w:rsidRDefault="00807D35" w:rsidP="00815398">
            <w:pPr>
              <w:rPr>
                <w:sz w:val="22"/>
                <w:szCs w:val="22"/>
                <w:lang w:val="en-US"/>
              </w:rPr>
            </w:pPr>
            <w:r w:rsidRPr="004A2E49">
              <w:t>500</w:t>
            </w:r>
          </w:p>
        </w:tc>
        <w:tc>
          <w:tcPr>
            <w:tcW w:w="1267" w:type="dxa"/>
          </w:tcPr>
          <w:p w14:paraId="1A4A562B" w14:textId="77777777" w:rsidR="00807D35" w:rsidRPr="0018380B" w:rsidRDefault="00807D35" w:rsidP="00815398">
            <w:pPr>
              <w:rPr>
                <w:sz w:val="22"/>
                <w:szCs w:val="22"/>
                <w:lang w:val="en-US"/>
              </w:rPr>
            </w:pPr>
            <w:r w:rsidRPr="0034254C">
              <w:t>4</w:t>
            </w:r>
          </w:p>
        </w:tc>
        <w:tc>
          <w:tcPr>
            <w:tcW w:w="1093" w:type="dxa"/>
          </w:tcPr>
          <w:p w14:paraId="30D87036" w14:textId="77777777" w:rsidR="00807D35" w:rsidRPr="0018380B" w:rsidRDefault="00807D35" w:rsidP="00815398">
            <w:pPr>
              <w:rPr>
                <w:sz w:val="22"/>
                <w:szCs w:val="22"/>
                <w:lang w:val="en-US"/>
              </w:rPr>
            </w:pPr>
            <w:r>
              <w:rPr>
                <w:sz w:val="22"/>
                <w:szCs w:val="22"/>
                <w:lang w:val="en-US"/>
              </w:rPr>
              <w:t>3-1-0</w:t>
            </w:r>
          </w:p>
        </w:tc>
      </w:tr>
      <w:tr w:rsidR="00807D35" w:rsidRPr="0018380B" w14:paraId="5C090EC8" w14:textId="77777777" w:rsidTr="00815398">
        <w:tblPrEx>
          <w:jc w:val="left"/>
        </w:tblPrEx>
        <w:tc>
          <w:tcPr>
            <w:tcW w:w="1696" w:type="dxa"/>
          </w:tcPr>
          <w:p w14:paraId="3FAD335E" w14:textId="77777777" w:rsidR="00807D35" w:rsidRPr="0018380B" w:rsidRDefault="00807D35" w:rsidP="00815398">
            <w:pPr>
              <w:rPr>
                <w:sz w:val="22"/>
                <w:szCs w:val="22"/>
                <w:lang w:val="en-US"/>
              </w:rPr>
            </w:pPr>
            <w:r w:rsidRPr="008F3D71">
              <w:rPr>
                <w:color w:val="000000" w:themeColor="text1"/>
              </w:rPr>
              <w:t>GEOI164C</w:t>
            </w:r>
            <w:r w:rsidRPr="004A2E49">
              <w:t>3</w:t>
            </w:r>
            <w:r>
              <w:t>02</w:t>
            </w:r>
          </w:p>
        </w:tc>
        <w:tc>
          <w:tcPr>
            <w:tcW w:w="4536" w:type="dxa"/>
          </w:tcPr>
          <w:p w14:paraId="72988692" w14:textId="77777777" w:rsidR="00807D35" w:rsidRPr="0018380B" w:rsidRDefault="00807D35" w:rsidP="00815398">
            <w:pPr>
              <w:rPr>
                <w:sz w:val="22"/>
                <w:szCs w:val="22"/>
                <w:lang w:val="en-US"/>
              </w:rPr>
            </w:pPr>
            <w:r w:rsidRPr="008F3D71">
              <w:t>Research Methodology</w:t>
            </w:r>
          </w:p>
        </w:tc>
        <w:tc>
          <w:tcPr>
            <w:tcW w:w="1042" w:type="dxa"/>
          </w:tcPr>
          <w:p w14:paraId="606F7EAE" w14:textId="77777777" w:rsidR="00807D35" w:rsidRPr="0018380B" w:rsidRDefault="00807D35" w:rsidP="00815398">
            <w:pPr>
              <w:rPr>
                <w:sz w:val="22"/>
                <w:szCs w:val="22"/>
                <w:lang w:val="en-US"/>
              </w:rPr>
            </w:pPr>
            <w:r w:rsidRPr="004A2E49">
              <w:t>500</w:t>
            </w:r>
          </w:p>
        </w:tc>
        <w:tc>
          <w:tcPr>
            <w:tcW w:w="1267" w:type="dxa"/>
          </w:tcPr>
          <w:p w14:paraId="305BCBED" w14:textId="77777777" w:rsidR="00807D35" w:rsidRPr="0018380B" w:rsidRDefault="00807D35" w:rsidP="00815398">
            <w:pPr>
              <w:rPr>
                <w:sz w:val="22"/>
                <w:szCs w:val="22"/>
                <w:lang w:val="en-US"/>
              </w:rPr>
            </w:pPr>
            <w:r w:rsidRPr="0034254C">
              <w:t>4</w:t>
            </w:r>
          </w:p>
        </w:tc>
        <w:tc>
          <w:tcPr>
            <w:tcW w:w="1093" w:type="dxa"/>
          </w:tcPr>
          <w:p w14:paraId="4CAB2075" w14:textId="77777777" w:rsidR="00807D35" w:rsidRPr="0018380B" w:rsidRDefault="00807D35" w:rsidP="00815398">
            <w:pPr>
              <w:rPr>
                <w:sz w:val="22"/>
                <w:szCs w:val="22"/>
                <w:lang w:val="en-US"/>
              </w:rPr>
            </w:pPr>
            <w:r>
              <w:rPr>
                <w:sz w:val="22"/>
                <w:szCs w:val="22"/>
                <w:lang w:val="en-US"/>
              </w:rPr>
              <w:t>3-1-0</w:t>
            </w:r>
          </w:p>
        </w:tc>
      </w:tr>
      <w:tr w:rsidR="00807D35" w:rsidRPr="0018380B" w14:paraId="21C85C7B" w14:textId="77777777" w:rsidTr="00815398">
        <w:tblPrEx>
          <w:jc w:val="left"/>
        </w:tblPrEx>
        <w:tc>
          <w:tcPr>
            <w:tcW w:w="1696" w:type="dxa"/>
          </w:tcPr>
          <w:p w14:paraId="6288E62C" w14:textId="77777777" w:rsidR="00807D35" w:rsidRPr="0018380B" w:rsidRDefault="00807D35" w:rsidP="00815398">
            <w:pPr>
              <w:rPr>
                <w:sz w:val="22"/>
                <w:szCs w:val="22"/>
                <w:lang w:val="en-US"/>
              </w:rPr>
            </w:pPr>
            <w:r w:rsidRPr="00AA077D">
              <w:t>GEOI164</w:t>
            </w:r>
            <w:r>
              <w:t>C313</w:t>
            </w:r>
          </w:p>
        </w:tc>
        <w:tc>
          <w:tcPr>
            <w:tcW w:w="4536" w:type="dxa"/>
            <w:vAlign w:val="center"/>
          </w:tcPr>
          <w:p w14:paraId="38F305D2" w14:textId="77777777" w:rsidR="00807D35" w:rsidRPr="0018380B" w:rsidRDefault="00807D35" w:rsidP="00815398">
            <w:pPr>
              <w:rPr>
                <w:sz w:val="22"/>
                <w:szCs w:val="22"/>
                <w:lang w:val="en-US"/>
              </w:rPr>
            </w:pPr>
            <w:r>
              <w:rPr>
                <w:color w:val="000000"/>
              </w:rPr>
              <w:t>Internship</w:t>
            </w:r>
          </w:p>
        </w:tc>
        <w:tc>
          <w:tcPr>
            <w:tcW w:w="1042" w:type="dxa"/>
          </w:tcPr>
          <w:p w14:paraId="5E3308FA" w14:textId="77777777" w:rsidR="00807D35" w:rsidRPr="0018380B" w:rsidRDefault="00807D35" w:rsidP="00815398">
            <w:pPr>
              <w:rPr>
                <w:sz w:val="22"/>
                <w:szCs w:val="22"/>
                <w:lang w:val="en-US"/>
              </w:rPr>
            </w:pPr>
            <w:r>
              <w:t>500</w:t>
            </w:r>
          </w:p>
        </w:tc>
        <w:tc>
          <w:tcPr>
            <w:tcW w:w="1267" w:type="dxa"/>
          </w:tcPr>
          <w:p w14:paraId="66EC47CB" w14:textId="77777777" w:rsidR="00807D35" w:rsidRPr="0018380B" w:rsidRDefault="00807D35" w:rsidP="00815398">
            <w:pPr>
              <w:rPr>
                <w:sz w:val="22"/>
                <w:szCs w:val="22"/>
                <w:lang w:val="en-US"/>
              </w:rPr>
            </w:pPr>
            <w:r>
              <w:rPr>
                <w:sz w:val="22"/>
                <w:szCs w:val="22"/>
                <w:lang w:val="en-US"/>
              </w:rPr>
              <w:t>8</w:t>
            </w:r>
          </w:p>
        </w:tc>
        <w:tc>
          <w:tcPr>
            <w:tcW w:w="1093" w:type="dxa"/>
          </w:tcPr>
          <w:p w14:paraId="118B22F2" w14:textId="77777777" w:rsidR="00807D35" w:rsidRPr="0018380B" w:rsidRDefault="00807D35" w:rsidP="00815398">
            <w:pPr>
              <w:rPr>
                <w:sz w:val="22"/>
                <w:szCs w:val="22"/>
                <w:lang w:val="en-US"/>
              </w:rPr>
            </w:pPr>
            <w:r>
              <w:rPr>
                <w:sz w:val="22"/>
                <w:szCs w:val="22"/>
                <w:lang w:val="en-US"/>
              </w:rPr>
              <w:t>0-0-8</w:t>
            </w:r>
          </w:p>
        </w:tc>
      </w:tr>
      <w:tr w:rsidR="00807D35" w:rsidRPr="0018380B" w14:paraId="5B7751DF" w14:textId="77777777" w:rsidTr="00815398">
        <w:tblPrEx>
          <w:jc w:val="left"/>
        </w:tblPrEx>
        <w:tc>
          <w:tcPr>
            <w:tcW w:w="1696" w:type="dxa"/>
          </w:tcPr>
          <w:p w14:paraId="1E90A7DD" w14:textId="77777777" w:rsidR="00807D35" w:rsidRPr="00AA077D" w:rsidRDefault="00807D35" w:rsidP="00815398">
            <w:r w:rsidRPr="008F3D71">
              <w:rPr>
                <w:color w:val="000000" w:themeColor="text1"/>
              </w:rPr>
              <w:t>GEOI164C31</w:t>
            </w:r>
            <w:r>
              <w:rPr>
                <w:color w:val="000000" w:themeColor="text1"/>
              </w:rPr>
              <w:t>5</w:t>
            </w:r>
          </w:p>
        </w:tc>
        <w:tc>
          <w:tcPr>
            <w:tcW w:w="4536" w:type="dxa"/>
          </w:tcPr>
          <w:p w14:paraId="2E848036" w14:textId="77777777" w:rsidR="00807D35" w:rsidRDefault="00807D35" w:rsidP="00815398">
            <w:pPr>
              <w:rPr>
                <w:color w:val="000000"/>
              </w:rPr>
            </w:pPr>
            <w:r w:rsidRPr="008F3D71">
              <w:t>Practical III</w:t>
            </w:r>
          </w:p>
        </w:tc>
        <w:tc>
          <w:tcPr>
            <w:tcW w:w="1042" w:type="dxa"/>
          </w:tcPr>
          <w:p w14:paraId="2C375090" w14:textId="77777777" w:rsidR="00807D35" w:rsidRDefault="00807D35" w:rsidP="00815398">
            <w:r w:rsidRPr="004A2E49">
              <w:t>500</w:t>
            </w:r>
          </w:p>
        </w:tc>
        <w:tc>
          <w:tcPr>
            <w:tcW w:w="1267" w:type="dxa"/>
          </w:tcPr>
          <w:p w14:paraId="611A7FF3" w14:textId="77777777" w:rsidR="00807D35" w:rsidRPr="0034254C" w:rsidRDefault="00807D35" w:rsidP="00815398">
            <w:r w:rsidRPr="0034254C">
              <w:t>4</w:t>
            </w:r>
          </w:p>
        </w:tc>
        <w:tc>
          <w:tcPr>
            <w:tcW w:w="1093" w:type="dxa"/>
          </w:tcPr>
          <w:p w14:paraId="50AB6CBC" w14:textId="77777777" w:rsidR="00807D35" w:rsidRDefault="00807D35" w:rsidP="00815398">
            <w:pPr>
              <w:rPr>
                <w:sz w:val="22"/>
                <w:szCs w:val="22"/>
                <w:lang w:val="en-US"/>
              </w:rPr>
            </w:pPr>
            <w:r>
              <w:rPr>
                <w:sz w:val="22"/>
                <w:szCs w:val="22"/>
                <w:lang w:val="en-US"/>
              </w:rPr>
              <w:t>0-0-4</w:t>
            </w:r>
          </w:p>
        </w:tc>
      </w:tr>
      <w:tr w:rsidR="00807D35" w:rsidRPr="0018380B" w14:paraId="561E0DC3" w14:textId="77777777" w:rsidTr="00815398">
        <w:tblPrEx>
          <w:jc w:val="left"/>
        </w:tblPrEx>
        <w:tc>
          <w:tcPr>
            <w:tcW w:w="7274" w:type="dxa"/>
            <w:gridSpan w:val="3"/>
          </w:tcPr>
          <w:p w14:paraId="0B8CAF3B" w14:textId="77777777" w:rsidR="00807D35" w:rsidRPr="00E17DD8" w:rsidRDefault="00807D35" w:rsidP="00815398">
            <w:pPr>
              <w:jc w:val="right"/>
              <w:rPr>
                <w:b/>
                <w:bCs/>
                <w:sz w:val="22"/>
                <w:szCs w:val="22"/>
                <w:lang w:val="en-US"/>
              </w:rPr>
            </w:pPr>
            <w:r w:rsidRPr="00E17DD8">
              <w:rPr>
                <w:b/>
                <w:bCs/>
                <w:sz w:val="22"/>
                <w:szCs w:val="22"/>
                <w:lang w:val="en-US"/>
              </w:rPr>
              <w:t>TOTAL CREDIT FOR 3</w:t>
            </w:r>
            <w:r w:rsidRPr="00E17DD8">
              <w:rPr>
                <w:b/>
                <w:bCs/>
                <w:sz w:val="22"/>
                <w:szCs w:val="22"/>
                <w:vertAlign w:val="superscript"/>
                <w:lang w:val="en-US"/>
              </w:rPr>
              <w:t>rd</w:t>
            </w:r>
            <w:r w:rsidRPr="00E17DD8">
              <w:rPr>
                <w:b/>
                <w:bCs/>
                <w:sz w:val="22"/>
                <w:szCs w:val="22"/>
                <w:lang w:val="en-US"/>
              </w:rPr>
              <w:t xml:space="preserve"> SEMESTER</w:t>
            </w:r>
          </w:p>
        </w:tc>
        <w:tc>
          <w:tcPr>
            <w:tcW w:w="1267" w:type="dxa"/>
          </w:tcPr>
          <w:p w14:paraId="2F2B2E65" w14:textId="77777777" w:rsidR="00807D35" w:rsidRPr="00E17DD8" w:rsidRDefault="00807D35" w:rsidP="00815398">
            <w:pPr>
              <w:rPr>
                <w:b/>
                <w:bCs/>
                <w:sz w:val="22"/>
                <w:szCs w:val="22"/>
                <w:lang w:val="en-US"/>
              </w:rPr>
            </w:pPr>
            <w:r>
              <w:rPr>
                <w:b/>
                <w:bCs/>
                <w:sz w:val="22"/>
                <w:szCs w:val="22"/>
                <w:lang w:val="en-US"/>
              </w:rPr>
              <w:t>20</w:t>
            </w:r>
          </w:p>
        </w:tc>
        <w:tc>
          <w:tcPr>
            <w:tcW w:w="1093" w:type="dxa"/>
          </w:tcPr>
          <w:p w14:paraId="269FA8DE" w14:textId="77777777" w:rsidR="00807D35" w:rsidRPr="0018380B" w:rsidRDefault="00807D35" w:rsidP="00815398">
            <w:pPr>
              <w:rPr>
                <w:sz w:val="22"/>
                <w:szCs w:val="22"/>
                <w:lang w:val="en-US"/>
              </w:rPr>
            </w:pPr>
          </w:p>
        </w:tc>
      </w:tr>
      <w:tr w:rsidR="00807D35" w:rsidRPr="0018380B" w14:paraId="677D4120" w14:textId="77777777" w:rsidTr="00815398">
        <w:tblPrEx>
          <w:jc w:val="left"/>
        </w:tblPrEx>
        <w:trPr>
          <w:trHeight w:val="469"/>
        </w:trPr>
        <w:tc>
          <w:tcPr>
            <w:tcW w:w="9634" w:type="dxa"/>
            <w:gridSpan w:val="5"/>
            <w:vAlign w:val="center"/>
          </w:tcPr>
          <w:p w14:paraId="5A02C5C2" w14:textId="77777777" w:rsidR="00807D35" w:rsidRDefault="00807D35" w:rsidP="00815398">
            <w:pPr>
              <w:jc w:val="center"/>
              <w:rPr>
                <w:b/>
                <w:bCs/>
                <w:lang w:val="en-US"/>
              </w:rPr>
            </w:pPr>
            <w:r>
              <w:rPr>
                <w:b/>
                <w:bCs/>
                <w:lang w:val="en-US"/>
              </w:rPr>
              <w:t xml:space="preserve">OR </w:t>
            </w:r>
            <w:r w:rsidRPr="00FE729C">
              <w:rPr>
                <w:b/>
                <w:bCs/>
                <w:lang w:val="en-US"/>
              </w:rPr>
              <w:t>3</w:t>
            </w:r>
            <w:r w:rsidRPr="00FE729C">
              <w:rPr>
                <w:b/>
                <w:bCs/>
                <w:vertAlign w:val="superscript"/>
                <w:lang w:val="en-US"/>
              </w:rPr>
              <w:t>rd</w:t>
            </w:r>
            <w:r w:rsidRPr="00FE729C">
              <w:rPr>
                <w:b/>
                <w:bCs/>
                <w:lang w:val="en-US"/>
              </w:rPr>
              <w:t xml:space="preserve"> SEMESTER</w:t>
            </w:r>
          </w:p>
          <w:p w14:paraId="37698E1A" w14:textId="77777777" w:rsidR="00807D35" w:rsidRDefault="00807D35" w:rsidP="00815398">
            <w:pPr>
              <w:jc w:val="center"/>
              <w:rPr>
                <w:b/>
                <w:bCs/>
                <w:lang w:val="en-US"/>
              </w:rPr>
            </w:pPr>
            <w:r>
              <w:rPr>
                <w:b/>
                <w:bCs/>
                <w:sz w:val="22"/>
                <w:szCs w:val="22"/>
                <w:lang w:val="en-US"/>
              </w:rPr>
              <w:t>(For students with 3</w:t>
            </w:r>
            <w:r w:rsidRPr="00E17DD8">
              <w:rPr>
                <w:b/>
                <w:bCs/>
                <w:sz w:val="22"/>
                <w:szCs w:val="22"/>
                <w:vertAlign w:val="superscript"/>
                <w:lang w:val="en-US"/>
              </w:rPr>
              <w:t>rd</w:t>
            </w:r>
            <w:r>
              <w:rPr>
                <w:b/>
                <w:bCs/>
                <w:sz w:val="22"/>
                <w:szCs w:val="22"/>
                <w:lang w:val="en-US"/>
              </w:rPr>
              <w:t xml:space="preserve"> and 4</w:t>
            </w:r>
            <w:r w:rsidRPr="00E17DD8">
              <w:rPr>
                <w:b/>
                <w:bCs/>
                <w:sz w:val="22"/>
                <w:szCs w:val="22"/>
                <w:vertAlign w:val="superscript"/>
                <w:lang w:val="en-US"/>
              </w:rPr>
              <w:t>th</w:t>
            </w:r>
            <w:r>
              <w:rPr>
                <w:b/>
                <w:bCs/>
                <w:sz w:val="22"/>
                <w:szCs w:val="22"/>
                <w:lang w:val="en-US"/>
              </w:rPr>
              <w:t xml:space="preserve"> Semester Research)</w:t>
            </w:r>
          </w:p>
        </w:tc>
      </w:tr>
      <w:tr w:rsidR="00807D35" w:rsidRPr="0018380B" w14:paraId="427AC2D3" w14:textId="77777777" w:rsidTr="00815398">
        <w:tblPrEx>
          <w:jc w:val="left"/>
        </w:tblPrEx>
        <w:trPr>
          <w:trHeight w:val="469"/>
        </w:trPr>
        <w:tc>
          <w:tcPr>
            <w:tcW w:w="1696" w:type="dxa"/>
            <w:vAlign w:val="center"/>
          </w:tcPr>
          <w:p w14:paraId="4B3865FB" w14:textId="77777777" w:rsidR="00807D35" w:rsidRDefault="00807D35" w:rsidP="00815398">
            <w:pPr>
              <w:rPr>
                <w:b/>
                <w:bCs/>
                <w:lang w:val="en-US"/>
              </w:rPr>
            </w:pPr>
          </w:p>
        </w:tc>
        <w:tc>
          <w:tcPr>
            <w:tcW w:w="4536" w:type="dxa"/>
            <w:vAlign w:val="center"/>
          </w:tcPr>
          <w:p w14:paraId="4DAD239A" w14:textId="77777777" w:rsidR="00807D35" w:rsidRDefault="00807D35" w:rsidP="00815398">
            <w:pPr>
              <w:rPr>
                <w:b/>
                <w:bCs/>
                <w:lang w:val="en-US"/>
              </w:rPr>
            </w:pPr>
            <w:r>
              <w:rPr>
                <w:b/>
                <w:bCs/>
                <w:sz w:val="22"/>
                <w:szCs w:val="22"/>
                <w:lang w:val="en-US"/>
              </w:rPr>
              <w:t>RESEARCH PROJECT – PHASE I</w:t>
            </w:r>
          </w:p>
        </w:tc>
        <w:tc>
          <w:tcPr>
            <w:tcW w:w="1042" w:type="dxa"/>
            <w:vAlign w:val="center"/>
          </w:tcPr>
          <w:p w14:paraId="063BA77C" w14:textId="77777777" w:rsidR="00807D35" w:rsidRDefault="00807D35" w:rsidP="00815398">
            <w:pPr>
              <w:rPr>
                <w:b/>
                <w:bCs/>
                <w:lang w:val="en-US"/>
              </w:rPr>
            </w:pPr>
            <w:r>
              <w:rPr>
                <w:b/>
                <w:bCs/>
                <w:lang w:val="en-US"/>
              </w:rPr>
              <w:t>500</w:t>
            </w:r>
          </w:p>
        </w:tc>
        <w:tc>
          <w:tcPr>
            <w:tcW w:w="1267" w:type="dxa"/>
            <w:vAlign w:val="center"/>
          </w:tcPr>
          <w:p w14:paraId="39950009" w14:textId="77777777" w:rsidR="00807D35" w:rsidRDefault="00807D35" w:rsidP="00815398">
            <w:pPr>
              <w:rPr>
                <w:b/>
                <w:bCs/>
                <w:lang w:val="en-US"/>
              </w:rPr>
            </w:pPr>
            <w:r>
              <w:rPr>
                <w:b/>
                <w:bCs/>
                <w:lang w:val="en-US"/>
              </w:rPr>
              <w:t>20</w:t>
            </w:r>
          </w:p>
        </w:tc>
        <w:tc>
          <w:tcPr>
            <w:tcW w:w="1093" w:type="dxa"/>
            <w:vAlign w:val="center"/>
          </w:tcPr>
          <w:p w14:paraId="242F37C2" w14:textId="77777777" w:rsidR="00807D35" w:rsidRDefault="00807D35" w:rsidP="00815398">
            <w:pPr>
              <w:rPr>
                <w:b/>
                <w:bCs/>
                <w:lang w:val="en-US"/>
              </w:rPr>
            </w:pPr>
          </w:p>
        </w:tc>
      </w:tr>
      <w:tr w:rsidR="00807D35" w:rsidRPr="0018380B" w14:paraId="279687B8" w14:textId="77777777" w:rsidTr="00815398">
        <w:tblPrEx>
          <w:jc w:val="left"/>
        </w:tblPrEx>
        <w:trPr>
          <w:trHeight w:val="469"/>
        </w:trPr>
        <w:tc>
          <w:tcPr>
            <w:tcW w:w="9634" w:type="dxa"/>
            <w:gridSpan w:val="5"/>
            <w:shd w:val="clear" w:color="auto" w:fill="DDD9C3" w:themeFill="background2" w:themeFillShade="E6"/>
            <w:vAlign w:val="center"/>
          </w:tcPr>
          <w:p w14:paraId="7A90FF13" w14:textId="77777777" w:rsidR="00807D35" w:rsidRDefault="00807D35" w:rsidP="00815398">
            <w:pPr>
              <w:jc w:val="center"/>
              <w:rPr>
                <w:b/>
                <w:bCs/>
                <w:lang w:val="en-US"/>
              </w:rPr>
            </w:pPr>
            <w:r>
              <w:rPr>
                <w:b/>
                <w:bCs/>
                <w:lang w:val="en-US"/>
              </w:rPr>
              <w:t>Coursework (12 credits) + Research work (8 credits)</w:t>
            </w:r>
          </w:p>
        </w:tc>
      </w:tr>
      <w:tr w:rsidR="00807D35" w:rsidRPr="0018380B" w14:paraId="62BEF4A2" w14:textId="77777777" w:rsidTr="00815398">
        <w:tblPrEx>
          <w:jc w:val="left"/>
        </w:tblPrEx>
        <w:tc>
          <w:tcPr>
            <w:tcW w:w="1696" w:type="dxa"/>
            <w:shd w:val="clear" w:color="auto" w:fill="DDD9C3" w:themeFill="background2" w:themeFillShade="E6"/>
          </w:tcPr>
          <w:p w14:paraId="54E17595" w14:textId="77777777" w:rsidR="00807D35" w:rsidRPr="0018380B" w:rsidRDefault="00807D35" w:rsidP="00815398">
            <w:pPr>
              <w:rPr>
                <w:sz w:val="22"/>
                <w:szCs w:val="22"/>
                <w:lang w:val="en-US"/>
              </w:rPr>
            </w:pPr>
            <w:r w:rsidRPr="008F3D71">
              <w:t>GEOI164C301</w:t>
            </w:r>
          </w:p>
        </w:tc>
        <w:tc>
          <w:tcPr>
            <w:tcW w:w="4536" w:type="dxa"/>
            <w:shd w:val="clear" w:color="auto" w:fill="DDD9C3" w:themeFill="background2" w:themeFillShade="E6"/>
          </w:tcPr>
          <w:p w14:paraId="6868C9DD" w14:textId="77777777" w:rsidR="00807D35" w:rsidRPr="0018380B" w:rsidRDefault="00807D35" w:rsidP="00815398">
            <w:pPr>
              <w:rPr>
                <w:sz w:val="22"/>
                <w:szCs w:val="22"/>
                <w:lang w:val="en-US"/>
              </w:rPr>
            </w:pPr>
            <w:r w:rsidRPr="008F3D71">
              <w:t>Advanced Remote Sensing</w:t>
            </w:r>
          </w:p>
        </w:tc>
        <w:tc>
          <w:tcPr>
            <w:tcW w:w="1042" w:type="dxa"/>
            <w:shd w:val="clear" w:color="auto" w:fill="DDD9C3" w:themeFill="background2" w:themeFillShade="E6"/>
          </w:tcPr>
          <w:p w14:paraId="17152357" w14:textId="77777777" w:rsidR="00807D35" w:rsidRPr="0018380B" w:rsidRDefault="00807D35" w:rsidP="00815398">
            <w:pPr>
              <w:rPr>
                <w:sz w:val="22"/>
                <w:szCs w:val="22"/>
                <w:lang w:val="en-US"/>
              </w:rPr>
            </w:pPr>
            <w:r w:rsidRPr="004A2E49">
              <w:t>500</w:t>
            </w:r>
          </w:p>
        </w:tc>
        <w:tc>
          <w:tcPr>
            <w:tcW w:w="1267" w:type="dxa"/>
            <w:shd w:val="clear" w:color="auto" w:fill="DDD9C3" w:themeFill="background2" w:themeFillShade="E6"/>
          </w:tcPr>
          <w:p w14:paraId="20F98458" w14:textId="77777777" w:rsidR="00807D35" w:rsidRPr="0018380B" w:rsidRDefault="00807D35" w:rsidP="00815398">
            <w:pPr>
              <w:rPr>
                <w:sz w:val="22"/>
                <w:szCs w:val="22"/>
                <w:lang w:val="en-US"/>
              </w:rPr>
            </w:pPr>
            <w:r w:rsidRPr="0034254C">
              <w:t>4</w:t>
            </w:r>
          </w:p>
        </w:tc>
        <w:tc>
          <w:tcPr>
            <w:tcW w:w="1093" w:type="dxa"/>
            <w:shd w:val="clear" w:color="auto" w:fill="DDD9C3" w:themeFill="background2" w:themeFillShade="E6"/>
          </w:tcPr>
          <w:p w14:paraId="1F56DF3D" w14:textId="77777777" w:rsidR="00807D35" w:rsidRPr="0018380B" w:rsidRDefault="00807D35" w:rsidP="00815398">
            <w:pPr>
              <w:rPr>
                <w:sz w:val="22"/>
                <w:szCs w:val="22"/>
                <w:lang w:val="en-US"/>
              </w:rPr>
            </w:pPr>
            <w:r>
              <w:rPr>
                <w:sz w:val="22"/>
                <w:szCs w:val="22"/>
                <w:lang w:val="en-US"/>
              </w:rPr>
              <w:t>3-1-0</w:t>
            </w:r>
          </w:p>
        </w:tc>
      </w:tr>
      <w:tr w:rsidR="00807D35" w:rsidRPr="0018380B" w14:paraId="31EA47D6" w14:textId="77777777" w:rsidTr="00815398">
        <w:tblPrEx>
          <w:jc w:val="left"/>
        </w:tblPrEx>
        <w:tc>
          <w:tcPr>
            <w:tcW w:w="1696" w:type="dxa"/>
            <w:shd w:val="clear" w:color="auto" w:fill="DDD9C3" w:themeFill="background2" w:themeFillShade="E6"/>
          </w:tcPr>
          <w:p w14:paraId="52BBE403" w14:textId="77777777" w:rsidR="00807D35" w:rsidRPr="0018380B" w:rsidRDefault="00807D35" w:rsidP="00815398">
            <w:pPr>
              <w:rPr>
                <w:sz w:val="22"/>
                <w:szCs w:val="22"/>
                <w:lang w:val="en-US"/>
              </w:rPr>
            </w:pPr>
            <w:r w:rsidRPr="008F3D71">
              <w:rPr>
                <w:color w:val="000000" w:themeColor="text1"/>
              </w:rPr>
              <w:t>GEOI164C</w:t>
            </w:r>
            <w:r w:rsidRPr="004A2E49">
              <w:t>3</w:t>
            </w:r>
            <w:r>
              <w:t>02</w:t>
            </w:r>
          </w:p>
        </w:tc>
        <w:tc>
          <w:tcPr>
            <w:tcW w:w="4536" w:type="dxa"/>
            <w:shd w:val="clear" w:color="auto" w:fill="DDD9C3" w:themeFill="background2" w:themeFillShade="E6"/>
          </w:tcPr>
          <w:p w14:paraId="0D2715EB" w14:textId="77777777" w:rsidR="00807D35" w:rsidRPr="0018380B" w:rsidRDefault="00807D35" w:rsidP="00815398">
            <w:pPr>
              <w:rPr>
                <w:sz w:val="22"/>
                <w:szCs w:val="22"/>
                <w:lang w:val="en-US"/>
              </w:rPr>
            </w:pPr>
            <w:r w:rsidRPr="008F3D71">
              <w:t>Research Methodology</w:t>
            </w:r>
          </w:p>
        </w:tc>
        <w:tc>
          <w:tcPr>
            <w:tcW w:w="1042" w:type="dxa"/>
            <w:shd w:val="clear" w:color="auto" w:fill="DDD9C3" w:themeFill="background2" w:themeFillShade="E6"/>
          </w:tcPr>
          <w:p w14:paraId="2F808F25" w14:textId="77777777" w:rsidR="00807D35" w:rsidRPr="0018380B" w:rsidRDefault="00807D35" w:rsidP="00815398">
            <w:pPr>
              <w:rPr>
                <w:sz w:val="22"/>
                <w:szCs w:val="22"/>
                <w:lang w:val="en-US"/>
              </w:rPr>
            </w:pPr>
            <w:r w:rsidRPr="004A2E49">
              <w:t>500</w:t>
            </w:r>
          </w:p>
        </w:tc>
        <w:tc>
          <w:tcPr>
            <w:tcW w:w="1267" w:type="dxa"/>
            <w:shd w:val="clear" w:color="auto" w:fill="DDD9C3" w:themeFill="background2" w:themeFillShade="E6"/>
          </w:tcPr>
          <w:p w14:paraId="72004FD0" w14:textId="77777777" w:rsidR="00807D35" w:rsidRPr="0018380B" w:rsidRDefault="00807D35" w:rsidP="00815398">
            <w:pPr>
              <w:rPr>
                <w:sz w:val="22"/>
                <w:szCs w:val="22"/>
                <w:lang w:val="en-US"/>
              </w:rPr>
            </w:pPr>
            <w:r w:rsidRPr="0034254C">
              <w:t>4</w:t>
            </w:r>
          </w:p>
        </w:tc>
        <w:tc>
          <w:tcPr>
            <w:tcW w:w="1093" w:type="dxa"/>
            <w:shd w:val="clear" w:color="auto" w:fill="DDD9C3" w:themeFill="background2" w:themeFillShade="E6"/>
          </w:tcPr>
          <w:p w14:paraId="1102C272" w14:textId="77777777" w:rsidR="00807D35" w:rsidRPr="0018380B" w:rsidRDefault="00807D35" w:rsidP="00815398">
            <w:pPr>
              <w:rPr>
                <w:sz w:val="22"/>
                <w:szCs w:val="22"/>
                <w:lang w:val="en-US"/>
              </w:rPr>
            </w:pPr>
            <w:r>
              <w:rPr>
                <w:sz w:val="22"/>
                <w:szCs w:val="22"/>
                <w:lang w:val="en-US"/>
              </w:rPr>
              <w:t>3-1-0</w:t>
            </w:r>
          </w:p>
        </w:tc>
      </w:tr>
      <w:tr w:rsidR="00807D35" w:rsidRPr="0018380B" w14:paraId="0DDD3A94" w14:textId="77777777" w:rsidTr="00815398">
        <w:tblPrEx>
          <w:jc w:val="left"/>
        </w:tblPrEx>
        <w:tc>
          <w:tcPr>
            <w:tcW w:w="1696" w:type="dxa"/>
            <w:shd w:val="clear" w:color="auto" w:fill="DDD9C3" w:themeFill="background2" w:themeFillShade="E6"/>
          </w:tcPr>
          <w:p w14:paraId="03D2ADF8" w14:textId="77777777" w:rsidR="00807D35" w:rsidRPr="0018380B" w:rsidRDefault="00807D35" w:rsidP="00815398">
            <w:pPr>
              <w:rPr>
                <w:sz w:val="22"/>
                <w:szCs w:val="22"/>
                <w:lang w:val="en-US"/>
              </w:rPr>
            </w:pPr>
            <w:r w:rsidRPr="00AA077D">
              <w:t>GEOI164</w:t>
            </w:r>
            <w:r>
              <w:t>C313</w:t>
            </w:r>
          </w:p>
        </w:tc>
        <w:tc>
          <w:tcPr>
            <w:tcW w:w="4536" w:type="dxa"/>
            <w:shd w:val="clear" w:color="auto" w:fill="DDD9C3" w:themeFill="background2" w:themeFillShade="E6"/>
            <w:vAlign w:val="center"/>
          </w:tcPr>
          <w:p w14:paraId="4468B2AC" w14:textId="77777777" w:rsidR="00807D35" w:rsidRPr="0018380B" w:rsidRDefault="00807D35" w:rsidP="00815398">
            <w:pPr>
              <w:rPr>
                <w:sz w:val="22"/>
                <w:szCs w:val="22"/>
                <w:lang w:val="en-US"/>
              </w:rPr>
            </w:pPr>
            <w:r>
              <w:rPr>
                <w:color w:val="000000"/>
              </w:rPr>
              <w:t>Research work (Minor)</w:t>
            </w:r>
          </w:p>
        </w:tc>
        <w:tc>
          <w:tcPr>
            <w:tcW w:w="1042" w:type="dxa"/>
            <w:shd w:val="clear" w:color="auto" w:fill="DDD9C3" w:themeFill="background2" w:themeFillShade="E6"/>
          </w:tcPr>
          <w:p w14:paraId="7F9B576F" w14:textId="77777777" w:rsidR="00807D35" w:rsidRPr="0018380B" w:rsidRDefault="00807D35" w:rsidP="00815398">
            <w:pPr>
              <w:rPr>
                <w:sz w:val="22"/>
                <w:szCs w:val="22"/>
                <w:lang w:val="en-US"/>
              </w:rPr>
            </w:pPr>
            <w:r>
              <w:t>500</w:t>
            </w:r>
          </w:p>
        </w:tc>
        <w:tc>
          <w:tcPr>
            <w:tcW w:w="1267" w:type="dxa"/>
            <w:shd w:val="clear" w:color="auto" w:fill="DDD9C3" w:themeFill="background2" w:themeFillShade="E6"/>
          </w:tcPr>
          <w:p w14:paraId="05762D32" w14:textId="77777777" w:rsidR="00807D35" w:rsidRPr="0018380B" w:rsidRDefault="00807D35" w:rsidP="00815398">
            <w:pPr>
              <w:rPr>
                <w:sz w:val="22"/>
                <w:szCs w:val="22"/>
                <w:lang w:val="en-US"/>
              </w:rPr>
            </w:pPr>
            <w:r>
              <w:rPr>
                <w:sz w:val="22"/>
                <w:szCs w:val="22"/>
                <w:lang w:val="en-US"/>
              </w:rPr>
              <w:t>8</w:t>
            </w:r>
          </w:p>
        </w:tc>
        <w:tc>
          <w:tcPr>
            <w:tcW w:w="1093" w:type="dxa"/>
            <w:shd w:val="clear" w:color="auto" w:fill="DDD9C3" w:themeFill="background2" w:themeFillShade="E6"/>
          </w:tcPr>
          <w:p w14:paraId="21B091FC" w14:textId="77777777" w:rsidR="00807D35" w:rsidRPr="0018380B" w:rsidRDefault="00807D35" w:rsidP="00815398">
            <w:pPr>
              <w:rPr>
                <w:sz w:val="22"/>
                <w:szCs w:val="22"/>
                <w:lang w:val="en-US"/>
              </w:rPr>
            </w:pPr>
            <w:r>
              <w:rPr>
                <w:sz w:val="22"/>
                <w:szCs w:val="22"/>
                <w:lang w:val="en-US"/>
              </w:rPr>
              <w:t>0-0-8</w:t>
            </w:r>
          </w:p>
        </w:tc>
      </w:tr>
      <w:tr w:rsidR="00807D35" w:rsidRPr="0018380B" w14:paraId="70CCFBBA" w14:textId="77777777" w:rsidTr="00815398">
        <w:tblPrEx>
          <w:jc w:val="left"/>
        </w:tblPrEx>
        <w:tc>
          <w:tcPr>
            <w:tcW w:w="1696" w:type="dxa"/>
            <w:shd w:val="clear" w:color="auto" w:fill="DDD9C3" w:themeFill="background2" w:themeFillShade="E6"/>
          </w:tcPr>
          <w:p w14:paraId="7B1D04EC" w14:textId="77777777" w:rsidR="00807D35" w:rsidRPr="00AA077D" w:rsidRDefault="00807D35" w:rsidP="00815398">
            <w:r w:rsidRPr="008F3D71">
              <w:rPr>
                <w:color w:val="000000" w:themeColor="text1"/>
              </w:rPr>
              <w:t>GEOI164C31</w:t>
            </w:r>
            <w:r>
              <w:rPr>
                <w:color w:val="000000" w:themeColor="text1"/>
              </w:rPr>
              <w:t>5</w:t>
            </w:r>
          </w:p>
        </w:tc>
        <w:tc>
          <w:tcPr>
            <w:tcW w:w="4536" w:type="dxa"/>
            <w:shd w:val="clear" w:color="auto" w:fill="DDD9C3" w:themeFill="background2" w:themeFillShade="E6"/>
          </w:tcPr>
          <w:p w14:paraId="2352C4AD" w14:textId="77777777" w:rsidR="00807D35" w:rsidRDefault="00807D35" w:rsidP="00815398">
            <w:pPr>
              <w:rPr>
                <w:color w:val="000000"/>
              </w:rPr>
            </w:pPr>
            <w:r w:rsidRPr="008F3D71">
              <w:t>Practical III</w:t>
            </w:r>
          </w:p>
        </w:tc>
        <w:tc>
          <w:tcPr>
            <w:tcW w:w="1042" w:type="dxa"/>
            <w:shd w:val="clear" w:color="auto" w:fill="DDD9C3" w:themeFill="background2" w:themeFillShade="E6"/>
          </w:tcPr>
          <w:p w14:paraId="394FECE7" w14:textId="77777777" w:rsidR="00807D35" w:rsidRDefault="00807D35" w:rsidP="00815398">
            <w:r>
              <w:t>500</w:t>
            </w:r>
          </w:p>
        </w:tc>
        <w:tc>
          <w:tcPr>
            <w:tcW w:w="1267" w:type="dxa"/>
            <w:shd w:val="clear" w:color="auto" w:fill="DDD9C3" w:themeFill="background2" w:themeFillShade="E6"/>
          </w:tcPr>
          <w:p w14:paraId="4A401B68" w14:textId="77777777" w:rsidR="00807D35" w:rsidRDefault="00807D35" w:rsidP="00815398">
            <w:pPr>
              <w:rPr>
                <w:sz w:val="22"/>
                <w:szCs w:val="22"/>
                <w:lang w:val="en-US"/>
              </w:rPr>
            </w:pPr>
            <w:r>
              <w:rPr>
                <w:sz w:val="22"/>
                <w:szCs w:val="22"/>
                <w:lang w:val="en-US"/>
              </w:rPr>
              <w:t>4</w:t>
            </w:r>
          </w:p>
        </w:tc>
        <w:tc>
          <w:tcPr>
            <w:tcW w:w="1093" w:type="dxa"/>
            <w:shd w:val="clear" w:color="auto" w:fill="DDD9C3" w:themeFill="background2" w:themeFillShade="E6"/>
          </w:tcPr>
          <w:p w14:paraId="1868352F" w14:textId="77777777" w:rsidR="00807D35" w:rsidRDefault="00807D35" w:rsidP="00815398">
            <w:pPr>
              <w:rPr>
                <w:sz w:val="22"/>
                <w:szCs w:val="22"/>
                <w:lang w:val="en-US"/>
              </w:rPr>
            </w:pPr>
            <w:r>
              <w:rPr>
                <w:sz w:val="22"/>
                <w:szCs w:val="22"/>
                <w:lang w:val="en-US"/>
              </w:rPr>
              <w:t>3-1-0</w:t>
            </w:r>
          </w:p>
        </w:tc>
      </w:tr>
      <w:tr w:rsidR="00807D35" w:rsidRPr="0018380B" w14:paraId="1FAB18F1" w14:textId="77777777" w:rsidTr="00815398">
        <w:tblPrEx>
          <w:jc w:val="left"/>
        </w:tblPrEx>
        <w:trPr>
          <w:trHeight w:val="469"/>
        </w:trPr>
        <w:tc>
          <w:tcPr>
            <w:tcW w:w="1696" w:type="dxa"/>
            <w:shd w:val="clear" w:color="auto" w:fill="DDD9C3" w:themeFill="background2" w:themeFillShade="E6"/>
            <w:vAlign w:val="center"/>
          </w:tcPr>
          <w:p w14:paraId="02E1FC7F" w14:textId="77777777" w:rsidR="00807D35" w:rsidRDefault="00807D35" w:rsidP="00815398">
            <w:pPr>
              <w:rPr>
                <w:b/>
                <w:bCs/>
                <w:lang w:val="en-US"/>
              </w:rPr>
            </w:pPr>
          </w:p>
        </w:tc>
        <w:tc>
          <w:tcPr>
            <w:tcW w:w="4536" w:type="dxa"/>
            <w:shd w:val="clear" w:color="auto" w:fill="DDD9C3" w:themeFill="background2" w:themeFillShade="E6"/>
            <w:vAlign w:val="center"/>
          </w:tcPr>
          <w:p w14:paraId="32A0333C" w14:textId="77777777" w:rsidR="00807D35" w:rsidRDefault="00807D35" w:rsidP="00815398">
            <w:pPr>
              <w:rPr>
                <w:b/>
                <w:bCs/>
                <w:sz w:val="22"/>
                <w:szCs w:val="22"/>
                <w:lang w:val="en-US"/>
              </w:rPr>
            </w:pPr>
            <w:r>
              <w:rPr>
                <w:b/>
                <w:bCs/>
                <w:sz w:val="22"/>
                <w:szCs w:val="22"/>
                <w:lang w:val="en-US"/>
              </w:rPr>
              <w:t>Total</w:t>
            </w:r>
          </w:p>
        </w:tc>
        <w:tc>
          <w:tcPr>
            <w:tcW w:w="1042" w:type="dxa"/>
            <w:shd w:val="clear" w:color="auto" w:fill="DDD9C3" w:themeFill="background2" w:themeFillShade="E6"/>
            <w:vAlign w:val="center"/>
          </w:tcPr>
          <w:p w14:paraId="46DA46E3" w14:textId="77777777" w:rsidR="00807D35" w:rsidRDefault="00807D35" w:rsidP="00815398">
            <w:pPr>
              <w:rPr>
                <w:b/>
                <w:bCs/>
                <w:lang w:val="en-US"/>
              </w:rPr>
            </w:pPr>
          </w:p>
        </w:tc>
        <w:tc>
          <w:tcPr>
            <w:tcW w:w="1267" w:type="dxa"/>
            <w:shd w:val="clear" w:color="auto" w:fill="DDD9C3" w:themeFill="background2" w:themeFillShade="E6"/>
            <w:vAlign w:val="center"/>
          </w:tcPr>
          <w:p w14:paraId="3EDE44E3" w14:textId="77777777" w:rsidR="00807D35" w:rsidRDefault="00807D35" w:rsidP="00815398">
            <w:pPr>
              <w:rPr>
                <w:b/>
                <w:bCs/>
                <w:lang w:val="en-US"/>
              </w:rPr>
            </w:pPr>
            <w:r>
              <w:rPr>
                <w:b/>
                <w:bCs/>
                <w:lang w:val="en-US"/>
              </w:rPr>
              <w:t>20</w:t>
            </w:r>
          </w:p>
        </w:tc>
        <w:tc>
          <w:tcPr>
            <w:tcW w:w="1093" w:type="dxa"/>
            <w:shd w:val="clear" w:color="auto" w:fill="DDD9C3" w:themeFill="background2" w:themeFillShade="E6"/>
            <w:vAlign w:val="center"/>
          </w:tcPr>
          <w:p w14:paraId="70058ACF" w14:textId="77777777" w:rsidR="00807D35" w:rsidRDefault="00807D35" w:rsidP="00815398">
            <w:pPr>
              <w:rPr>
                <w:b/>
                <w:bCs/>
                <w:lang w:val="en-US"/>
              </w:rPr>
            </w:pPr>
          </w:p>
        </w:tc>
      </w:tr>
      <w:tr w:rsidR="00807D35" w:rsidRPr="0018380B" w14:paraId="64A935BD" w14:textId="77777777" w:rsidTr="00815398">
        <w:tblPrEx>
          <w:jc w:val="left"/>
        </w:tblPrEx>
        <w:trPr>
          <w:trHeight w:val="469"/>
        </w:trPr>
        <w:tc>
          <w:tcPr>
            <w:tcW w:w="9634" w:type="dxa"/>
            <w:gridSpan w:val="5"/>
            <w:vAlign w:val="center"/>
          </w:tcPr>
          <w:p w14:paraId="01E8A534" w14:textId="77777777" w:rsidR="00807D35" w:rsidRDefault="00807D35" w:rsidP="00815398">
            <w:pPr>
              <w:jc w:val="center"/>
              <w:rPr>
                <w:b/>
                <w:bCs/>
                <w:lang w:val="en-US"/>
              </w:rPr>
            </w:pPr>
          </w:p>
          <w:p w14:paraId="55167296" w14:textId="77777777" w:rsidR="00807D35" w:rsidRDefault="00807D35" w:rsidP="00815398">
            <w:pPr>
              <w:jc w:val="center"/>
              <w:rPr>
                <w:b/>
                <w:bCs/>
                <w:lang w:val="en-US"/>
              </w:rPr>
            </w:pPr>
          </w:p>
          <w:p w14:paraId="5936D543" w14:textId="77777777" w:rsidR="00807D35" w:rsidRDefault="00807D35" w:rsidP="00815398">
            <w:pPr>
              <w:jc w:val="center"/>
              <w:rPr>
                <w:b/>
                <w:bCs/>
                <w:lang w:val="en-US"/>
              </w:rPr>
            </w:pPr>
          </w:p>
          <w:p w14:paraId="27A043FB" w14:textId="77777777" w:rsidR="00807D35" w:rsidRDefault="00807D35" w:rsidP="00815398">
            <w:pPr>
              <w:jc w:val="center"/>
              <w:rPr>
                <w:b/>
                <w:bCs/>
                <w:lang w:val="en-US"/>
              </w:rPr>
            </w:pPr>
          </w:p>
          <w:p w14:paraId="4A5CC974" w14:textId="77777777" w:rsidR="00807D35" w:rsidRPr="00916601" w:rsidRDefault="00807D35" w:rsidP="00815398">
            <w:pPr>
              <w:jc w:val="center"/>
              <w:rPr>
                <w:b/>
                <w:bCs/>
                <w:lang w:val="en-US"/>
              </w:rPr>
            </w:pPr>
            <w:r>
              <w:rPr>
                <w:b/>
                <w:bCs/>
                <w:lang w:val="en-US"/>
              </w:rPr>
              <w:lastRenderedPageBreak/>
              <w:t>4</w:t>
            </w:r>
            <w:r w:rsidRPr="00326254">
              <w:rPr>
                <w:b/>
                <w:bCs/>
                <w:vertAlign w:val="superscript"/>
                <w:lang w:val="en-US"/>
              </w:rPr>
              <w:t>th</w:t>
            </w:r>
            <w:r>
              <w:rPr>
                <w:b/>
                <w:bCs/>
                <w:lang w:val="en-US"/>
              </w:rPr>
              <w:t xml:space="preserve"> </w:t>
            </w:r>
            <w:r w:rsidRPr="00FE729C">
              <w:rPr>
                <w:b/>
                <w:bCs/>
                <w:lang w:val="en-US"/>
              </w:rPr>
              <w:t>SEMESTER</w:t>
            </w:r>
          </w:p>
        </w:tc>
      </w:tr>
      <w:tr w:rsidR="00807D35" w:rsidRPr="0018380B" w14:paraId="2D679976" w14:textId="77777777" w:rsidTr="00815398">
        <w:tblPrEx>
          <w:jc w:val="left"/>
        </w:tblPrEx>
        <w:tc>
          <w:tcPr>
            <w:tcW w:w="1696" w:type="dxa"/>
          </w:tcPr>
          <w:p w14:paraId="4A7F8241" w14:textId="77777777" w:rsidR="00807D35" w:rsidRPr="0033656D" w:rsidRDefault="00807D35" w:rsidP="00815398">
            <w:r w:rsidRPr="00E17DD8">
              <w:rPr>
                <w:b/>
                <w:bCs/>
                <w:sz w:val="22"/>
                <w:szCs w:val="22"/>
                <w:lang w:val="en-US"/>
              </w:rPr>
              <w:lastRenderedPageBreak/>
              <w:t>COURSE CODE</w:t>
            </w:r>
          </w:p>
        </w:tc>
        <w:tc>
          <w:tcPr>
            <w:tcW w:w="4536" w:type="dxa"/>
          </w:tcPr>
          <w:p w14:paraId="18B4D55A" w14:textId="77777777" w:rsidR="00807D35" w:rsidRPr="0033656D" w:rsidRDefault="00807D35" w:rsidP="00815398">
            <w:r w:rsidRPr="00E17DD8">
              <w:rPr>
                <w:b/>
                <w:bCs/>
                <w:sz w:val="22"/>
                <w:szCs w:val="22"/>
                <w:lang w:val="en-US"/>
              </w:rPr>
              <w:t>COURSE TITLE</w:t>
            </w:r>
          </w:p>
        </w:tc>
        <w:tc>
          <w:tcPr>
            <w:tcW w:w="1042" w:type="dxa"/>
          </w:tcPr>
          <w:p w14:paraId="6C699A16" w14:textId="77777777" w:rsidR="00807D35" w:rsidRDefault="00807D35" w:rsidP="00815398">
            <w:pPr>
              <w:rPr>
                <w:sz w:val="22"/>
                <w:szCs w:val="22"/>
                <w:lang w:val="en-US"/>
              </w:rPr>
            </w:pPr>
            <w:r w:rsidRPr="00E17DD8">
              <w:rPr>
                <w:b/>
                <w:bCs/>
                <w:sz w:val="22"/>
                <w:szCs w:val="22"/>
                <w:lang w:val="en-US"/>
              </w:rPr>
              <w:t>LEVEL</w:t>
            </w:r>
          </w:p>
        </w:tc>
        <w:tc>
          <w:tcPr>
            <w:tcW w:w="1267" w:type="dxa"/>
          </w:tcPr>
          <w:p w14:paraId="2A492745" w14:textId="77777777" w:rsidR="00807D35" w:rsidRDefault="00807D35" w:rsidP="00815398">
            <w:pPr>
              <w:rPr>
                <w:sz w:val="22"/>
                <w:szCs w:val="22"/>
                <w:lang w:val="en-US"/>
              </w:rPr>
            </w:pPr>
            <w:r w:rsidRPr="00E17DD8">
              <w:rPr>
                <w:b/>
                <w:bCs/>
                <w:sz w:val="22"/>
                <w:szCs w:val="22"/>
                <w:lang w:val="en-US"/>
              </w:rPr>
              <w:t>CREDIT</w:t>
            </w:r>
          </w:p>
        </w:tc>
        <w:tc>
          <w:tcPr>
            <w:tcW w:w="1093" w:type="dxa"/>
          </w:tcPr>
          <w:p w14:paraId="53743D7C" w14:textId="77777777" w:rsidR="00807D35" w:rsidRDefault="00807D35" w:rsidP="00815398">
            <w:pPr>
              <w:rPr>
                <w:sz w:val="22"/>
                <w:szCs w:val="22"/>
                <w:lang w:val="en-US"/>
              </w:rPr>
            </w:pPr>
            <w:r w:rsidRPr="00E17DD8">
              <w:rPr>
                <w:b/>
                <w:bCs/>
                <w:sz w:val="22"/>
                <w:szCs w:val="22"/>
                <w:lang w:val="en-US"/>
              </w:rPr>
              <w:t>L-T-P</w:t>
            </w:r>
          </w:p>
        </w:tc>
      </w:tr>
      <w:tr w:rsidR="00807D35" w:rsidRPr="0018380B" w14:paraId="3294B110" w14:textId="77777777" w:rsidTr="00815398">
        <w:tblPrEx>
          <w:jc w:val="left"/>
        </w:tblPrEx>
        <w:tc>
          <w:tcPr>
            <w:tcW w:w="1696" w:type="dxa"/>
          </w:tcPr>
          <w:p w14:paraId="7A770E6B" w14:textId="77777777" w:rsidR="00807D35" w:rsidRPr="0033656D" w:rsidRDefault="00807D35" w:rsidP="00815398">
            <w:pPr>
              <w:rPr>
                <w:lang w:val="en-US"/>
              </w:rPr>
            </w:pPr>
            <w:r w:rsidRPr="0033656D">
              <w:t>GEOI164C301</w:t>
            </w:r>
          </w:p>
        </w:tc>
        <w:tc>
          <w:tcPr>
            <w:tcW w:w="4536" w:type="dxa"/>
          </w:tcPr>
          <w:p w14:paraId="447114CF" w14:textId="77777777" w:rsidR="00807D35" w:rsidRPr="0033656D" w:rsidRDefault="00807D35" w:rsidP="00815398">
            <w:pPr>
              <w:rPr>
                <w:lang w:val="en-US"/>
              </w:rPr>
            </w:pPr>
            <w:r w:rsidRPr="0033656D">
              <w:t>Advanced Remote Sensing</w:t>
            </w:r>
          </w:p>
        </w:tc>
        <w:tc>
          <w:tcPr>
            <w:tcW w:w="1042" w:type="dxa"/>
          </w:tcPr>
          <w:p w14:paraId="41381F71" w14:textId="77777777" w:rsidR="00807D35" w:rsidRPr="0018380B" w:rsidRDefault="00807D35" w:rsidP="00815398">
            <w:pPr>
              <w:rPr>
                <w:sz w:val="22"/>
                <w:szCs w:val="22"/>
                <w:lang w:val="en-US"/>
              </w:rPr>
            </w:pPr>
            <w:r>
              <w:rPr>
                <w:sz w:val="22"/>
                <w:szCs w:val="22"/>
                <w:lang w:val="en-US"/>
              </w:rPr>
              <w:t>500</w:t>
            </w:r>
          </w:p>
        </w:tc>
        <w:tc>
          <w:tcPr>
            <w:tcW w:w="1267" w:type="dxa"/>
          </w:tcPr>
          <w:p w14:paraId="211B0E84" w14:textId="77777777" w:rsidR="00807D35" w:rsidRPr="0018380B" w:rsidRDefault="00807D35" w:rsidP="00815398">
            <w:pPr>
              <w:rPr>
                <w:sz w:val="22"/>
                <w:szCs w:val="22"/>
                <w:lang w:val="en-US"/>
              </w:rPr>
            </w:pPr>
            <w:r>
              <w:rPr>
                <w:sz w:val="22"/>
                <w:szCs w:val="22"/>
                <w:lang w:val="en-US"/>
              </w:rPr>
              <w:t>4</w:t>
            </w:r>
          </w:p>
        </w:tc>
        <w:tc>
          <w:tcPr>
            <w:tcW w:w="1093" w:type="dxa"/>
          </w:tcPr>
          <w:p w14:paraId="260896FA" w14:textId="77777777" w:rsidR="00807D35" w:rsidRPr="0018380B" w:rsidRDefault="00807D35" w:rsidP="00815398">
            <w:pPr>
              <w:rPr>
                <w:sz w:val="22"/>
                <w:szCs w:val="22"/>
                <w:lang w:val="en-US"/>
              </w:rPr>
            </w:pPr>
            <w:r>
              <w:rPr>
                <w:sz w:val="22"/>
                <w:szCs w:val="22"/>
                <w:lang w:val="en-US"/>
              </w:rPr>
              <w:t>4-0-0</w:t>
            </w:r>
          </w:p>
        </w:tc>
      </w:tr>
      <w:tr w:rsidR="00807D35" w:rsidRPr="0018380B" w14:paraId="250D09BE" w14:textId="77777777" w:rsidTr="00815398">
        <w:tblPrEx>
          <w:jc w:val="left"/>
        </w:tblPrEx>
        <w:tc>
          <w:tcPr>
            <w:tcW w:w="1696" w:type="dxa"/>
          </w:tcPr>
          <w:p w14:paraId="0D598E27" w14:textId="77777777" w:rsidR="00807D35" w:rsidRPr="0033656D" w:rsidRDefault="00807D35" w:rsidP="00815398">
            <w:pPr>
              <w:rPr>
                <w:lang w:val="en-US"/>
              </w:rPr>
            </w:pPr>
            <w:r w:rsidRPr="0033656D">
              <w:rPr>
                <w:color w:val="000000" w:themeColor="text1"/>
              </w:rPr>
              <w:t>GEOI164C</w:t>
            </w:r>
            <w:r w:rsidRPr="0033656D">
              <w:t>302</w:t>
            </w:r>
          </w:p>
        </w:tc>
        <w:tc>
          <w:tcPr>
            <w:tcW w:w="4536" w:type="dxa"/>
          </w:tcPr>
          <w:p w14:paraId="3FAF31C1" w14:textId="77777777" w:rsidR="00807D35" w:rsidRPr="0033656D" w:rsidRDefault="00807D35" w:rsidP="00815398">
            <w:pPr>
              <w:rPr>
                <w:lang w:val="en-US"/>
              </w:rPr>
            </w:pPr>
            <w:r w:rsidRPr="0033656D">
              <w:t>Research Methodology</w:t>
            </w:r>
          </w:p>
        </w:tc>
        <w:tc>
          <w:tcPr>
            <w:tcW w:w="1042" w:type="dxa"/>
          </w:tcPr>
          <w:p w14:paraId="3F148CCF" w14:textId="77777777" w:rsidR="00807D35" w:rsidRPr="0018380B" w:rsidRDefault="00807D35" w:rsidP="00815398">
            <w:pPr>
              <w:rPr>
                <w:sz w:val="22"/>
                <w:szCs w:val="22"/>
                <w:lang w:val="en-US"/>
              </w:rPr>
            </w:pPr>
            <w:r>
              <w:rPr>
                <w:sz w:val="22"/>
                <w:szCs w:val="22"/>
                <w:lang w:val="en-US"/>
              </w:rPr>
              <w:t>500</w:t>
            </w:r>
          </w:p>
        </w:tc>
        <w:tc>
          <w:tcPr>
            <w:tcW w:w="1267" w:type="dxa"/>
          </w:tcPr>
          <w:p w14:paraId="126AB6EC" w14:textId="77777777" w:rsidR="00807D35" w:rsidRPr="0018380B" w:rsidRDefault="00807D35" w:rsidP="00815398">
            <w:pPr>
              <w:rPr>
                <w:sz w:val="22"/>
                <w:szCs w:val="22"/>
                <w:lang w:val="en-US"/>
              </w:rPr>
            </w:pPr>
            <w:r>
              <w:rPr>
                <w:sz w:val="22"/>
                <w:szCs w:val="22"/>
                <w:lang w:val="en-US"/>
              </w:rPr>
              <w:t>4</w:t>
            </w:r>
          </w:p>
        </w:tc>
        <w:tc>
          <w:tcPr>
            <w:tcW w:w="1093" w:type="dxa"/>
          </w:tcPr>
          <w:p w14:paraId="22F8276B" w14:textId="77777777" w:rsidR="00807D35" w:rsidRPr="0018380B" w:rsidRDefault="00807D35" w:rsidP="00815398">
            <w:pPr>
              <w:rPr>
                <w:sz w:val="22"/>
                <w:szCs w:val="22"/>
                <w:lang w:val="en-US"/>
              </w:rPr>
            </w:pPr>
            <w:r>
              <w:rPr>
                <w:sz w:val="22"/>
                <w:szCs w:val="22"/>
                <w:lang w:val="en-US"/>
              </w:rPr>
              <w:t>4-0-0</w:t>
            </w:r>
          </w:p>
        </w:tc>
      </w:tr>
      <w:tr w:rsidR="00807D35" w:rsidRPr="0018380B" w14:paraId="31A2EFEE" w14:textId="77777777" w:rsidTr="00815398">
        <w:tblPrEx>
          <w:jc w:val="left"/>
        </w:tblPrEx>
        <w:tc>
          <w:tcPr>
            <w:tcW w:w="1696" w:type="dxa"/>
          </w:tcPr>
          <w:p w14:paraId="003B77A6" w14:textId="77777777" w:rsidR="00807D35" w:rsidRPr="0033656D" w:rsidRDefault="00807D35" w:rsidP="00815398">
            <w:pPr>
              <w:rPr>
                <w:lang w:val="en-US"/>
              </w:rPr>
            </w:pPr>
            <w:r w:rsidRPr="008F3D71">
              <w:rPr>
                <w:color w:val="000000" w:themeColor="text1"/>
              </w:rPr>
              <w:t>GEOI164C</w:t>
            </w:r>
            <w:r>
              <w:rPr>
                <w:color w:val="000000" w:themeColor="text1"/>
              </w:rPr>
              <w:t>4</w:t>
            </w:r>
            <w:r w:rsidRPr="008F3D71">
              <w:rPr>
                <w:color w:val="000000" w:themeColor="text1"/>
              </w:rPr>
              <w:t>1</w:t>
            </w:r>
            <w:r>
              <w:rPr>
                <w:color w:val="000000" w:themeColor="text1"/>
              </w:rPr>
              <w:t>3</w:t>
            </w:r>
          </w:p>
        </w:tc>
        <w:tc>
          <w:tcPr>
            <w:tcW w:w="4536" w:type="dxa"/>
            <w:vAlign w:val="center"/>
          </w:tcPr>
          <w:p w14:paraId="0469C292" w14:textId="77777777" w:rsidR="00807D35" w:rsidRPr="0033656D" w:rsidRDefault="00807D35" w:rsidP="00815398">
            <w:pPr>
              <w:rPr>
                <w:lang w:val="en-US"/>
              </w:rPr>
            </w:pPr>
            <w:r w:rsidRPr="0033656D">
              <w:rPr>
                <w:color w:val="000000"/>
              </w:rPr>
              <w:t>Research work (M</w:t>
            </w:r>
            <w:r>
              <w:rPr>
                <w:color w:val="000000"/>
              </w:rPr>
              <w:t>ajor</w:t>
            </w:r>
            <w:r w:rsidRPr="0033656D">
              <w:rPr>
                <w:color w:val="000000"/>
              </w:rPr>
              <w:t>)</w:t>
            </w:r>
          </w:p>
        </w:tc>
        <w:tc>
          <w:tcPr>
            <w:tcW w:w="1042" w:type="dxa"/>
          </w:tcPr>
          <w:p w14:paraId="685A1568" w14:textId="77777777" w:rsidR="00807D35" w:rsidRPr="0018380B" w:rsidRDefault="00807D35" w:rsidP="00815398">
            <w:pPr>
              <w:rPr>
                <w:sz w:val="22"/>
                <w:szCs w:val="22"/>
                <w:lang w:val="en-US"/>
              </w:rPr>
            </w:pPr>
            <w:r>
              <w:rPr>
                <w:sz w:val="22"/>
                <w:szCs w:val="22"/>
                <w:lang w:val="en-US"/>
              </w:rPr>
              <w:t>500</w:t>
            </w:r>
          </w:p>
        </w:tc>
        <w:tc>
          <w:tcPr>
            <w:tcW w:w="1267" w:type="dxa"/>
          </w:tcPr>
          <w:p w14:paraId="62F43219" w14:textId="77777777" w:rsidR="00807D35" w:rsidRPr="0018380B" w:rsidRDefault="00807D35" w:rsidP="00815398">
            <w:pPr>
              <w:rPr>
                <w:sz w:val="22"/>
                <w:szCs w:val="22"/>
                <w:lang w:val="en-US"/>
              </w:rPr>
            </w:pPr>
            <w:r>
              <w:rPr>
                <w:sz w:val="22"/>
                <w:szCs w:val="22"/>
                <w:lang w:val="en-US"/>
              </w:rPr>
              <w:t>8</w:t>
            </w:r>
          </w:p>
        </w:tc>
        <w:tc>
          <w:tcPr>
            <w:tcW w:w="1093" w:type="dxa"/>
          </w:tcPr>
          <w:p w14:paraId="4D32D1AE" w14:textId="77777777" w:rsidR="00807D35" w:rsidRPr="0018380B" w:rsidRDefault="00807D35" w:rsidP="00815398">
            <w:pPr>
              <w:rPr>
                <w:sz w:val="22"/>
                <w:szCs w:val="22"/>
                <w:lang w:val="en-US"/>
              </w:rPr>
            </w:pPr>
            <w:r>
              <w:rPr>
                <w:sz w:val="22"/>
                <w:szCs w:val="22"/>
                <w:lang w:val="en-US"/>
              </w:rPr>
              <w:t>0-0-8</w:t>
            </w:r>
          </w:p>
        </w:tc>
      </w:tr>
      <w:tr w:rsidR="00807D35" w:rsidRPr="0018380B" w14:paraId="5E51109D" w14:textId="77777777" w:rsidTr="00815398">
        <w:tblPrEx>
          <w:jc w:val="left"/>
        </w:tblPrEx>
        <w:tc>
          <w:tcPr>
            <w:tcW w:w="1696" w:type="dxa"/>
          </w:tcPr>
          <w:p w14:paraId="52DB50A1" w14:textId="77777777" w:rsidR="00807D35" w:rsidRPr="0033656D" w:rsidRDefault="00807D35" w:rsidP="00815398">
            <w:pPr>
              <w:rPr>
                <w:lang w:val="en-US"/>
              </w:rPr>
            </w:pPr>
            <w:r w:rsidRPr="0033656D">
              <w:rPr>
                <w:color w:val="000000" w:themeColor="text1"/>
              </w:rPr>
              <w:t>GEOI164C315</w:t>
            </w:r>
          </w:p>
        </w:tc>
        <w:tc>
          <w:tcPr>
            <w:tcW w:w="4536" w:type="dxa"/>
          </w:tcPr>
          <w:p w14:paraId="42B12228" w14:textId="77777777" w:rsidR="00807D35" w:rsidRPr="0033656D" w:rsidRDefault="00807D35" w:rsidP="00815398">
            <w:pPr>
              <w:rPr>
                <w:lang w:val="en-US"/>
              </w:rPr>
            </w:pPr>
            <w:r w:rsidRPr="0033656D">
              <w:t>Practical III</w:t>
            </w:r>
          </w:p>
        </w:tc>
        <w:tc>
          <w:tcPr>
            <w:tcW w:w="1042" w:type="dxa"/>
          </w:tcPr>
          <w:p w14:paraId="20782110" w14:textId="77777777" w:rsidR="00807D35" w:rsidRPr="0018380B" w:rsidRDefault="00807D35" w:rsidP="00815398">
            <w:pPr>
              <w:rPr>
                <w:sz w:val="22"/>
                <w:szCs w:val="22"/>
                <w:lang w:val="en-US"/>
              </w:rPr>
            </w:pPr>
            <w:r>
              <w:rPr>
                <w:sz w:val="22"/>
                <w:szCs w:val="22"/>
                <w:lang w:val="en-US"/>
              </w:rPr>
              <w:t>500</w:t>
            </w:r>
          </w:p>
        </w:tc>
        <w:tc>
          <w:tcPr>
            <w:tcW w:w="1267" w:type="dxa"/>
          </w:tcPr>
          <w:p w14:paraId="3B99360F" w14:textId="77777777" w:rsidR="00807D35" w:rsidRPr="0018380B" w:rsidRDefault="00807D35" w:rsidP="00815398">
            <w:pPr>
              <w:rPr>
                <w:sz w:val="22"/>
                <w:szCs w:val="22"/>
                <w:lang w:val="en-US"/>
              </w:rPr>
            </w:pPr>
            <w:r>
              <w:rPr>
                <w:sz w:val="22"/>
                <w:szCs w:val="22"/>
                <w:lang w:val="en-US"/>
              </w:rPr>
              <w:t>4</w:t>
            </w:r>
          </w:p>
        </w:tc>
        <w:tc>
          <w:tcPr>
            <w:tcW w:w="1093" w:type="dxa"/>
          </w:tcPr>
          <w:p w14:paraId="7FBBAFB8" w14:textId="77777777" w:rsidR="00807D35" w:rsidRPr="0018380B" w:rsidRDefault="00807D35" w:rsidP="00815398">
            <w:pPr>
              <w:rPr>
                <w:sz w:val="22"/>
                <w:szCs w:val="22"/>
                <w:lang w:val="en-US"/>
              </w:rPr>
            </w:pPr>
            <w:r>
              <w:rPr>
                <w:sz w:val="22"/>
                <w:szCs w:val="22"/>
                <w:lang w:val="en-US"/>
              </w:rPr>
              <w:t>4-0-0</w:t>
            </w:r>
          </w:p>
        </w:tc>
      </w:tr>
      <w:tr w:rsidR="00807D35" w:rsidRPr="0018380B" w14:paraId="49FEE72A" w14:textId="77777777" w:rsidTr="00815398">
        <w:tblPrEx>
          <w:jc w:val="left"/>
        </w:tblPrEx>
        <w:trPr>
          <w:trHeight w:val="392"/>
        </w:trPr>
        <w:tc>
          <w:tcPr>
            <w:tcW w:w="9634" w:type="dxa"/>
            <w:gridSpan w:val="5"/>
          </w:tcPr>
          <w:p w14:paraId="66F75117" w14:textId="77777777" w:rsidR="00807D35" w:rsidRDefault="00807D35" w:rsidP="00815398">
            <w:pPr>
              <w:jc w:val="center"/>
              <w:rPr>
                <w:b/>
                <w:bCs/>
                <w:lang w:val="en-US"/>
              </w:rPr>
            </w:pPr>
          </w:p>
          <w:p w14:paraId="38EEDB70" w14:textId="77777777" w:rsidR="00807D35" w:rsidRDefault="00807D35" w:rsidP="00815398">
            <w:pPr>
              <w:jc w:val="center"/>
              <w:rPr>
                <w:b/>
                <w:bCs/>
                <w:lang w:val="en-US"/>
              </w:rPr>
            </w:pPr>
            <w:r>
              <w:rPr>
                <w:b/>
                <w:bCs/>
                <w:lang w:val="en-US"/>
              </w:rPr>
              <w:t>OR 4</w:t>
            </w:r>
            <w:r w:rsidRPr="00326254">
              <w:rPr>
                <w:b/>
                <w:bCs/>
                <w:vertAlign w:val="superscript"/>
                <w:lang w:val="en-US"/>
              </w:rPr>
              <w:t>th</w:t>
            </w:r>
            <w:r>
              <w:rPr>
                <w:b/>
                <w:bCs/>
                <w:lang w:val="en-US"/>
              </w:rPr>
              <w:t xml:space="preserve"> </w:t>
            </w:r>
            <w:r w:rsidRPr="00FE729C">
              <w:rPr>
                <w:b/>
                <w:bCs/>
                <w:lang w:val="en-US"/>
              </w:rPr>
              <w:t>SEMESTER</w:t>
            </w:r>
          </w:p>
          <w:p w14:paraId="3E6529BC" w14:textId="77777777" w:rsidR="00807D35" w:rsidRDefault="00807D35" w:rsidP="00815398">
            <w:pPr>
              <w:jc w:val="center"/>
              <w:rPr>
                <w:sz w:val="22"/>
                <w:szCs w:val="22"/>
                <w:lang w:val="en-US"/>
              </w:rPr>
            </w:pPr>
            <w:r>
              <w:rPr>
                <w:b/>
                <w:bCs/>
                <w:sz w:val="22"/>
                <w:szCs w:val="22"/>
                <w:lang w:val="en-US"/>
              </w:rPr>
              <w:t>(For students with 3</w:t>
            </w:r>
            <w:r w:rsidRPr="00E17DD8">
              <w:rPr>
                <w:b/>
                <w:bCs/>
                <w:sz w:val="22"/>
                <w:szCs w:val="22"/>
                <w:vertAlign w:val="superscript"/>
                <w:lang w:val="en-US"/>
              </w:rPr>
              <w:t>rd</w:t>
            </w:r>
            <w:r>
              <w:rPr>
                <w:b/>
                <w:bCs/>
                <w:sz w:val="22"/>
                <w:szCs w:val="22"/>
                <w:lang w:val="en-US"/>
              </w:rPr>
              <w:t xml:space="preserve"> and 4</w:t>
            </w:r>
            <w:r w:rsidRPr="00E17DD8">
              <w:rPr>
                <w:b/>
                <w:bCs/>
                <w:sz w:val="22"/>
                <w:szCs w:val="22"/>
                <w:vertAlign w:val="superscript"/>
                <w:lang w:val="en-US"/>
              </w:rPr>
              <w:t>th</w:t>
            </w:r>
            <w:r>
              <w:rPr>
                <w:b/>
                <w:bCs/>
                <w:sz w:val="22"/>
                <w:szCs w:val="22"/>
                <w:lang w:val="en-US"/>
              </w:rPr>
              <w:t xml:space="preserve"> Semester Research)</w:t>
            </w:r>
          </w:p>
        </w:tc>
      </w:tr>
      <w:tr w:rsidR="00807D35" w:rsidRPr="0018380B" w14:paraId="04EE1086" w14:textId="77777777" w:rsidTr="00815398">
        <w:tblPrEx>
          <w:jc w:val="left"/>
        </w:tblPrEx>
        <w:trPr>
          <w:trHeight w:val="392"/>
        </w:trPr>
        <w:tc>
          <w:tcPr>
            <w:tcW w:w="1696" w:type="dxa"/>
          </w:tcPr>
          <w:p w14:paraId="52F7163D" w14:textId="77777777" w:rsidR="00807D35" w:rsidRPr="0033656D" w:rsidRDefault="00807D35" w:rsidP="00815398"/>
        </w:tc>
        <w:tc>
          <w:tcPr>
            <w:tcW w:w="4536" w:type="dxa"/>
          </w:tcPr>
          <w:p w14:paraId="6C1D1626" w14:textId="77777777" w:rsidR="00807D35" w:rsidRPr="00775531" w:rsidRDefault="00807D35" w:rsidP="00815398">
            <w:pPr>
              <w:rPr>
                <w:b/>
                <w:bCs/>
              </w:rPr>
            </w:pPr>
            <w:r w:rsidRPr="00775531">
              <w:rPr>
                <w:b/>
                <w:bCs/>
              </w:rPr>
              <w:t>RESEARCH PROJECT PHASE-2</w:t>
            </w:r>
          </w:p>
        </w:tc>
        <w:tc>
          <w:tcPr>
            <w:tcW w:w="1042" w:type="dxa"/>
          </w:tcPr>
          <w:p w14:paraId="32E7908A" w14:textId="77777777" w:rsidR="00807D35" w:rsidRDefault="00807D35" w:rsidP="00815398">
            <w:pPr>
              <w:rPr>
                <w:sz w:val="22"/>
                <w:szCs w:val="22"/>
                <w:lang w:val="en-US"/>
              </w:rPr>
            </w:pPr>
          </w:p>
        </w:tc>
        <w:tc>
          <w:tcPr>
            <w:tcW w:w="1267" w:type="dxa"/>
          </w:tcPr>
          <w:p w14:paraId="78A0C4C9" w14:textId="77777777" w:rsidR="00807D35" w:rsidRPr="00775531" w:rsidRDefault="00807D35" w:rsidP="00815398">
            <w:pPr>
              <w:rPr>
                <w:b/>
                <w:bCs/>
                <w:sz w:val="22"/>
                <w:szCs w:val="22"/>
                <w:lang w:val="en-US"/>
              </w:rPr>
            </w:pPr>
            <w:r w:rsidRPr="00775531">
              <w:rPr>
                <w:b/>
                <w:bCs/>
                <w:sz w:val="22"/>
                <w:szCs w:val="22"/>
                <w:lang w:val="en-US"/>
              </w:rPr>
              <w:t>20</w:t>
            </w:r>
          </w:p>
        </w:tc>
        <w:tc>
          <w:tcPr>
            <w:tcW w:w="1093" w:type="dxa"/>
          </w:tcPr>
          <w:p w14:paraId="4AAA5E3C" w14:textId="77777777" w:rsidR="00807D35" w:rsidRDefault="00807D35" w:rsidP="00815398">
            <w:pPr>
              <w:rPr>
                <w:sz w:val="22"/>
                <w:szCs w:val="22"/>
                <w:lang w:val="en-US"/>
              </w:rPr>
            </w:pPr>
          </w:p>
        </w:tc>
      </w:tr>
      <w:tr w:rsidR="00807D35" w:rsidRPr="0018380B" w14:paraId="57416416" w14:textId="77777777" w:rsidTr="00815398">
        <w:tblPrEx>
          <w:jc w:val="left"/>
        </w:tblPrEx>
        <w:trPr>
          <w:trHeight w:val="392"/>
        </w:trPr>
        <w:tc>
          <w:tcPr>
            <w:tcW w:w="1696" w:type="dxa"/>
            <w:shd w:val="clear" w:color="auto" w:fill="DDD9C3" w:themeFill="background2" w:themeFillShade="E6"/>
          </w:tcPr>
          <w:p w14:paraId="3BFC874C" w14:textId="77777777" w:rsidR="00807D35" w:rsidRPr="0033656D" w:rsidRDefault="00807D35" w:rsidP="00815398">
            <w:r w:rsidRPr="008F3D71">
              <w:rPr>
                <w:color w:val="000000" w:themeColor="text1"/>
              </w:rPr>
              <w:t>GEOI164C</w:t>
            </w:r>
            <w:r>
              <w:rPr>
                <w:color w:val="000000" w:themeColor="text1"/>
              </w:rPr>
              <w:t>4</w:t>
            </w:r>
            <w:r w:rsidRPr="008F3D71">
              <w:rPr>
                <w:color w:val="000000" w:themeColor="text1"/>
              </w:rPr>
              <w:t>1</w:t>
            </w:r>
            <w:r>
              <w:rPr>
                <w:color w:val="000000" w:themeColor="text1"/>
              </w:rPr>
              <w:t>3</w:t>
            </w:r>
          </w:p>
        </w:tc>
        <w:tc>
          <w:tcPr>
            <w:tcW w:w="4536" w:type="dxa"/>
            <w:shd w:val="clear" w:color="auto" w:fill="DDD9C3" w:themeFill="background2" w:themeFillShade="E6"/>
          </w:tcPr>
          <w:p w14:paraId="61DF454D" w14:textId="77777777" w:rsidR="00807D35" w:rsidRPr="0033656D" w:rsidRDefault="00807D35" w:rsidP="00815398">
            <w:r>
              <w:t>Dissertation only (for students who have completed only coursework of 20 credits in 3</w:t>
            </w:r>
            <w:r w:rsidRPr="00565FED">
              <w:rPr>
                <w:vertAlign w:val="superscript"/>
              </w:rPr>
              <w:t>rd</w:t>
            </w:r>
            <w:r>
              <w:t xml:space="preserve"> Semester for ‘Coursework only’ in lieu of Research</w:t>
            </w:r>
          </w:p>
        </w:tc>
        <w:tc>
          <w:tcPr>
            <w:tcW w:w="1042" w:type="dxa"/>
            <w:shd w:val="clear" w:color="auto" w:fill="DDD9C3" w:themeFill="background2" w:themeFillShade="E6"/>
          </w:tcPr>
          <w:p w14:paraId="4D727AE1" w14:textId="77777777" w:rsidR="00807D35" w:rsidRDefault="00807D35" w:rsidP="00815398">
            <w:pPr>
              <w:rPr>
                <w:sz w:val="22"/>
                <w:szCs w:val="22"/>
                <w:lang w:val="en-US"/>
              </w:rPr>
            </w:pPr>
            <w:r>
              <w:rPr>
                <w:sz w:val="22"/>
                <w:szCs w:val="22"/>
                <w:lang w:val="en-US"/>
              </w:rPr>
              <w:t>500</w:t>
            </w:r>
          </w:p>
        </w:tc>
        <w:tc>
          <w:tcPr>
            <w:tcW w:w="1267" w:type="dxa"/>
            <w:shd w:val="clear" w:color="auto" w:fill="DDD9C3" w:themeFill="background2" w:themeFillShade="E6"/>
          </w:tcPr>
          <w:p w14:paraId="3BE0F6C2" w14:textId="77777777" w:rsidR="00807D35" w:rsidRDefault="00807D35" w:rsidP="00815398">
            <w:pPr>
              <w:rPr>
                <w:sz w:val="22"/>
                <w:szCs w:val="22"/>
                <w:lang w:val="en-US"/>
              </w:rPr>
            </w:pPr>
            <w:r>
              <w:rPr>
                <w:sz w:val="22"/>
                <w:szCs w:val="22"/>
                <w:lang w:val="en-US"/>
              </w:rPr>
              <w:t>20</w:t>
            </w:r>
          </w:p>
        </w:tc>
        <w:tc>
          <w:tcPr>
            <w:tcW w:w="1093" w:type="dxa"/>
            <w:shd w:val="clear" w:color="auto" w:fill="DDD9C3" w:themeFill="background2" w:themeFillShade="E6"/>
          </w:tcPr>
          <w:p w14:paraId="40675555" w14:textId="77777777" w:rsidR="00807D35" w:rsidRDefault="00807D35" w:rsidP="00815398">
            <w:pPr>
              <w:rPr>
                <w:sz w:val="22"/>
                <w:szCs w:val="22"/>
                <w:lang w:val="en-US"/>
              </w:rPr>
            </w:pPr>
            <w:r>
              <w:rPr>
                <w:sz w:val="22"/>
                <w:szCs w:val="22"/>
                <w:lang w:val="en-US"/>
              </w:rPr>
              <w:t>0-0-20</w:t>
            </w:r>
          </w:p>
        </w:tc>
      </w:tr>
      <w:tr w:rsidR="00807D35" w:rsidRPr="0018380B" w14:paraId="3BD604FD" w14:textId="77777777" w:rsidTr="00815398">
        <w:tblPrEx>
          <w:jc w:val="left"/>
        </w:tblPrEx>
        <w:trPr>
          <w:trHeight w:val="392"/>
        </w:trPr>
        <w:tc>
          <w:tcPr>
            <w:tcW w:w="9634" w:type="dxa"/>
            <w:gridSpan w:val="5"/>
            <w:shd w:val="clear" w:color="auto" w:fill="DDD9C3" w:themeFill="background2" w:themeFillShade="E6"/>
          </w:tcPr>
          <w:p w14:paraId="02A98167" w14:textId="77777777" w:rsidR="00807D35" w:rsidRPr="00C14992" w:rsidRDefault="00807D35" w:rsidP="00815398">
            <w:pPr>
              <w:rPr>
                <w:b/>
                <w:bCs/>
                <w:sz w:val="22"/>
                <w:szCs w:val="22"/>
                <w:lang w:val="en-US"/>
              </w:rPr>
            </w:pPr>
            <w:r w:rsidRPr="00C14992">
              <w:rPr>
                <w:b/>
                <w:bCs/>
                <w:sz w:val="22"/>
                <w:szCs w:val="22"/>
                <w:lang w:val="en-US"/>
              </w:rPr>
              <w:t>Course work with Research (Course work = 8 credits, Research work = 12 credits)</w:t>
            </w:r>
          </w:p>
        </w:tc>
      </w:tr>
      <w:tr w:rsidR="00807D35" w:rsidRPr="0018380B" w14:paraId="6447D06F" w14:textId="77777777" w:rsidTr="00815398">
        <w:tblPrEx>
          <w:jc w:val="left"/>
        </w:tblPrEx>
        <w:trPr>
          <w:trHeight w:val="392"/>
        </w:trPr>
        <w:tc>
          <w:tcPr>
            <w:tcW w:w="1696" w:type="dxa"/>
            <w:shd w:val="clear" w:color="auto" w:fill="DDD9C3" w:themeFill="background2" w:themeFillShade="E6"/>
          </w:tcPr>
          <w:p w14:paraId="1C8A3D13" w14:textId="77777777" w:rsidR="00807D35" w:rsidRPr="008F3D71" w:rsidRDefault="00807D35" w:rsidP="00815398">
            <w:pPr>
              <w:rPr>
                <w:color w:val="000000" w:themeColor="text1"/>
              </w:rPr>
            </w:pPr>
            <w:r w:rsidRPr="0033656D">
              <w:t>GEOI164C301</w:t>
            </w:r>
          </w:p>
        </w:tc>
        <w:tc>
          <w:tcPr>
            <w:tcW w:w="4536" w:type="dxa"/>
            <w:shd w:val="clear" w:color="auto" w:fill="DDD9C3" w:themeFill="background2" w:themeFillShade="E6"/>
          </w:tcPr>
          <w:p w14:paraId="7E55C03D" w14:textId="77777777" w:rsidR="00807D35" w:rsidRDefault="00807D35" w:rsidP="00815398">
            <w:pPr>
              <w:rPr>
                <w:b/>
                <w:bCs/>
                <w:sz w:val="22"/>
                <w:szCs w:val="22"/>
                <w:lang w:val="en-US"/>
              </w:rPr>
            </w:pPr>
            <w:r w:rsidRPr="0033656D">
              <w:t>Advanced Remote Sensing</w:t>
            </w:r>
          </w:p>
        </w:tc>
        <w:tc>
          <w:tcPr>
            <w:tcW w:w="1042" w:type="dxa"/>
            <w:shd w:val="clear" w:color="auto" w:fill="DDD9C3" w:themeFill="background2" w:themeFillShade="E6"/>
          </w:tcPr>
          <w:p w14:paraId="3ABCE929" w14:textId="77777777" w:rsidR="00807D35" w:rsidRPr="0018380B" w:rsidRDefault="00807D35" w:rsidP="00815398">
            <w:pPr>
              <w:rPr>
                <w:sz w:val="22"/>
                <w:szCs w:val="22"/>
                <w:lang w:val="en-US"/>
              </w:rPr>
            </w:pPr>
            <w:r>
              <w:rPr>
                <w:sz w:val="22"/>
                <w:szCs w:val="22"/>
                <w:lang w:val="en-US"/>
              </w:rPr>
              <w:t>500</w:t>
            </w:r>
          </w:p>
        </w:tc>
        <w:tc>
          <w:tcPr>
            <w:tcW w:w="1267" w:type="dxa"/>
            <w:shd w:val="clear" w:color="auto" w:fill="DDD9C3" w:themeFill="background2" w:themeFillShade="E6"/>
          </w:tcPr>
          <w:p w14:paraId="7C498D40" w14:textId="77777777" w:rsidR="00807D35" w:rsidRDefault="00807D35" w:rsidP="00815398">
            <w:pPr>
              <w:rPr>
                <w:sz w:val="22"/>
                <w:szCs w:val="22"/>
                <w:lang w:val="en-US"/>
              </w:rPr>
            </w:pPr>
            <w:r>
              <w:rPr>
                <w:sz w:val="22"/>
                <w:szCs w:val="22"/>
                <w:lang w:val="en-US"/>
              </w:rPr>
              <w:t>4</w:t>
            </w:r>
          </w:p>
        </w:tc>
        <w:tc>
          <w:tcPr>
            <w:tcW w:w="1093" w:type="dxa"/>
            <w:shd w:val="clear" w:color="auto" w:fill="DDD9C3" w:themeFill="background2" w:themeFillShade="E6"/>
          </w:tcPr>
          <w:p w14:paraId="2CBCDBC5" w14:textId="77777777" w:rsidR="00807D35" w:rsidRPr="0018380B" w:rsidRDefault="00807D35" w:rsidP="00815398">
            <w:pPr>
              <w:rPr>
                <w:sz w:val="22"/>
                <w:szCs w:val="22"/>
                <w:lang w:val="en-US"/>
              </w:rPr>
            </w:pPr>
            <w:r>
              <w:rPr>
                <w:sz w:val="22"/>
                <w:szCs w:val="22"/>
                <w:lang w:val="en-US"/>
              </w:rPr>
              <w:t>4-0-0</w:t>
            </w:r>
          </w:p>
        </w:tc>
      </w:tr>
      <w:tr w:rsidR="00807D35" w:rsidRPr="0018380B" w14:paraId="5429929E" w14:textId="77777777" w:rsidTr="00815398">
        <w:tblPrEx>
          <w:jc w:val="left"/>
        </w:tblPrEx>
        <w:trPr>
          <w:trHeight w:val="392"/>
        </w:trPr>
        <w:tc>
          <w:tcPr>
            <w:tcW w:w="1696" w:type="dxa"/>
            <w:shd w:val="clear" w:color="auto" w:fill="DDD9C3" w:themeFill="background2" w:themeFillShade="E6"/>
          </w:tcPr>
          <w:p w14:paraId="3214112F" w14:textId="77777777" w:rsidR="00807D35" w:rsidRPr="008F3D71" w:rsidRDefault="00807D35" w:rsidP="00815398">
            <w:pPr>
              <w:rPr>
                <w:color w:val="000000" w:themeColor="text1"/>
              </w:rPr>
            </w:pPr>
            <w:r w:rsidRPr="0033656D">
              <w:rPr>
                <w:color w:val="000000" w:themeColor="text1"/>
              </w:rPr>
              <w:t>GEOI164C</w:t>
            </w:r>
            <w:r w:rsidRPr="0033656D">
              <w:t>302</w:t>
            </w:r>
          </w:p>
        </w:tc>
        <w:tc>
          <w:tcPr>
            <w:tcW w:w="4536" w:type="dxa"/>
            <w:shd w:val="clear" w:color="auto" w:fill="DDD9C3" w:themeFill="background2" w:themeFillShade="E6"/>
          </w:tcPr>
          <w:p w14:paraId="46E41044" w14:textId="77777777" w:rsidR="00807D35" w:rsidRDefault="00807D35" w:rsidP="00815398">
            <w:pPr>
              <w:rPr>
                <w:b/>
                <w:bCs/>
                <w:sz w:val="22"/>
                <w:szCs w:val="22"/>
                <w:lang w:val="en-US"/>
              </w:rPr>
            </w:pPr>
            <w:r w:rsidRPr="0033656D">
              <w:t>Research Methodology</w:t>
            </w:r>
          </w:p>
        </w:tc>
        <w:tc>
          <w:tcPr>
            <w:tcW w:w="1042" w:type="dxa"/>
            <w:shd w:val="clear" w:color="auto" w:fill="DDD9C3" w:themeFill="background2" w:themeFillShade="E6"/>
          </w:tcPr>
          <w:p w14:paraId="3650D287" w14:textId="77777777" w:rsidR="00807D35" w:rsidRPr="0018380B" w:rsidRDefault="00807D35" w:rsidP="00815398">
            <w:pPr>
              <w:rPr>
                <w:sz w:val="22"/>
                <w:szCs w:val="22"/>
                <w:lang w:val="en-US"/>
              </w:rPr>
            </w:pPr>
            <w:r>
              <w:rPr>
                <w:sz w:val="22"/>
                <w:szCs w:val="22"/>
                <w:lang w:val="en-US"/>
              </w:rPr>
              <w:t>500</w:t>
            </w:r>
          </w:p>
        </w:tc>
        <w:tc>
          <w:tcPr>
            <w:tcW w:w="1267" w:type="dxa"/>
            <w:shd w:val="clear" w:color="auto" w:fill="DDD9C3" w:themeFill="background2" w:themeFillShade="E6"/>
          </w:tcPr>
          <w:p w14:paraId="55A94601" w14:textId="77777777" w:rsidR="00807D35" w:rsidRDefault="00807D35" w:rsidP="00815398">
            <w:pPr>
              <w:rPr>
                <w:sz w:val="22"/>
                <w:szCs w:val="22"/>
                <w:lang w:val="en-US"/>
              </w:rPr>
            </w:pPr>
            <w:r>
              <w:rPr>
                <w:sz w:val="22"/>
                <w:szCs w:val="22"/>
                <w:lang w:val="en-US"/>
              </w:rPr>
              <w:t>4</w:t>
            </w:r>
          </w:p>
        </w:tc>
        <w:tc>
          <w:tcPr>
            <w:tcW w:w="1093" w:type="dxa"/>
            <w:shd w:val="clear" w:color="auto" w:fill="DDD9C3" w:themeFill="background2" w:themeFillShade="E6"/>
          </w:tcPr>
          <w:p w14:paraId="59EF80B5" w14:textId="77777777" w:rsidR="00807D35" w:rsidRPr="0018380B" w:rsidRDefault="00807D35" w:rsidP="00815398">
            <w:pPr>
              <w:rPr>
                <w:sz w:val="22"/>
                <w:szCs w:val="22"/>
                <w:lang w:val="en-US"/>
              </w:rPr>
            </w:pPr>
            <w:r>
              <w:rPr>
                <w:sz w:val="22"/>
                <w:szCs w:val="22"/>
                <w:lang w:val="en-US"/>
              </w:rPr>
              <w:t>4-0-0</w:t>
            </w:r>
          </w:p>
        </w:tc>
      </w:tr>
      <w:tr w:rsidR="00807D35" w:rsidRPr="0018380B" w14:paraId="77B61BAD" w14:textId="77777777" w:rsidTr="00815398">
        <w:tblPrEx>
          <w:jc w:val="left"/>
        </w:tblPrEx>
        <w:trPr>
          <w:trHeight w:val="392"/>
        </w:trPr>
        <w:tc>
          <w:tcPr>
            <w:tcW w:w="1696" w:type="dxa"/>
            <w:shd w:val="clear" w:color="auto" w:fill="DDD9C3" w:themeFill="background2" w:themeFillShade="E6"/>
          </w:tcPr>
          <w:p w14:paraId="59EAA2B2" w14:textId="77777777" w:rsidR="00807D35" w:rsidRPr="008F3D71" w:rsidRDefault="00807D35" w:rsidP="00815398">
            <w:pPr>
              <w:rPr>
                <w:color w:val="000000" w:themeColor="text1"/>
              </w:rPr>
            </w:pPr>
            <w:r w:rsidRPr="008F3D71">
              <w:rPr>
                <w:color w:val="000000" w:themeColor="text1"/>
              </w:rPr>
              <w:t>GEOI164C</w:t>
            </w:r>
            <w:r>
              <w:rPr>
                <w:color w:val="000000" w:themeColor="text1"/>
              </w:rPr>
              <w:t>4</w:t>
            </w:r>
            <w:r w:rsidRPr="008F3D71">
              <w:rPr>
                <w:color w:val="000000" w:themeColor="text1"/>
              </w:rPr>
              <w:t>1</w:t>
            </w:r>
            <w:r>
              <w:rPr>
                <w:color w:val="000000" w:themeColor="text1"/>
              </w:rPr>
              <w:t>3</w:t>
            </w:r>
          </w:p>
        </w:tc>
        <w:tc>
          <w:tcPr>
            <w:tcW w:w="4536" w:type="dxa"/>
            <w:shd w:val="clear" w:color="auto" w:fill="DDD9C3" w:themeFill="background2" w:themeFillShade="E6"/>
            <w:vAlign w:val="center"/>
          </w:tcPr>
          <w:p w14:paraId="197064B4" w14:textId="77777777" w:rsidR="00807D35" w:rsidRDefault="00807D35" w:rsidP="00815398">
            <w:pPr>
              <w:rPr>
                <w:b/>
                <w:bCs/>
                <w:sz w:val="22"/>
                <w:szCs w:val="22"/>
                <w:lang w:val="en-US"/>
              </w:rPr>
            </w:pPr>
            <w:r w:rsidRPr="0033656D">
              <w:rPr>
                <w:color w:val="000000"/>
              </w:rPr>
              <w:t>Research work (M</w:t>
            </w:r>
            <w:r>
              <w:rPr>
                <w:color w:val="000000"/>
              </w:rPr>
              <w:t>aj</w:t>
            </w:r>
            <w:r w:rsidRPr="0033656D">
              <w:rPr>
                <w:color w:val="000000"/>
              </w:rPr>
              <w:t>or)</w:t>
            </w:r>
          </w:p>
        </w:tc>
        <w:tc>
          <w:tcPr>
            <w:tcW w:w="1042" w:type="dxa"/>
            <w:shd w:val="clear" w:color="auto" w:fill="DDD9C3" w:themeFill="background2" w:themeFillShade="E6"/>
          </w:tcPr>
          <w:p w14:paraId="07D3FF4C" w14:textId="77777777" w:rsidR="00807D35" w:rsidRPr="0018380B" w:rsidRDefault="00807D35" w:rsidP="00815398">
            <w:pPr>
              <w:rPr>
                <w:sz w:val="22"/>
                <w:szCs w:val="22"/>
                <w:lang w:val="en-US"/>
              </w:rPr>
            </w:pPr>
            <w:r>
              <w:rPr>
                <w:sz w:val="22"/>
                <w:szCs w:val="22"/>
                <w:lang w:val="en-US"/>
              </w:rPr>
              <w:t>500</w:t>
            </w:r>
          </w:p>
        </w:tc>
        <w:tc>
          <w:tcPr>
            <w:tcW w:w="1267" w:type="dxa"/>
            <w:shd w:val="clear" w:color="auto" w:fill="DDD9C3" w:themeFill="background2" w:themeFillShade="E6"/>
          </w:tcPr>
          <w:p w14:paraId="6AF5B909" w14:textId="77777777" w:rsidR="00807D35" w:rsidRDefault="00807D35" w:rsidP="00815398">
            <w:pPr>
              <w:rPr>
                <w:sz w:val="22"/>
                <w:szCs w:val="22"/>
                <w:lang w:val="en-US"/>
              </w:rPr>
            </w:pPr>
            <w:r>
              <w:rPr>
                <w:sz w:val="22"/>
                <w:szCs w:val="22"/>
                <w:lang w:val="en-US"/>
              </w:rPr>
              <w:t>12</w:t>
            </w:r>
          </w:p>
        </w:tc>
        <w:tc>
          <w:tcPr>
            <w:tcW w:w="1093" w:type="dxa"/>
            <w:shd w:val="clear" w:color="auto" w:fill="DDD9C3" w:themeFill="background2" w:themeFillShade="E6"/>
          </w:tcPr>
          <w:p w14:paraId="6FC87179" w14:textId="77777777" w:rsidR="00807D35" w:rsidRPr="0018380B" w:rsidRDefault="00807D35" w:rsidP="00815398">
            <w:pPr>
              <w:rPr>
                <w:sz w:val="22"/>
                <w:szCs w:val="22"/>
                <w:lang w:val="en-US"/>
              </w:rPr>
            </w:pPr>
            <w:r>
              <w:rPr>
                <w:sz w:val="22"/>
                <w:szCs w:val="22"/>
                <w:lang w:val="en-US"/>
              </w:rPr>
              <w:t>4-0-0</w:t>
            </w:r>
          </w:p>
        </w:tc>
      </w:tr>
      <w:tr w:rsidR="00807D35" w:rsidRPr="0018380B" w14:paraId="51C72D70" w14:textId="77777777" w:rsidTr="00815398">
        <w:tblPrEx>
          <w:jc w:val="left"/>
        </w:tblPrEx>
        <w:trPr>
          <w:trHeight w:val="412"/>
        </w:trPr>
        <w:tc>
          <w:tcPr>
            <w:tcW w:w="9634" w:type="dxa"/>
            <w:gridSpan w:val="5"/>
          </w:tcPr>
          <w:p w14:paraId="2050AB45" w14:textId="77777777" w:rsidR="00807D35" w:rsidRPr="00FE729C" w:rsidRDefault="00807D35" w:rsidP="00815398">
            <w:pPr>
              <w:jc w:val="center"/>
              <w:rPr>
                <w:b/>
                <w:bCs/>
                <w:lang w:val="en-US"/>
              </w:rPr>
            </w:pPr>
            <w:r w:rsidRPr="00FE729C">
              <w:rPr>
                <w:b/>
                <w:bCs/>
                <w:sz w:val="22"/>
                <w:szCs w:val="22"/>
                <w:lang w:val="en-US"/>
              </w:rPr>
              <w:t xml:space="preserve">TOTAL CREDIT FOR </w:t>
            </w:r>
            <w:r>
              <w:rPr>
                <w:b/>
                <w:bCs/>
                <w:sz w:val="22"/>
                <w:szCs w:val="22"/>
                <w:lang w:val="en-US"/>
              </w:rPr>
              <w:t>4</w:t>
            </w:r>
            <w:r w:rsidRPr="000E5CA4">
              <w:rPr>
                <w:b/>
                <w:bCs/>
                <w:sz w:val="22"/>
                <w:szCs w:val="22"/>
                <w:vertAlign w:val="superscript"/>
                <w:lang w:val="en-US"/>
              </w:rPr>
              <w:t>th</w:t>
            </w:r>
            <w:r>
              <w:rPr>
                <w:b/>
                <w:bCs/>
                <w:sz w:val="22"/>
                <w:szCs w:val="22"/>
                <w:lang w:val="en-US"/>
              </w:rPr>
              <w:t xml:space="preserve"> </w:t>
            </w:r>
            <w:r w:rsidRPr="00FE729C">
              <w:rPr>
                <w:b/>
                <w:bCs/>
                <w:sz w:val="22"/>
                <w:szCs w:val="22"/>
                <w:lang w:val="en-US"/>
              </w:rPr>
              <w:t>SEMESTER</w:t>
            </w:r>
            <w:r>
              <w:rPr>
                <w:b/>
                <w:bCs/>
                <w:sz w:val="22"/>
                <w:szCs w:val="22"/>
                <w:lang w:val="en-US"/>
              </w:rPr>
              <w:t>= 20</w:t>
            </w:r>
          </w:p>
        </w:tc>
      </w:tr>
      <w:tr w:rsidR="00807D35" w:rsidRPr="0018380B" w14:paraId="30E24C54" w14:textId="77777777" w:rsidTr="00815398">
        <w:tblPrEx>
          <w:jc w:val="left"/>
        </w:tblPrEx>
        <w:trPr>
          <w:trHeight w:val="412"/>
        </w:trPr>
        <w:tc>
          <w:tcPr>
            <w:tcW w:w="9634" w:type="dxa"/>
            <w:gridSpan w:val="5"/>
          </w:tcPr>
          <w:p w14:paraId="61270471" w14:textId="77777777" w:rsidR="00807D35" w:rsidRPr="0018380B" w:rsidRDefault="00807D35" w:rsidP="00815398">
            <w:pPr>
              <w:jc w:val="center"/>
              <w:rPr>
                <w:sz w:val="22"/>
                <w:szCs w:val="22"/>
                <w:lang w:val="en-US"/>
              </w:rPr>
            </w:pPr>
            <w:r w:rsidRPr="00FE729C">
              <w:rPr>
                <w:b/>
                <w:bCs/>
                <w:lang w:val="en-US"/>
              </w:rPr>
              <w:t xml:space="preserve">TOTAL CREDIT FOR </w:t>
            </w:r>
            <w:r>
              <w:rPr>
                <w:b/>
                <w:bCs/>
                <w:lang w:val="en-US"/>
              </w:rPr>
              <w:t>2</w:t>
            </w:r>
            <w:r w:rsidRPr="00326254">
              <w:rPr>
                <w:b/>
                <w:bCs/>
                <w:vertAlign w:val="superscript"/>
                <w:lang w:val="en-US"/>
              </w:rPr>
              <w:t>nd</w:t>
            </w:r>
            <w:r>
              <w:rPr>
                <w:b/>
                <w:bCs/>
                <w:lang w:val="en-US"/>
              </w:rPr>
              <w:t xml:space="preserve"> </w:t>
            </w:r>
            <w:r w:rsidRPr="00FE729C">
              <w:rPr>
                <w:b/>
                <w:bCs/>
                <w:lang w:val="en-US"/>
              </w:rPr>
              <w:t xml:space="preserve">YEAR = </w:t>
            </w:r>
            <w:r>
              <w:rPr>
                <w:b/>
                <w:bCs/>
                <w:lang w:val="en-US"/>
              </w:rPr>
              <w:t>20+ 20 = 40</w:t>
            </w:r>
          </w:p>
        </w:tc>
      </w:tr>
    </w:tbl>
    <w:p w14:paraId="7496EDDB" w14:textId="77777777" w:rsidR="00807D35" w:rsidRDefault="00807D35" w:rsidP="00807D35">
      <w:pPr>
        <w:jc w:val="center"/>
        <w:rPr>
          <w:b/>
          <w:bCs/>
          <w:u w:val="single"/>
          <w:lang w:val="en-US"/>
        </w:rPr>
      </w:pPr>
    </w:p>
    <w:p w14:paraId="5D2FE55D" w14:textId="77777777" w:rsidR="00807D35" w:rsidRDefault="00807D35" w:rsidP="00807D35">
      <w:pPr>
        <w:jc w:val="center"/>
        <w:rPr>
          <w:b/>
          <w:bCs/>
          <w:u w:val="single"/>
          <w:lang w:val="en-US"/>
        </w:rPr>
      </w:pPr>
    </w:p>
    <w:p w14:paraId="26E3CB18" w14:textId="7544860B" w:rsidR="00A9605B" w:rsidRPr="00BE489B" w:rsidRDefault="00916AED" w:rsidP="00183424">
      <w:pPr>
        <w:spacing w:after="160" w:line="259" w:lineRule="auto"/>
        <w:jc w:val="center"/>
        <w:rPr>
          <w:rFonts w:eastAsia="CIDFont+F1"/>
          <w:b/>
          <w:bCs/>
          <w:sz w:val="22"/>
          <w:szCs w:val="22"/>
          <w:lang w:val="en-US" w:eastAsia="en-US"/>
        </w:rPr>
      </w:pPr>
      <w:r w:rsidRPr="00887403">
        <w:rPr>
          <w:rFonts w:eastAsia="CIDFont+F1"/>
          <w:color w:val="000000" w:themeColor="text1"/>
          <w:lang w:val="en-US" w:eastAsia="en-US"/>
        </w:rPr>
        <w:br w:type="page"/>
      </w:r>
      <w:r w:rsidR="00BE489B" w:rsidRPr="00BE489B">
        <w:rPr>
          <w:rFonts w:eastAsia="CIDFont+F1"/>
          <w:b/>
          <w:bCs/>
          <w:sz w:val="22"/>
          <w:szCs w:val="22"/>
          <w:lang w:val="en-US" w:eastAsia="en-US"/>
        </w:rPr>
        <w:lastRenderedPageBreak/>
        <w:t>SEMESTER 1</w:t>
      </w:r>
    </w:p>
    <w:tbl>
      <w:tblPr>
        <w:tblStyle w:val="TableGrid"/>
        <w:tblW w:w="10429" w:type="dxa"/>
        <w:tblInd w:w="108" w:type="dxa"/>
        <w:tblLook w:val="04A0" w:firstRow="1" w:lastRow="0" w:firstColumn="1" w:lastColumn="0" w:noHBand="0" w:noVBand="1"/>
      </w:tblPr>
      <w:tblGrid>
        <w:gridCol w:w="1018"/>
        <w:gridCol w:w="8050"/>
        <w:gridCol w:w="1361"/>
      </w:tblGrid>
      <w:tr w:rsidR="0072411E" w:rsidRPr="00647245" w14:paraId="736290CA" w14:textId="77777777" w:rsidTr="00D54E58">
        <w:trPr>
          <w:trHeight w:val="1035"/>
        </w:trPr>
        <w:tc>
          <w:tcPr>
            <w:tcW w:w="1018" w:type="dxa"/>
            <w:vAlign w:val="center"/>
          </w:tcPr>
          <w:p w14:paraId="0F3F6975" w14:textId="10F59206" w:rsidR="0072411E" w:rsidRPr="00647245" w:rsidRDefault="0072411E" w:rsidP="00D54E58">
            <w:pPr>
              <w:jc w:val="center"/>
              <w:rPr>
                <w:rFonts w:ascii="Cambria" w:hAnsi="Cambria"/>
                <w:b/>
              </w:rPr>
            </w:pPr>
            <w:r w:rsidRPr="00647245">
              <w:rPr>
                <w:rFonts w:ascii="Cambria" w:hAnsi="Cambria"/>
                <w:b/>
              </w:rPr>
              <w:t>Paper I</w:t>
            </w:r>
          </w:p>
          <w:p w14:paraId="0EBD7178" w14:textId="77777777" w:rsidR="0072411E" w:rsidRPr="00647245" w:rsidRDefault="0072411E" w:rsidP="00D54E58">
            <w:pPr>
              <w:jc w:val="center"/>
              <w:rPr>
                <w:rFonts w:ascii="Cambria" w:hAnsi="Cambria"/>
                <w:b/>
              </w:rPr>
            </w:pPr>
            <w:r w:rsidRPr="00647245">
              <w:rPr>
                <w:rFonts w:ascii="Cambria" w:hAnsi="Cambria"/>
                <w:b/>
              </w:rPr>
              <w:t>Core Course</w:t>
            </w:r>
          </w:p>
        </w:tc>
        <w:tc>
          <w:tcPr>
            <w:tcW w:w="8050" w:type="dxa"/>
            <w:vAlign w:val="center"/>
          </w:tcPr>
          <w:p w14:paraId="14B6B268" w14:textId="7234CAFF" w:rsidR="0072411E" w:rsidRPr="00647245" w:rsidRDefault="00CC56D3" w:rsidP="00D54E58">
            <w:pPr>
              <w:jc w:val="center"/>
              <w:rPr>
                <w:rFonts w:ascii="Cambria" w:hAnsi="Cambria"/>
                <w:b/>
                <w:bCs/>
                <w:color w:val="000000" w:themeColor="text1"/>
              </w:rPr>
            </w:pPr>
            <w:r>
              <w:rPr>
                <w:rFonts w:ascii="Cambria" w:hAnsi="Cambria"/>
                <w:b/>
                <w:bCs/>
                <w:color w:val="000000" w:themeColor="text1"/>
              </w:rPr>
              <w:t>PRINCIPLES OF REMOTE SENSING &amp; GLOBAL POSITIONING SYSTEM</w:t>
            </w:r>
          </w:p>
          <w:p w14:paraId="3FE700E5" w14:textId="7CA6DA13" w:rsidR="0072411E" w:rsidRPr="00647245" w:rsidRDefault="008F151A"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727BD1">
              <w:rPr>
                <w:rFonts w:ascii="Cambria" w:hAnsi="Cambria"/>
                <w:b/>
                <w:bCs/>
                <w:color w:val="000000" w:themeColor="text1"/>
              </w:rPr>
              <w:t>3</w:t>
            </w:r>
            <w:r w:rsidRPr="00647245">
              <w:rPr>
                <w:rFonts w:ascii="Cambria" w:hAnsi="Cambria"/>
                <w:b/>
                <w:bCs/>
                <w:color w:val="000000" w:themeColor="text1"/>
              </w:rPr>
              <w:t>-</w:t>
            </w:r>
            <w:r w:rsidR="00727BD1">
              <w:rPr>
                <w:rFonts w:ascii="Cambria" w:hAnsi="Cambria"/>
                <w:b/>
                <w:bCs/>
                <w:color w:val="000000" w:themeColor="text1"/>
              </w:rPr>
              <w:t>1</w:t>
            </w:r>
            <w:r w:rsidRPr="00647245">
              <w:rPr>
                <w:rFonts w:ascii="Cambria" w:hAnsi="Cambria"/>
                <w:b/>
                <w:bCs/>
                <w:color w:val="000000" w:themeColor="text1"/>
              </w:rPr>
              <w:t>-</w:t>
            </w:r>
            <w:r>
              <w:rPr>
                <w:rFonts w:ascii="Cambria" w:hAnsi="Cambria"/>
                <w:b/>
                <w:bCs/>
                <w:color w:val="000000" w:themeColor="text1"/>
              </w:rPr>
              <w:t>0</w:t>
            </w:r>
            <w:r w:rsidR="00727BD1">
              <w:rPr>
                <w:rFonts w:ascii="Cambria" w:hAnsi="Cambria"/>
                <w:b/>
                <w:bCs/>
                <w:color w:val="000000" w:themeColor="text1"/>
              </w:rPr>
              <w:t>-4</w:t>
            </w:r>
            <w:r w:rsidR="0072411E" w:rsidRPr="00647245">
              <w:rPr>
                <w:rFonts w:ascii="Cambria" w:hAnsi="Cambria"/>
                <w:b/>
                <w:bCs/>
                <w:color w:val="000000" w:themeColor="text1"/>
              </w:rPr>
              <w:tab/>
              <w:t xml:space="preserve">  Credit Units: 4             Scheme of Evaluation: (T)</w:t>
            </w:r>
          </w:p>
        </w:tc>
        <w:tc>
          <w:tcPr>
            <w:tcW w:w="1361" w:type="dxa"/>
            <w:vAlign w:val="center"/>
          </w:tcPr>
          <w:p w14:paraId="1C1A251D" w14:textId="77777777" w:rsidR="0072411E" w:rsidRPr="00647245" w:rsidRDefault="0072411E" w:rsidP="00D54E58">
            <w:pPr>
              <w:jc w:val="center"/>
              <w:rPr>
                <w:rFonts w:ascii="Cambria" w:hAnsi="Cambria"/>
                <w:b/>
                <w:bCs/>
                <w:color w:val="000000" w:themeColor="text1"/>
              </w:rPr>
            </w:pPr>
            <w:r w:rsidRPr="00647245">
              <w:rPr>
                <w:rFonts w:ascii="Cambria" w:hAnsi="Cambria"/>
                <w:b/>
                <w:bCs/>
                <w:color w:val="000000" w:themeColor="text1"/>
              </w:rPr>
              <w:t>Subject Code:</w:t>
            </w:r>
          </w:p>
          <w:p w14:paraId="320E8DCC" w14:textId="1413ED26" w:rsidR="0072411E"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GEOI164C</w:t>
            </w:r>
            <w:r w:rsidRPr="00647245">
              <w:rPr>
                <w:rFonts w:ascii="Cambria" w:hAnsi="Cambria"/>
                <w:b/>
                <w:bCs/>
                <w:color w:val="000000" w:themeColor="text1"/>
              </w:rPr>
              <w:t xml:space="preserve"> </w:t>
            </w:r>
            <w:r w:rsidR="0072411E" w:rsidRPr="00647245">
              <w:rPr>
                <w:rFonts w:ascii="Cambria" w:hAnsi="Cambria"/>
                <w:b/>
                <w:bCs/>
                <w:color w:val="000000" w:themeColor="text1"/>
              </w:rPr>
              <w:t>101</w:t>
            </w:r>
          </w:p>
        </w:tc>
      </w:tr>
    </w:tbl>
    <w:p w14:paraId="275992BD" w14:textId="77777777" w:rsidR="0072411E" w:rsidRPr="00647245" w:rsidRDefault="0072411E" w:rsidP="0072411E">
      <w:pPr>
        <w:widowControl w:val="0"/>
        <w:tabs>
          <w:tab w:val="left" w:pos="840"/>
        </w:tabs>
        <w:autoSpaceDE w:val="0"/>
        <w:autoSpaceDN w:val="0"/>
        <w:spacing w:line="276" w:lineRule="auto"/>
        <w:jc w:val="both"/>
        <w:rPr>
          <w:rFonts w:ascii="Cambria" w:hAnsi="Cambria"/>
          <w:color w:val="000000" w:themeColor="text1"/>
          <w:sz w:val="22"/>
          <w:szCs w:val="22"/>
        </w:rPr>
      </w:pPr>
    </w:p>
    <w:p w14:paraId="325F3228" w14:textId="10E1BBB1" w:rsidR="0072411E" w:rsidRPr="00392166" w:rsidRDefault="00836A27" w:rsidP="0072411E">
      <w:pPr>
        <w:widowControl w:val="0"/>
        <w:autoSpaceDE w:val="0"/>
        <w:autoSpaceDN w:val="0"/>
        <w:spacing w:line="276" w:lineRule="auto"/>
        <w:jc w:val="both"/>
        <w:rPr>
          <w:rFonts w:ascii="Cambria" w:eastAsia="TimesNewRomanPS-BoldMT" w:hAnsi="Cambria"/>
          <w:bCs/>
          <w:color w:val="000000" w:themeColor="text1"/>
          <w:sz w:val="22"/>
          <w:szCs w:val="22"/>
        </w:rPr>
      </w:pPr>
      <w:r w:rsidRPr="00647245">
        <w:rPr>
          <w:rFonts w:ascii="Cambria" w:eastAsia="TimesNewRomanPS-BoldMT" w:hAnsi="Cambria"/>
          <w:b/>
          <w:color w:val="000000" w:themeColor="text1"/>
          <w:sz w:val="22"/>
          <w:szCs w:val="22"/>
        </w:rPr>
        <w:t>Course</w:t>
      </w:r>
      <w:r w:rsidR="0072411E" w:rsidRPr="00647245">
        <w:rPr>
          <w:rFonts w:ascii="Cambria" w:eastAsia="TimesNewRomanPS-BoldMT" w:hAnsi="Cambria"/>
          <w:b/>
          <w:color w:val="000000" w:themeColor="text1"/>
          <w:sz w:val="22"/>
          <w:szCs w:val="22"/>
        </w:rPr>
        <w:t xml:space="preserve"> Objectives:</w:t>
      </w:r>
      <w:r w:rsidR="00392166">
        <w:rPr>
          <w:rFonts w:ascii="Cambria" w:eastAsia="TimesNewRomanPS-BoldMT" w:hAnsi="Cambria"/>
          <w:b/>
          <w:color w:val="000000" w:themeColor="text1"/>
          <w:sz w:val="22"/>
          <w:szCs w:val="22"/>
        </w:rPr>
        <w:t xml:space="preserve"> </w:t>
      </w:r>
      <w:r w:rsidR="00392166" w:rsidRPr="00392166">
        <w:rPr>
          <w:rFonts w:ascii="Cambria" w:eastAsia="TimesNewRomanPS-BoldMT" w:hAnsi="Cambria"/>
          <w:bCs/>
          <w:i/>
          <w:iCs/>
          <w:color w:val="000000" w:themeColor="text1"/>
          <w:sz w:val="22"/>
          <w:szCs w:val="22"/>
        </w:rPr>
        <w:t>This course intends to show the rationale behind the use of remotely sensed data and its advantages and disadvantages and illustrate how GPS methodologies can be used to address spatial analysis from the theoretical and practical perspective.</w:t>
      </w:r>
    </w:p>
    <w:p w14:paraId="54D786DF" w14:textId="4FC055CE" w:rsidR="006F789D" w:rsidRDefault="00392166" w:rsidP="006F789D">
      <w:pPr>
        <w:spacing w:before="240" w:line="276" w:lineRule="auto"/>
        <w:jc w:val="both"/>
        <w:rPr>
          <w:rFonts w:ascii="Cambria" w:hAnsi="Cambria"/>
          <w:bCs/>
          <w:color w:val="000000" w:themeColor="text1"/>
          <w:sz w:val="22"/>
          <w:szCs w:val="22"/>
        </w:rPr>
      </w:pPr>
      <w:r>
        <w:rPr>
          <w:rFonts w:ascii="Cambria" w:hAnsi="Cambria"/>
          <w:b/>
          <w:bCs/>
          <w:color w:val="000000" w:themeColor="text1"/>
          <w:sz w:val="22"/>
          <w:szCs w:val="22"/>
        </w:rPr>
        <w:t>Course</w:t>
      </w:r>
      <w:r w:rsidR="006F789D" w:rsidRPr="00647245">
        <w:rPr>
          <w:rFonts w:ascii="Cambria" w:hAnsi="Cambria"/>
          <w:b/>
          <w:bCs/>
          <w:color w:val="000000" w:themeColor="text1"/>
          <w:sz w:val="22"/>
          <w:szCs w:val="22"/>
        </w:rPr>
        <w:t xml:space="preserve"> </w:t>
      </w:r>
      <w:r w:rsidR="00480D30" w:rsidRPr="00647245">
        <w:rPr>
          <w:rFonts w:ascii="Cambria" w:hAnsi="Cambria"/>
          <w:b/>
          <w:bCs/>
          <w:color w:val="000000" w:themeColor="text1"/>
          <w:sz w:val="22"/>
          <w:szCs w:val="22"/>
        </w:rPr>
        <w:t>O</w:t>
      </w:r>
      <w:r w:rsidR="006F789D" w:rsidRPr="00647245">
        <w:rPr>
          <w:rFonts w:ascii="Cambria" w:hAnsi="Cambria"/>
          <w:b/>
          <w:bCs/>
          <w:color w:val="000000" w:themeColor="text1"/>
          <w:sz w:val="22"/>
          <w:szCs w:val="22"/>
        </w:rPr>
        <w:t>utcomes</w:t>
      </w:r>
      <w:r w:rsidR="006F789D" w:rsidRPr="00647245">
        <w:rPr>
          <w:rFonts w:ascii="Cambria" w:hAnsi="Cambria"/>
          <w:bCs/>
          <w:color w:val="000000" w:themeColor="text1"/>
          <w:sz w:val="22"/>
          <w:szCs w:val="22"/>
        </w:rPr>
        <w:t>:</w:t>
      </w:r>
    </w:p>
    <w:p w14:paraId="4B7798FD" w14:textId="24477D04" w:rsidR="00392166" w:rsidRDefault="00392166" w:rsidP="00392166">
      <w:pPr>
        <w:spacing w:before="240"/>
        <w:jc w:val="both"/>
        <w:rPr>
          <w:rFonts w:ascii="Cambria" w:hAnsi="Cambria"/>
          <w:bCs/>
          <w:color w:val="000000" w:themeColor="text1"/>
          <w:sz w:val="22"/>
          <w:szCs w:val="22"/>
        </w:rPr>
      </w:pPr>
      <w:r>
        <w:rPr>
          <w:rFonts w:ascii="Cambria" w:hAnsi="Cambria"/>
          <w:bCs/>
          <w:color w:val="000000" w:themeColor="text1"/>
          <w:sz w:val="22"/>
          <w:szCs w:val="22"/>
        </w:rPr>
        <w:t>After successful completion of course, the students will be able to:</w:t>
      </w:r>
    </w:p>
    <w:p w14:paraId="79F056AE" w14:textId="77777777" w:rsidR="00392166" w:rsidRDefault="00392166" w:rsidP="00392166">
      <w:pPr>
        <w:spacing w:before="240"/>
        <w:jc w:val="both"/>
        <w:rPr>
          <w:rFonts w:ascii="Cambria" w:hAnsi="Cambria"/>
          <w:bCs/>
          <w:color w:val="000000" w:themeColor="text1"/>
          <w:sz w:val="22"/>
          <w:szCs w:val="22"/>
        </w:rPr>
      </w:pPr>
      <w:r>
        <w:rPr>
          <w:rFonts w:ascii="Cambria" w:hAnsi="Cambria"/>
          <w:bCs/>
          <w:color w:val="000000" w:themeColor="text1"/>
          <w:sz w:val="22"/>
          <w:szCs w:val="22"/>
        </w:rPr>
        <w:t xml:space="preserve">CO1. </w:t>
      </w:r>
      <w:r w:rsidRPr="00CC35E5">
        <w:rPr>
          <w:rFonts w:ascii="Cambria" w:hAnsi="Cambria"/>
          <w:b/>
          <w:color w:val="000000" w:themeColor="text1"/>
          <w:sz w:val="22"/>
          <w:szCs w:val="22"/>
        </w:rPr>
        <w:t>Define</w:t>
      </w:r>
      <w:r>
        <w:rPr>
          <w:rFonts w:ascii="Cambria" w:hAnsi="Cambria"/>
          <w:bCs/>
          <w:color w:val="000000" w:themeColor="text1"/>
          <w:sz w:val="22"/>
          <w:szCs w:val="22"/>
        </w:rPr>
        <w:t xml:space="preserve"> basic concepts of remote sensing</w:t>
      </w:r>
    </w:p>
    <w:p w14:paraId="20A8B1CE" w14:textId="76342AC9" w:rsidR="00392166" w:rsidRDefault="00392166" w:rsidP="00392166">
      <w:pPr>
        <w:spacing w:before="240"/>
        <w:jc w:val="both"/>
        <w:rPr>
          <w:rFonts w:ascii="Cambria" w:hAnsi="Cambria"/>
          <w:bCs/>
          <w:color w:val="000000" w:themeColor="text1"/>
          <w:sz w:val="22"/>
          <w:szCs w:val="22"/>
        </w:rPr>
      </w:pPr>
      <w:r>
        <w:rPr>
          <w:rFonts w:ascii="Cambria" w:hAnsi="Cambria"/>
          <w:bCs/>
          <w:color w:val="000000" w:themeColor="text1"/>
          <w:sz w:val="22"/>
          <w:szCs w:val="22"/>
        </w:rPr>
        <w:t xml:space="preserve">CO2. </w:t>
      </w:r>
      <w:r w:rsidRPr="00CC35E5">
        <w:rPr>
          <w:rFonts w:ascii="Cambria" w:hAnsi="Cambria"/>
          <w:b/>
          <w:color w:val="000000" w:themeColor="text1"/>
          <w:sz w:val="22"/>
          <w:szCs w:val="22"/>
        </w:rPr>
        <w:t>Explain</w:t>
      </w:r>
      <w:r>
        <w:rPr>
          <w:rFonts w:ascii="Cambria" w:hAnsi="Cambria"/>
          <w:bCs/>
          <w:color w:val="000000" w:themeColor="text1"/>
          <w:sz w:val="22"/>
          <w:szCs w:val="22"/>
        </w:rPr>
        <w:t xml:space="preserve"> principles and applications</w:t>
      </w:r>
      <w:r w:rsidR="00595F29">
        <w:rPr>
          <w:rFonts w:ascii="Cambria" w:hAnsi="Cambria"/>
          <w:bCs/>
          <w:color w:val="000000" w:themeColor="text1"/>
          <w:sz w:val="22"/>
          <w:szCs w:val="22"/>
        </w:rPr>
        <w:t xml:space="preserve"> of various remote sensing techniques</w:t>
      </w:r>
      <w:r w:rsidR="00CC35E5">
        <w:rPr>
          <w:rFonts w:ascii="Cambria" w:hAnsi="Cambria"/>
          <w:bCs/>
          <w:color w:val="000000" w:themeColor="text1"/>
          <w:sz w:val="22"/>
          <w:szCs w:val="22"/>
        </w:rPr>
        <w:t xml:space="preserve"> including aerial photography</w:t>
      </w:r>
    </w:p>
    <w:p w14:paraId="4A5A55C2" w14:textId="23AC7211" w:rsidR="00CC35E5" w:rsidRDefault="00CC35E5" w:rsidP="00392166">
      <w:pPr>
        <w:spacing w:before="240"/>
        <w:jc w:val="both"/>
        <w:rPr>
          <w:rFonts w:ascii="Cambria" w:hAnsi="Cambria"/>
          <w:bCs/>
          <w:color w:val="000000" w:themeColor="text1"/>
          <w:sz w:val="22"/>
          <w:szCs w:val="22"/>
        </w:rPr>
      </w:pPr>
      <w:r>
        <w:rPr>
          <w:rFonts w:ascii="Cambria" w:hAnsi="Cambria"/>
          <w:bCs/>
          <w:color w:val="000000" w:themeColor="text1"/>
          <w:sz w:val="22"/>
          <w:szCs w:val="22"/>
        </w:rPr>
        <w:t xml:space="preserve">CO3. </w:t>
      </w:r>
      <w:r w:rsidRPr="00CC35E5">
        <w:rPr>
          <w:rFonts w:ascii="Cambria" w:hAnsi="Cambria"/>
          <w:b/>
          <w:color w:val="000000" w:themeColor="text1"/>
          <w:sz w:val="22"/>
          <w:szCs w:val="22"/>
        </w:rPr>
        <w:t>Utilize</w:t>
      </w:r>
      <w:r>
        <w:rPr>
          <w:rFonts w:ascii="Cambria" w:hAnsi="Cambria"/>
          <w:bCs/>
          <w:color w:val="000000" w:themeColor="text1"/>
          <w:sz w:val="22"/>
          <w:szCs w:val="22"/>
        </w:rPr>
        <w:t xml:space="preserve"> remote sensing data products for minor and major projects on environmental/ natural resource assessments and mapping, disaster and hazard management, urban planning, and many applications</w:t>
      </w:r>
    </w:p>
    <w:p w14:paraId="2E7C1E97" w14:textId="1FE02747" w:rsidR="008B08C2" w:rsidRDefault="00CC35E5" w:rsidP="008B08C2">
      <w:pPr>
        <w:spacing w:before="240"/>
        <w:jc w:val="both"/>
        <w:rPr>
          <w:rFonts w:ascii="Cambria" w:hAnsi="Cambria"/>
          <w:bCs/>
          <w:color w:val="000000" w:themeColor="text1"/>
          <w:sz w:val="22"/>
          <w:szCs w:val="22"/>
        </w:rPr>
      </w:pPr>
      <w:r>
        <w:rPr>
          <w:rFonts w:ascii="Cambria" w:hAnsi="Cambria"/>
          <w:bCs/>
          <w:color w:val="000000" w:themeColor="text1"/>
          <w:sz w:val="22"/>
          <w:szCs w:val="22"/>
        </w:rPr>
        <w:t xml:space="preserve">CO4. </w:t>
      </w:r>
      <w:r w:rsidRPr="00CC35E5">
        <w:rPr>
          <w:rFonts w:ascii="Cambria" w:hAnsi="Cambria"/>
          <w:b/>
          <w:color w:val="000000" w:themeColor="text1"/>
          <w:sz w:val="22"/>
          <w:szCs w:val="22"/>
        </w:rPr>
        <w:t>Apply</w:t>
      </w:r>
      <w:r>
        <w:rPr>
          <w:rFonts w:ascii="Cambria" w:hAnsi="Cambria"/>
          <w:bCs/>
          <w:color w:val="000000" w:themeColor="text1"/>
          <w:sz w:val="22"/>
          <w:szCs w:val="22"/>
        </w:rPr>
        <w:t xml:space="preserve"> </w:t>
      </w:r>
      <w:r w:rsidR="00EF6B55">
        <w:rPr>
          <w:rFonts w:ascii="Cambria" w:eastAsia="TimesNewRomanPSMT" w:hAnsi="Cambria"/>
          <w:color w:val="000000" w:themeColor="text1"/>
          <w:sz w:val="22"/>
          <w:szCs w:val="22"/>
        </w:rPr>
        <w:t>the different remote sensing data sets collected from various platforms</w:t>
      </w:r>
    </w:p>
    <w:p w14:paraId="164B1E4E" w14:textId="6E61BD64" w:rsidR="00CC35E5" w:rsidRDefault="00CC35E5" w:rsidP="00392166">
      <w:pPr>
        <w:spacing w:before="240"/>
        <w:jc w:val="both"/>
        <w:rPr>
          <w:rFonts w:ascii="Cambria" w:eastAsia="TimesNewRomanPSMT" w:hAnsi="Cambria"/>
          <w:color w:val="000000" w:themeColor="text1"/>
          <w:sz w:val="22"/>
          <w:szCs w:val="22"/>
        </w:rPr>
      </w:pPr>
      <w:r>
        <w:rPr>
          <w:rFonts w:ascii="Cambria" w:hAnsi="Cambria"/>
          <w:bCs/>
          <w:color w:val="000000" w:themeColor="text1"/>
          <w:sz w:val="22"/>
          <w:szCs w:val="22"/>
        </w:rPr>
        <w:t xml:space="preserve">CO5. </w:t>
      </w:r>
      <w:r w:rsidRPr="00CC35E5">
        <w:rPr>
          <w:rFonts w:ascii="Cambria" w:hAnsi="Cambria"/>
          <w:b/>
          <w:color w:val="000000" w:themeColor="text1"/>
          <w:sz w:val="22"/>
          <w:szCs w:val="22"/>
        </w:rPr>
        <w:t>Interpret</w:t>
      </w:r>
      <w:r>
        <w:rPr>
          <w:rFonts w:ascii="Cambria" w:hAnsi="Cambria"/>
          <w:bCs/>
          <w:color w:val="000000" w:themeColor="text1"/>
          <w:sz w:val="22"/>
          <w:szCs w:val="22"/>
        </w:rPr>
        <w:t xml:space="preserve"> Geospatial data</w:t>
      </w:r>
      <w:r w:rsidR="008B08C2">
        <w:rPr>
          <w:rFonts w:ascii="Cambria" w:hAnsi="Cambria"/>
          <w:bCs/>
          <w:color w:val="000000" w:themeColor="text1"/>
          <w:sz w:val="22"/>
          <w:szCs w:val="22"/>
        </w:rPr>
        <w:t xml:space="preserve"> in GIS platforms and perform analysis from </w:t>
      </w:r>
      <w:r w:rsidR="008B08C2">
        <w:rPr>
          <w:rFonts w:ascii="Cambria" w:eastAsia="TimesNewRomanPSMT" w:hAnsi="Cambria"/>
          <w:color w:val="000000" w:themeColor="text1"/>
          <w:sz w:val="22"/>
          <w:szCs w:val="22"/>
        </w:rPr>
        <w:t>various sources of data such as Remote Sensing and GPS for geographical research</w:t>
      </w:r>
    </w:p>
    <w:p w14:paraId="190A0657" w14:textId="77777777" w:rsidR="00183424" w:rsidRDefault="00183424" w:rsidP="00392166">
      <w:pPr>
        <w:spacing w:before="240"/>
        <w:jc w:val="both"/>
        <w:rPr>
          <w:rFonts w:ascii="Cambria" w:eastAsia="TimesNewRomanPSMT" w:hAnsi="Cambria"/>
          <w:color w:val="000000" w:themeColor="text1"/>
          <w:sz w:val="22"/>
          <w:szCs w:val="22"/>
        </w:rPr>
      </w:pPr>
    </w:p>
    <w:p w14:paraId="52B828C7" w14:textId="77777777" w:rsidR="00183424" w:rsidRDefault="00183424" w:rsidP="00392166">
      <w:pPr>
        <w:spacing w:before="240"/>
        <w:jc w:val="both"/>
        <w:rPr>
          <w:rFonts w:ascii="Cambria" w:eastAsia="TimesNewRomanPSMT" w:hAnsi="Cambria"/>
          <w:color w:val="000000" w:themeColor="text1"/>
          <w:sz w:val="22"/>
          <w:szCs w:val="22"/>
        </w:rPr>
      </w:pPr>
    </w:p>
    <w:p w14:paraId="103C8263" w14:textId="77777777" w:rsidR="00183424" w:rsidRDefault="00183424" w:rsidP="00392166">
      <w:pPr>
        <w:spacing w:before="240"/>
        <w:jc w:val="both"/>
        <w:rPr>
          <w:rFonts w:ascii="Cambria" w:eastAsia="TimesNewRomanPSMT" w:hAnsi="Cambria"/>
          <w:color w:val="000000" w:themeColor="text1"/>
          <w:sz w:val="22"/>
          <w:szCs w:val="22"/>
        </w:rPr>
      </w:pPr>
    </w:p>
    <w:p w14:paraId="75C80283" w14:textId="77777777" w:rsidR="00183424" w:rsidRDefault="00183424" w:rsidP="00392166">
      <w:pPr>
        <w:spacing w:before="240"/>
        <w:jc w:val="both"/>
        <w:rPr>
          <w:rFonts w:ascii="Cambria" w:eastAsia="TimesNewRomanPSMT" w:hAnsi="Cambria"/>
          <w:color w:val="000000" w:themeColor="text1"/>
          <w:sz w:val="22"/>
          <w:szCs w:val="22"/>
        </w:rPr>
      </w:pPr>
    </w:p>
    <w:p w14:paraId="6BD775E0" w14:textId="77777777" w:rsidR="00183424" w:rsidRDefault="00183424" w:rsidP="00392166">
      <w:pPr>
        <w:spacing w:before="240"/>
        <w:jc w:val="both"/>
        <w:rPr>
          <w:rFonts w:ascii="Cambria" w:eastAsia="TimesNewRomanPSMT" w:hAnsi="Cambria"/>
          <w:color w:val="000000" w:themeColor="text1"/>
          <w:sz w:val="22"/>
          <w:szCs w:val="22"/>
        </w:rPr>
      </w:pPr>
    </w:p>
    <w:p w14:paraId="6A81C7B8" w14:textId="77777777" w:rsidR="00183424" w:rsidRDefault="00183424" w:rsidP="00392166">
      <w:pPr>
        <w:spacing w:before="240"/>
        <w:jc w:val="both"/>
        <w:rPr>
          <w:rFonts w:ascii="Cambria" w:eastAsia="TimesNewRomanPSMT" w:hAnsi="Cambria"/>
          <w:color w:val="000000" w:themeColor="text1"/>
          <w:sz w:val="22"/>
          <w:szCs w:val="22"/>
        </w:rPr>
      </w:pPr>
    </w:p>
    <w:p w14:paraId="63DF0D07" w14:textId="77777777" w:rsidR="00183424" w:rsidRDefault="00183424" w:rsidP="00392166">
      <w:pPr>
        <w:spacing w:before="240"/>
        <w:jc w:val="both"/>
        <w:rPr>
          <w:rFonts w:ascii="Cambria" w:eastAsia="TimesNewRomanPSMT" w:hAnsi="Cambria"/>
          <w:color w:val="000000" w:themeColor="text1"/>
          <w:sz w:val="22"/>
          <w:szCs w:val="22"/>
        </w:rPr>
      </w:pPr>
    </w:p>
    <w:p w14:paraId="4942A18F" w14:textId="77777777" w:rsidR="00183424" w:rsidRDefault="00183424" w:rsidP="00392166">
      <w:pPr>
        <w:spacing w:before="240"/>
        <w:jc w:val="both"/>
        <w:rPr>
          <w:rFonts w:ascii="Cambria" w:eastAsia="TimesNewRomanPSMT" w:hAnsi="Cambria"/>
          <w:color w:val="000000" w:themeColor="text1"/>
          <w:sz w:val="22"/>
          <w:szCs w:val="22"/>
        </w:rPr>
      </w:pPr>
    </w:p>
    <w:p w14:paraId="60CF5CA4" w14:textId="77777777" w:rsidR="00183424" w:rsidRDefault="00183424" w:rsidP="00392166">
      <w:pPr>
        <w:spacing w:before="240"/>
        <w:jc w:val="both"/>
        <w:rPr>
          <w:rFonts w:ascii="Cambria" w:eastAsia="TimesNewRomanPSMT" w:hAnsi="Cambria"/>
          <w:color w:val="000000" w:themeColor="text1"/>
          <w:sz w:val="22"/>
          <w:szCs w:val="22"/>
        </w:rPr>
      </w:pPr>
    </w:p>
    <w:p w14:paraId="470E47F8" w14:textId="77777777" w:rsidR="00183424" w:rsidRDefault="00183424" w:rsidP="00392166">
      <w:pPr>
        <w:spacing w:before="240"/>
        <w:jc w:val="both"/>
        <w:rPr>
          <w:rFonts w:ascii="Cambria" w:eastAsia="TimesNewRomanPSMT" w:hAnsi="Cambria"/>
          <w:color w:val="000000" w:themeColor="text1"/>
          <w:sz w:val="22"/>
          <w:szCs w:val="22"/>
        </w:rPr>
      </w:pPr>
    </w:p>
    <w:p w14:paraId="371AF0BD" w14:textId="77777777" w:rsidR="00183424" w:rsidRDefault="00183424" w:rsidP="00392166">
      <w:pPr>
        <w:spacing w:before="240"/>
        <w:jc w:val="both"/>
        <w:rPr>
          <w:rFonts w:ascii="Cambria" w:eastAsia="TimesNewRomanPSMT" w:hAnsi="Cambria"/>
          <w:color w:val="000000" w:themeColor="text1"/>
          <w:sz w:val="22"/>
          <w:szCs w:val="22"/>
        </w:rPr>
      </w:pPr>
    </w:p>
    <w:p w14:paraId="4A52CA6F" w14:textId="77777777" w:rsidR="00183424" w:rsidRDefault="00183424" w:rsidP="00392166">
      <w:pPr>
        <w:spacing w:before="240"/>
        <w:jc w:val="both"/>
        <w:rPr>
          <w:rFonts w:ascii="Cambria" w:eastAsia="TimesNewRomanPSMT" w:hAnsi="Cambria"/>
          <w:color w:val="000000" w:themeColor="text1"/>
          <w:sz w:val="22"/>
          <w:szCs w:val="22"/>
        </w:rPr>
      </w:pPr>
    </w:p>
    <w:p w14:paraId="060BBAA8" w14:textId="77777777" w:rsidR="00183424" w:rsidRDefault="00183424" w:rsidP="00392166">
      <w:pPr>
        <w:spacing w:before="240"/>
        <w:jc w:val="both"/>
        <w:rPr>
          <w:rFonts w:ascii="Cambria" w:eastAsia="TimesNewRomanPSMT" w:hAnsi="Cambria"/>
          <w:color w:val="000000" w:themeColor="text1"/>
          <w:sz w:val="22"/>
          <w:szCs w:val="22"/>
        </w:rPr>
      </w:pPr>
    </w:p>
    <w:p w14:paraId="45506F66" w14:textId="77777777" w:rsidR="00183424" w:rsidRDefault="00183424" w:rsidP="00392166">
      <w:pPr>
        <w:spacing w:before="240"/>
        <w:jc w:val="both"/>
        <w:rPr>
          <w:rFonts w:ascii="Cambria" w:eastAsia="TimesNewRomanPSMT" w:hAnsi="Cambria"/>
          <w:color w:val="000000" w:themeColor="text1"/>
          <w:sz w:val="22"/>
          <w:szCs w:val="22"/>
        </w:rPr>
      </w:pPr>
    </w:p>
    <w:p w14:paraId="3F2933E6" w14:textId="77777777" w:rsidR="00183424" w:rsidRPr="00647245" w:rsidRDefault="00183424" w:rsidP="00392166">
      <w:pPr>
        <w:spacing w:before="240"/>
        <w:jc w:val="both"/>
        <w:rPr>
          <w:rFonts w:ascii="Cambria" w:hAnsi="Cambria"/>
          <w:bCs/>
          <w:color w:val="000000" w:themeColor="text1"/>
          <w:sz w:val="22"/>
          <w:szCs w:val="22"/>
        </w:rPr>
      </w:pPr>
    </w:p>
    <w:p w14:paraId="357EBF9E" w14:textId="77777777" w:rsidR="00F2749D" w:rsidRPr="00647245" w:rsidRDefault="00F2749D" w:rsidP="00F2749D">
      <w:pPr>
        <w:widowControl w:val="0"/>
        <w:autoSpaceDE w:val="0"/>
        <w:autoSpaceDN w:val="0"/>
        <w:spacing w:line="276" w:lineRule="auto"/>
        <w:jc w:val="both"/>
        <w:rPr>
          <w:rFonts w:ascii="Cambria" w:eastAsia="TimesNewRomanPSMT" w:hAnsi="Cambria"/>
          <w:color w:val="000000" w:themeColor="text1"/>
          <w:sz w:val="22"/>
          <w:szCs w:val="22"/>
        </w:rPr>
      </w:pPr>
    </w:p>
    <w:p w14:paraId="0F5C40EF" w14:textId="77777777" w:rsidR="0072411E" w:rsidRPr="00B47A66" w:rsidRDefault="0072411E" w:rsidP="0072411E">
      <w:pPr>
        <w:spacing w:line="276" w:lineRule="auto"/>
        <w:jc w:val="both"/>
        <w:rPr>
          <w:rFonts w:ascii="Cambria" w:hAnsi="Cambria"/>
          <w:b/>
          <w:color w:val="000000" w:themeColor="text1"/>
          <w:sz w:val="22"/>
          <w:szCs w:val="22"/>
        </w:rPr>
      </w:pPr>
      <w:r w:rsidRPr="00B47A66">
        <w:rPr>
          <w:rFonts w:ascii="Cambria" w:hAnsi="Cambria"/>
          <w:b/>
          <w:color w:val="000000" w:themeColor="text1"/>
          <w:sz w:val="22"/>
          <w:szCs w:val="22"/>
        </w:rPr>
        <w:lastRenderedPageBreak/>
        <w:t xml:space="preserve">Detailed Syllabus: </w:t>
      </w:r>
    </w:p>
    <w:p w14:paraId="6133D1C9" w14:textId="77777777" w:rsidR="0072411E" w:rsidRPr="00647245" w:rsidRDefault="0072411E" w:rsidP="0072411E">
      <w:pPr>
        <w:spacing w:line="276" w:lineRule="auto"/>
        <w:jc w:val="both"/>
        <w:rPr>
          <w:rFonts w:ascii="Cambria" w:hAnsi="Cambria"/>
          <w:b/>
          <w:color w:val="000000" w:themeColor="text1"/>
          <w:sz w:val="22"/>
          <w:szCs w:val="22"/>
          <w:u w:val="single"/>
        </w:rPr>
      </w:pPr>
    </w:p>
    <w:tbl>
      <w:tblPr>
        <w:tblStyle w:val="TableGrid"/>
        <w:tblW w:w="10433" w:type="dxa"/>
        <w:tblInd w:w="108" w:type="dxa"/>
        <w:tblLook w:val="04A0" w:firstRow="1" w:lastRow="0" w:firstColumn="1" w:lastColumn="0" w:noHBand="0" w:noVBand="1"/>
      </w:tblPr>
      <w:tblGrid>
        <w:gridCol w:w="1154"/>
        <w:gridCol w:w="7925"/>
        <w:gridCol w:w="1354"/>
      </w:tblGrid>
      <w:tr w:rsidR="0072411E" w:rsidRPr="00647245" w14:paraId="60C9FAFB" w14:textId="77777777" w:rsidTr="008101E9">
        <w:trPr>
          <w:trHeight w:val="567"/>
        </w:trPr>
        <w:tc>
          <w:tcPr>
            <w:tcW w:w="1154" w:type="dxa"/>
            <w:vAlign w:val="center"/>
          </w:tcPr>
          <w:p w14:paraId="1C03F85E" w14:textId="77777777" w:rsidR="0072411E" w:rsidRPr="00647245" w:rsidRDefault="0072411E" w:rsidP="00183424">
            <w:pPr>
              <w:jc w:val="center"/>
              <w:rPr>
                <w:rFonts w:ascii="Cambria" w:hAnsi="Cambria"/>
                <w:b/>
              </w:rPr>
            </w:pPr>
            <w:r w:rsidRPr="00647245">
              <w:rPr>
                <w:rFonts w:ascii="Cambria" w:hAnsi="Cambria"/>
                <w:b/>
              </w:rPr>
              <w:t>Modules</w:t>
            </w:r>
          </w:p>
        </w:tc>
        <w:tc>
          <w:tcPr>
            <w:tcW w:w="7925" w:type="dxa"/>
            <w:vAlign w:val="center"/>
          </w:tcPr>
          <w:p w14:paraId="5F5BFAA6" w14:textId="77777777" w:rsidR="0072411E" w:rsidRPr="00647245" w:rsidRDefault="0072411E" w:rsidP="00183424">
            <w:pPr>
              <w:jc w:val="center"/>
              <w:rPr>
                <w:rFonts w:ascii="Cambria" w:hAnsi="Cambria"/>
                <w:b/>
              </w:rPr>
            </w:pPr>
            <w:r w:rsidRPr="00647245">
              <w:rPr>
                <w:rFonts w:ascii="Cambria" w:hAnsi="Cambria"/>
                <w:b/>
                <w:bCs/>
                <w:color w:val="000000" w:themeColor="text1"/>
              </w:rPr>
              <w:t>Topics and Course Content</w:t>
            </w:r>
          </w:p>
        </w:tc>
        <w:tc>
          <w:tcPr>
            <w:tcW w:w="1354" w:type="dxa"/>
            <w:vAlign w:val="center"/>
          </w:tcPr>
          <w:p w14:paraId="66AB9D9A" w14:textId="77777777" w:rsidR="0072411E" w:rsidRPr="00647245" w:rsidRDefault="0072411E" w:rsidP="00183424">
            <w:pPr>
              <w:jc w:val="center"/>
              <w:rPr>
                <w:rFonts w:ascii="Cambria" w:hAnsi="Cambria"/>
              </w:rPr>
            </w:pPr>
            <w:r w:rsidRPr="00647245">
              <w:rPr>
                <w:rFonts w:ascii="Cambria" w:hAnsi="Cambria"/>
                <w:b/>
                <w:bCs/>
                <w:color w:val="000000" w:themeColor="text1"/>
              </w:rPr>
              <w:t>Periods</w:t>
            </w:r>
          </w:p>
        </w:tc>
      </w:tr>
      <w:tr w:rsidR="008101E9" w:rsidRPr="00647245" w14:paraId="7050C475" w14:textId="77777777" w:rsidTr="008101E9">
        <w:trPr>
          <w:trHeight w:val="1191"/>
        </w:trPr>
        <w:tc>
          <w:tcPr>
            <w:tcW w:w="1154" w:type="dxa"/>
            <w:vAlign w:val="center"/>
          </w:tcPr>
          <w:p w14:paraId="3FAE4773" w14:textId="77777777" w:rsidR="008101E9" w:rsidRPr="00647245" w:rsidRDefault="008101E9" w:rsidP="00183424">
            <w:pPr>
              <w:jc w:val="center"/>
              <w:rPr>
                <w:rFonts w:ascii="Cambria" w:hAnsi="Cambria"/>
              </w:rPr>
            </w:pPr>
            <w:r w:rsidRPr="00647245">
              <w:rPr>
                <w:rFonts w:ascii="Cambria" w:hAnsi="Cambria"/>
              </w:rPr>
              <w:t>Unit 1</w:t>
            </w:r>
          </w:p>
        </w:tc>
        <w:tc>
          <w:tcPr>
            <w:tcW w:w="7925" w:type="dxa"/>
            <w:vAlign w:val="center"/>
          </w:tcPr>
          <w:p w14:paraId="1E0CEFB3" w14:textId="75690F92" w:rsidR="00206FFD" w:rsidRDefault="00206FFD" w:rsidP="00183424">
            <w:pPr>
              <w:jc w:val="both"/>
              <w:rPr>
                <w:lang w:eastAsia="en-IN"/>
              </w:rPr>
            </w:pPr>
            <w:r>
              <w:rPr>
                <w:rStyle w:val="fontstyle01"/>
              </w:rPr>
              <w:t xml:space="preserve">Introduction to Remote Sensing: Concepts, Definition, </w:t>
            </w:r>
            <w:r w:rsidR="00140BA7">
              <w:rPr>
                <w:rStyle w:val="fontstyle01"/>
              </w:rPr>
              <w:t xml:space="preserve">History, </w:t>
            </w:r>
            <w:r>
              <w:rPr>
                <w:rStyle w:val="fontstyle01"/>
              </w:rPr>
              <w:t>Development; Physics of Remote Sensing: Electromagnetic radiation (EMR), Theories of EMR, Laws of Radiation, EM Spectrum, Sources of EMR</w:t>
            </w:r>
            <w:r w:rsidR="00140BA7">
              <w:rPr>
                <w:rStyle w:val="fontstyle01"/>
              </w:rPr>
              <w:t>; Interaction of EMR: Interaction between radiation and matter, Interaction with Earth’s Atmosphere, Atmospheric Window, Reflection, Absorption, and Transmission.</w:t>
            </w:r>
          </w:p>
          <w:p w14:paraId="1BF7DF92" w14:textId="4AE8F461" w:rsidR="008101E9" w:rsidRPr="00647245" w:rsidRDefault="008101E9" w:rsidP="00183424">
            <w:pPr>
              <w:jc w:val="both"/>
              <w:rPr>
                <w:rFonts w:ascii="Cambria" w:hAnsi="Cambria"/>
              </w:rPr>
            </w:pPr>
          </w:p>
        </w:tc>
        <w:tc>
          <w:tcPr>
            <w:tcW w:w="1354" w:type="dxa"/>
            <w:vAlign w:val="center"/>
          </w:tcPr>
          <w:p w14:paraId="0F48A0E2" w14:textId="3226955E" w:rsidR="008101E9" w:rsidRPr="00647245" w:rsidRDefault="008101E9" w:rsidP="00183424">
            <w:pPr>
              <w:jc w:val="center"/>
              <w:rPr>
                <w:rFonts w:ascii="Cambria" w:hAnsi="Cambria"/>
              </w:rPr>
            </w:pPr>
            <w:r>
              <w:rPr>
                <w:rFonts w:ascii="Cambria" w:hAnsi="Cambria"/>
              </w:rPr>
              <w:t>1</w:t>
            </w:r>
            <w:r w:rsidR="0078779A">
              <w:rPr>
                <w:rFonts w:ascii="Cambria" w:hAnsi="Cambria"/>
              </w:rPr>
              <w:t>0</w:t>
            </w:r>
          </w:p>
        </w:tc>
      </w:tr>
      <w:tr w:rsidR="008101E9" w:rsidRPr="00647245" w14:paraId="0908A94C" w14:textId="77777777" w:rsidTr="008101E9">
        <w:trPr>
          <w:trHeight w:val="1247"/>
        </w:trPr>
        <w:tc>
          <w:tcPr>
            <w:tcW w:w="1154" w:type="dxa"/>
            <w:vAlign w:val="center"/>
          </w:tcPr>
          <w:p w14:paraId="658DABD8" w14:textId="77777777" w:rsidR="008101E9" w:rsidRPr="00647245" w:rsidRDefault="008101E9" w:rsidP="00183424">
            <w:pPr>
              <w:jc w:val="center"/>
              <w:rPr>
                <w:rFonts w:ascii="Cambria" w:hAnsi="Cambria"/>
              </w:rPr>
            </w:pPr>
            <w:r w:rsidRPr="00647245">
              <w:rPr>
                <w:rFonts w:ascii="Cambria" w:hAnsi="Cambria"/>
              </w:rPr>
              <w:t>Unit 2</w:t>
            </w:r>
          </w:p>
        </w:tc>
        <w:tc>
          <w:tcPr>
            <w:tcW w:w="7925" w:type="dxa"/>
            <w:vAlign w:val="center"/>
          </w:tcPr>
          <w:p w14:paraId="7C916492" w14:textId="6EB16EC5" w:rsidR="00495BB8" w:rsidRDefault="00495BB8" w:rsidP="00183424">
            <w:pPr>
              <w:jc w:val="both"/>
              <w:rPr>
                <w:lang w:eastAsia="en-IN"/>
              </w:rPr>
            </w:pPr>
            <w:r>
              <w:rPr>
                <w:rStyle w:val="fontstyle01"/>
              </w:rPr>
              <w:t>Spectral Signature: Spectral Signatures for common features, e.g. Snow, Soil, Water and Vegetation</w:t>
            </w:r>
            <w:r w:rsidR="00140BA7">
              <w:rPr>
                <w:rStyle w:val="fontstyle01"/>
              </w:rPr>
              <w:t>; Platform and Sensors: Platforms, Sensors, Orbits: Types of Platform, Types of Sensors- Active and Passive, Cameras and Satellite Orbits, Concept of Resolution, Satellite Imaging modes.</w:t>
            </w:r>
          </w:p>
          <w:p w14:paraId="07067AAD" w14:textId="2845105C" w:rsidR="008101E9" w:rsidRPr="000B023C" w:rsidRDefault="008101E9" w:rsidP="00183424">
            <w:pPr>
              <w:tabs>
                <w:tab w:val="num" w:pos="1080"/>
              </w:tabs>
              <w:autoSpaceDE w:val="0"/>
              <w:autoSpaceDN w:val="0"/>
              <w:adjustRightInd w:val="0"/>
              <w:jc w:val="both"/>
              <w:rPr>
                <w:rFonts w:ascii="Cambria" w:eastAsia="Calibri" w:hAnsi="Cambria"/>
                <w:lang w:val="en-US" w:eastAsia="en-IN"/>
              </w:rPr>
            </w:pPr>
          </w:p>
        </w:tc>
        <w:tc>
          <w:tcPr>
            <w:tcW w:w="1354" w:type="dxa"/>
            <w:vAlign w:val="center"/>
          </w:tcPr>
          <w:p w14:paraId="1E9D0655" w14:textId="133AD13F" w:rsidR="008101E9" w:rsidRPr="00647245" w:rsidRDefault="008101E9" w:rsidP="00183424">
            <w:pPr>
              <w:jc w:val="center"/>
              <w:rPr>
                <w:rFonts w:ascii="Cambria" w:hAnsi="Cambria"/>
              </w:rPr>
            </w:pPr>
            <w:r>
              <w:rPr>
                <w:rFonts w:ascii="Cambria" w:hAnsi="Cambria"/>
              </w:rPr>
              <w:t>1</w:t>
            </w:r>
            <w:r w:rsidR="0078779A">
              <w:rPr>
                <w:rFonts w:ascii="Cambria" w:hAnsi="Cambria"/>
              </w:rPr>
              <w:t>0</w:t>
            </w:r>
          </w:p>
        </w:tc>
      </w:tr>
      <w:tr w:rsidR="008101E9" w:rsidRPr="00647245" w14:paraId="15CD8B98" w14:textId="77777777" w:rsidTr="008101E9">
        <w:trPr>
          <w:trHeight w:val="964"/>
        </w:trPr>
        <w:tc>
          <w:tcPr>
            <w:tcW w:w="1154" w:type="dxa"/>
            <w:vAlign w:val="center"/>
          </w:tcPr>
          <w:p w14:paraId="2C5387DA" w14:textId="77777777" w:rsidR="008101E9" w:rsidRPr="00647245" w:rsidRDefault="008101E9" w:rsidP="00183424">
            <w:pPr>
              <w:jc w:val="center"/>
              <w:rPr>
                <w:rFonts w:ascii="Cambria" w:hAnsi="Cambria"/>
              </w:rPr>
            </w:pPr>
            <w:r w:rsidRPr="00647245">
              <w:rPr>
                <w:rFonts w:ascii="Cambria" w:hAnsi="Cambria"/>
              </w:rPr>
              <w:t>Unit 3</w:t>
            </w:r>
          </w:p>
        </w:tc>
        <w:tc>
          <w:tcPr>
            <w:tcW w:w="7925" w:type="dxa"/>
            <w:vAlign w:val="center"/>
          </w:tcPr>
          <w:p w14:paraId="315F3E35" w14:textId="0FE8E062" w:rsidR="00495BB8" w:rsidRDefault="00495BB8" w:rsidP="00183424">
            <w:pPr>
              <w:jc w:val="both"/>
              <w:rPr>
                <w:lang w:eastAsia="en-IN"/>
              </w:rPr>
            </w:pPr>
            <w:r>
              <w:rPr>
                <w:rStyle w:val="fontstyle01"/>
              </w:rPr>
              <w:t>Fundamentals of Radiometry: Concept of solid angle, radiometric measurements, observation geometry in RS; Data Products and RS data errors: Satellite Data Generation, Data reception, Type of data products and Aerial Photography Products, FCC and TCC images and their applications, radiometric, geometric and atmospheric errors.</w:t>
            </w:r>
          </w:p>
          <w:p w14:paraId="699628FB" w14:textId="6F507604" w:rsidR="008101E9" w:rsidRPr="00495BB8" w:rsidRDefault="008101E9" w:rsidP="00183424">
            <w:pPr>
              <w:jc w:val="both"/>
              <w:rPr>
                <w:lang w:eastAsia="en-IN"/>
              </w:rPr>
            </w:pPr>
          </w:p>
        </w:tc>
        <w:tc>
          <w:tcPr>
            <w:tcW w:w="1354" w:type="dxa"/>
            <w:vAlign w:val="center"/>
          </w:tcPr>
          <w:p w14:paraId="40AF07DD" w14:textId="0FA0D29F" w:rsidR="008101E9" w:rsidRPr="00647245" w:rsidRDefault="008101E9" w:rsidP="00183424">
            <w:pPr>
              <w:jc w:val="center"/>
              <w:rPr>
                <w:rFonts w:ascii="Cambria" w:hAnsi="Cambria"/>
              </w:rPr>
            </w:pPr>
            <w:r>
              <w:rPr>
                <w:rFonts w:ascii="Cambria" w:hAnsi="Cambria"/>
              </w:rPr>
              <w:t>1</w:t>
            </w:r>
            <w:r w:rsidR="0078779A">
              <w:rPr>
                <w:rFonts w:ascii="Cambria" w:hAnsi="Cambria"/>
              </w:rPr>
              <w:t>0</w:t>
            </w:r>
          </w:p>
        </w:tc>
      </w:tr>
      <w:tr w:rsidR="008101E9" w:rsidRPr="00647245" w14:paraId="7DDD4C84" w14:textId="77777777" w:rsidTr="008101E9">
        <w:trPr>
          <w:trHeight w:val="964"/>
        </w:trPr>
        <w:tc>
          <w:tcPr>
            <w:tcW w:w="1154" w:type="dxa"/>
            <w:vAlign w:val="center"/>
          </w:tcPr>
          <w:p w14:paraId="097105B0" w14:textId="77777777" w:rsidR="008101E9" w:rsidRPr="00647245" w:rsidRDefault="008101E9" w:rsidP="00183424">
            <w:pPr>
              <w:jc w:val="center"/>
              <w:rPr>
                <w:rFonts w:ascii="Cambria" w:hAnsi="Cambria"/>
              </w:rPr>
            </w:pPr>
            <w:r w:rsidRPr="00647245">
              <w:rPr>
                <w:rFonts w:ascii="Cambria" w:hAnsi="Cambria"/>
              </w:rPr>
              <w:t>Unit 4</w:t>
            </w:r>
          </w:p>
        </w:tc>
        <w:tc>
          <w:tcPr>
            <w:tcW w:w="7925" w:type="dxa"/>
            <w:vAlign w:val="center"/>
          </w:tcPr>
          <w:p w14:paraId="77A82213" w14:textId="11BF8550" w:rsidR="00140BA7" w:rsidRPr="00140BA7" w:rsidRDefault="00140BA7" w:rsidP="00183424">
            <w:pPr>
              <w:jc w:val="both"/>
              <w:rPr>
                <w:rFonts w:eastAsiaTheme="minorHAnsi"/>
                <w:color w:val="000000" w:themeColor="text1"/>
                <w:lang w:eastAsia="en-US" w:bidi="as-IN"/>
              </w:rPr>
            </w:pPr>
            <w:r w:rsidRPr="00140BA7">
              <w:rPr>
                <w:rFonts w:eastAsiaTheme="minorHAnsi"/>
                <w:color w:val="000000" w:themeColor="text1"/>
                <w:lang w:eastAsia="en-US" w:bidi="as-IN"/>
              </w:rPr>
              <w:t>Photogrammetry: Basic aerial Photography, Basic geometry of aerial</w:t>
            </w:r>
          </w:p>
          <w:p w14:paraId="083021BA" w14:textId="77777777" w:rsidR="00140BA7" w:rsidRPr="00140BA7" w:rsidRDefault="00140BA7" w:rsidP="00183424">
            <w:pPr>
              <w:jc w:val="both"/>
              <w:rPr>
                <w:rFonts w:eastAsiaTheme="minorHAnsi"/>
                <w:color w:val="000000" w:themeColor="text1"/>
                <w:lang w:eastAsia="en-US" w:bidi="as-IN"/>
              </w:rPr>
            </w:pPr>
            <w:r w:rsidRPr="00140BA7">
              <w:rPr>
                <w:rFonts w:eastAsiaTheme="minorHAnsi"/>
                <w:color w:val="000000" w:themeColor="text1"/>
                <w:lang w:eastAsia="en-US" w:bidi="as-IN"/>
              </w:rPr>
              <w:t>photograph, central and orthographic projections, difference between map</w:t>
            </w:r>
          </w:p>
          <w:p w14:paraId="18CA3F14" w14:textId="3FC9EDF8" w:rsidR="00140BA7" w:rsidRDefault="00140BA7" w:rsidP="00183424">
            <w:pPr>
              <w:jc w:val="both"/>
              <w:rPr>
                <w:rStyle w:val="fontstyle01"/>
              </w:rPr>
            </w:pPr>
            <w:r w:rsidRPr="00140BA7">
              <w:rPr>
                <w:rFonts w:eastAsiaTheme="minorHAnsi"/>
                <w:color w:val="000000" w:themeColor="text1"/>
                <w:lang w:eastAsia="en-US" w:bidi="as-IN"/>
              </w:rPr>
              <w:t>and aerial photograph, Types of aerial photographs.</w:t>
            </w:r>
            <w:r>
              <w:rPr>
                <w:rFonts w:eastAsiaTheme="minorHAnsi"/>
                <w:color w:val="000000" w:themeColor="text1"/>
                <w:lang w:eastAsia="en-US" w:bidi="as-IN"/>
              </w:rPr>
              <w:t xml:space="preserve"> </w:t>
            </w:r>
            <w:r>
              <w:rPr>
                <w:rStyle w:val="fontstyle01"/>
              </w:rPr>
              <w:t>Measurements: Scale and ground coverage of aerial photograph, Geometry of Aerial Photographs, Determination of Scale, Use of Parallax, height measurement.</w:t>
            </w:r>
          </w:p>
          <w:p w14:paraId="4FF3DEA5" w14:textId="45A52E8B" w:rsidR="008101E9" w:rsidRPr="00140BA7" w:rsidRDefault="00140BA7" w:rsidP="00183424">
            <w:pPr>
              <w:jc w:val="both"/>
              <w:rPr>
                <w:lang w:eastAsia="en-IN"/>
              </w:rPr>
            </w:pPr>
            <w:r>
              <w:rPr>
                <w:rStyle w:val="fontstyle01"/>
              </w:rPr>
              <w:t>Aerial Photo and Image Interpretation: Elements of visual interpretation for aerial photos and satellite imageries: Single, Vertical Stereo Pairs, Derived From PAN, LISS, Wifs, OCM Sensors. Study and Visual Interpretation of Satellite Images for Physical Features, Urban, Forest and Agricultural Uses</w:t>
            </w:r>
            <w:r w:rsidR="009D2295">
              <w:rPr>
                <w:rStyle w:val="fontstyle01"/>
              </w:rPr>
              <w:t>. Digital Photogrammetry: Concept and Techniques of Digital Photogrammetry.</w:t>
            </w:r>
          </w:p>
        </w:tc>
        <w:tc>
          <w:tcPr>
            <w:tcW w:w="1354" w:type="dxa"/>
            <w:vAlign w:val="center"/>
          </w:tcPr>
          <w:p w14:paraId="59B13223" w14:textId="097543EE" w:rsidR="008101E9" w:rsidRPr="00647245" w:rsidRDefault="008101E9" w:rsidP="00183424">
            <w:pPr>
              <w:jc w:val="center"/>
              <w:rPr>
                <w:rFonts w:ascii="Cambria" w:hAnsi="Cambria"/>
              </w:rPr>
            </w:pPr>
            <w:r>
              <w:rPr>
                <w:rFonts w:ascii="Cambria" w:hAnsi="Cambria"/>
              </w:rPr>
              <w:t>10</w:t>
            </w:r>
          </w:p>
        </w:tc>
      </w:tr>
      <w:tr w:rsidR="0072411E" w:rsidRPr="00647245" w14:paraId="30551499" w14:textId="77777777" w:rsidTr="008101E9">
        <w:trPr>
          <w:trHeight w:val="340"/>
        </w:trPr>
        <w:tc>
          <w:tcPr>
            <w:tcW w:w="1154" w:type="dxa"/>
            <w:vAlign w:val="center"/>
          </w:tcPr>
          <w:p w14:paraId="2DCD620F" w14:textId="77777777" w:rsidR="0072411E" w:rsidRPr="00647245" w:rsidRDefault="0072411E" w:rsidP="00183424">
            <w:pPr>
              <w:jc w:val="center"/>
              <w:rPr>
                <w:rFonts w:ascii="Cambria" w:hAnsi="Cambria"/>
                <w:b/>
              </w:rPr>
            </w:pPr>
          </w:p>
        </w:tc>
        <w:tc>
          <w:tcPr>
            <w:tcW w:w="7925" w:type="dxa"/>
            <w:vAlign w:val="center"/>
          </w:tcPr>
          <w:p w14:paraId="3B37A7E6" w14:textId="77777777" w:rsidR="0072411E" w:rsidRPr="00647245" w:rsidRDefault="0072411E" w:rsidP="00183424">
            <w:pPr>
              <w:jc w:val="center"/>
              <w:rPr>
                <w:rFonts w:ascii="Cambria" w:hAnsi="Cambria"/>
                <w:b/>
              </w:rPr>
            </w:pPr>
            <w:r w:rsidRPr="00647245">
              <w:rPr>
                <w:rFonts w:ascii="Cambria" w:hAnsi="Cambria"/>
                <w:b/>
              </w:rPr>
              <w:t>Total</w:t>
            </w:r>
          </w:p>
        </w:tc>
        <w:tc>
          <w:tcPr>
            <w:tcW w:w="1354" w:type="dxa"/>
            <w:vAlign w:val="center"/>
          </w:tcPr>
          <w:p w14:paraId="61310336" w14:textId="09EA5EBF" w:rsidR="0072411E" w:rsidRPr="00647245" w:rsidRDefault="00250B27" w:rsidP="00183424">
            <w:pPr>
              <w:jc w:val="center"/>
              <w:rPr>
                <w:rFonts w:ascii="Cambria" w:hAnsi="Cambria"/>
                <w:b/>
              </w:rPr>
            </w:pPr>
            <w:r>
              <w:rPr>
                <w:rFonts w:ascii="Cambria" w:hAnsi="Cambria"/>
                <w:b/>
              </w:rPr>
              <w:t>4</w:t>
            </w:r>
            <w:r w:rsidR="0078779A">
              <w:rPr>
                <w:rFonts w:ascii="Cambria" w:hAnsi="Cambria"/>
                <w:b/>
              </w:rPr>
              <w:t>0</w:t>
            </w:r>
          </w:p>
        </w:tc>
      </w:tr>
    </w:tbl>
    <w:p w14:paraId="609B05EB" w14:textId="77777777" w:rsidR="000B023C" w:rsidRDefault="000B023C" w:rsidP="000B023C">
      <w:pPr>
        <w:spacing w:line="276" w:lineRule="auto"/>
        <w:jc w:val="both"/>
        <w:rPr>
          <w:rFonts w:ascii="Cambria" w:hAnsi="Cambria"/>
          <w:b/>
          <w:color w:val="000000" w:themeColor="text1"/>
          <w:sz w:val="22"/>
          <w:szCs w:val="22"/>
          <w:lang w:val="en-US"/>
        </w:rPr>
      </w:pPr>
    </w:p>
    <w:p w14:paraId="70B09406" w14:textId="57FDA2F6" w:rsidR="0072411E" w:rsidRDefault="0072411E" w:rsidP="0072411E">
      <w:pPr>
        <w:spacing w:line="276" w:lineRule="auto"/>
        <w:jc w:val="both"/>
        <w:rPr>
          <w:rFonts w:ascii="Cambria" w:hAnsi="Cambria"/>
          <w:color w:val="000000" w:themeColor="text1"/>
          <w:sz w:val="22"/>
          <w:szCs w:val="22"/>
        </w:rPr>
      </w:pPr>
      <w:r w:rsidRPr="00647245">
        <w:rPr>
          <w:rFonts w:ascii="Cambria" w:hAnsi="Cambria"/>
          <w:b/>
          <w:color w:val="000000" w:themeColor="text1"/>
          <w:sz w:val="22"/>
          <w:szCs w:val="22"/>
        </w:rPr>
        <w:t>Text Books</w:t>
      </w:r>
      <w:r w:rsidRPr="00647245">
        <w:rPr>
          <w:rFonts w:ascii="Cambria" w:hAnsi="Cambria"/>
          <w:color w:val="000000" w:themeColor="text1"/>
          <w:sz w:val="22"/>
          <w:szCs w:val="22"/>
        </w:rPr>
        <w:t>:</w:t>
      </w:r>
    </w:p>
    <w:p w14:paraId="31494A77" w14:textId="77777777" w:rsidR="000B023C" w:rsidRPr="000B023C" w:rsidRDefault="000B023C">
      <w:pPr>
        <w:pStyle w:val="ListParagraph"/>
        <w:numPr>
          <w:ilvl w:val="0"/>
          <w:numId w:val="5"/>
        </w:numPr>
        <w:spacing w:line="276" w:lineRule="auto"/>
        <w:jc w:val="both"/>
        <w:rPr>
          <w:rFonts w:ascii="Cambria" w:hAnsi="Cambria"/>
          <w:color w:val="000000" w:themeColor="text1"/>
          <w:sz w:val="22"/>
          <w:szCs w:val="22"/>
          <w:lang w:val="en-US"/>
        </w:rPr>
      </w:pPr>
      <w:r w:rsidRPr="000B023C">
        <w:rPr>
          <w:rFonts w:ascii="Cambria" w:hAnsi="Cambria"/>
          <w:color w:val="000000" w:themeColor="text1"/>
          <w:sz w:val="22"/>
          <w:szCs w:val="22"/>
          <w:lang w:val="en-US"/>
        </w:rPr>
        <w:t>Jensen, J.R., (2006) “Remote Sensing of the Environment – An Earth Resources Perspective”, Pearson Education, Inc. (Singapore) Pte. Ltd., Indian edition, Delhi.</w:t>
      </w:r>
    </w:p>
    <w:p w14:paraId="63BA9411" w14:textId="77777777" w:rsidR="000B023C" w:rsidRPr="000B023C" w:rsidRDefault="000B023C">
      <w:pPr>
        <w:pStyle w:val="ListParagraph"/>
        <w:numPr>
          <w:ilvl w:val="0"/>
          <w:numId w:val="5"/>
        </w:numPr>
        <w:spacing w:line="276" w:lineRule="auto"/>
        <w:jc w:val="both"/>
        <w:rPr>
          <w:rFonts w:ascii="Cambria" w:hAnsi="Cambria"/>
          <w:color w:val="000000" w:themeColor="text1"/>
          <w:sz w:val="22"/>
          <w:szCs w:val="22"/>
          <w:lang w:val="en-US"/>
        </w:rPr>
      </w:pPr>
      <w:r w:rsidRPr="000B023C">
        <w:rPr>
          <w:rFonts w:ascii="Cambria" w:hAnsi="Cambria"/>
          <w:color w:val="000000" w:themeColor="text1"/>
          <w:sz w:val="22"/>
          <w:szCs w:val="22"/>
          <w:lang w:val="en-US"/>
        </w:rPr>
        <w:t>George Joseph, (2004) “Fundamentals of remote sensing”, Universities press (India) Pte Ltd., Hyderabad.</w:t>
      </w:r>
    </w:p>
    <w:p w14:paraId="386199C0" w14:textId="77777777" w:rsidR="000B023C" w:rsidRPr="00647245" w:rsidRDefault="000B023C" w:rsidP="0072411E">
      <w:pPr>
        <w:spacing w:line="276" w:lineRule="auto"/>
        <w:jc w:val="both"/>
        <w:rPr>
          <w:rFonts w:ascii="Cambria" w:hAnsi="Cambria"/>
          <w:color w:val="000000" w:themeColor="text1"/>
          <w:sz w:val="22"/>
          <w:szCs w:val="22"/>
        </w:rPr>
      </w:pPr>
    </w:p>
    <w:p w14:paraId="265FE7FF" w14:textId="77777777" w:rsidR="0072411E" w:rsidRPr="00647245" w:rsidRDefault="0072411E" w:rsidP="0072411E">
      <w:pPr>
        <w:spacing w:line="276" w:lineRule="auto"/>
        <w:jc w:val="both"/>
        <w:rPr>
          <w:rFonts w:ascii="Cambria" w:hAnsi="Cambria"/>
          <w:color w:val="000000" w:themeColor="text1"/>
          <w:sz w:val="22"/>
          <w:szCs w:val="22"/>
        </w:rPr>
      </w:pPr>
      <w:r w:rsidRPr="00647245">
        <w:rPr>
          <w:rFonts w:ascii="Cambria" w:hAnsi="Cambria"/>
          <w:b/>
          <w:bCs/>
          <w:color w:val="000000" w:themeColor="text1"/>
          <w:sz w:val="22"/>
          <w:szCs w:val="22"/>
        </w:rPr>
        <w:t>Reference books</w:t>
      </w:r>
      <w:r w:rsidRPr="00647245">
        <w:rPr>
          <w:rFonts w:ascii="Cambria" w:hAnsi="Cambria"/>
          <w:bCs/>
          <w:color w:val="000000" w:themeColor="text1"/>
          <w:sz w:val="22"/>
          <w:szCs w:val="22"/>
        </w:rPr>
        <w:t>:</w:t>
      </w:r>
    </w:p>
    <w:p w14:paraId="1ABC1A5E" w14:textId="77777777" w:rsidR="000B023C" w:rsidRPr="000B023C" w:rsidRDefault="000B023C">
      <w:pPr>
        <w:pStyle w:val="ListParagraph"/>
        <w:numPr>
          <w:ilvl w:val="0"/>
          <w:numId w:val="6"/>
        </w:numPr>
        <w:autoSpaceDE w:val="0"/>
        <w:autoSpaceDN w:val="0"/>
        <w:adjustRightInd w:val="0"/>
        <w:rPr>
          <w:rFonts w:ascii="Cambria" w:eastAsia="CIDFont+F1" w:hAnsi="Cambria"/>
          <w:sz w:val="22"/>
          <w:szCs w:val="22"/>
          <w:lang w:val="en-US" w:eastAsia="en-US"/>
        </w:rPr>
      </w:pPr>
      <w:r w:rsidRPr="000B023C">
        <w:rPr>
          <w:rFonts w:ascii="Cambria" w:eastAsia="CIDFont+F1" w:hAnsi="Cambria"/>
          <w:sz w:val="22"/>
          <w:szCs w:val="22"/>
          <w:lang w:val="en-US" w:eastAsia="en-US"/>
        </w:rPr>
        <w:t>Sabins, F.F. Jr., (2007) Edition. ‘Remote Sensing – Principles and Interpretation”, W.H. Freeman &amp; Co.</w:t>
      </w:r>
    </w:p>
    <w:p w14:paraId="3D4C3A34" w14:textId="77777777" w:rsidR="000B023C" w:rsidRPr="000B023C" w:rsidRDefault="000B023C">
      <w:pPr>
        <w:pStyle w:val="ListParagraph"/>
        <w:numPr>
          <w:ilvl w:val="0"/>
          <w:numId w:val="6"/>
        </w:numPr>
        <w:autoSpaceDE w:val="0"/>
        <w:autoSpaceDN w:val="0"/>
        <w:adjustRightInd w:val="0"/>
        <w:rPr>
          <w:rFonts w:ascii="Cambria" w:eastAsia="CIDFont+F1" w:hAnsi="Cambria"/>
          <w:sz w:val="22"/>
          <w:szCs w:val="22"/>
          <w:lang w:val="en-US" w:eastAsia="en-US"/>
        </w:rPr>
      </w:pPr>
      <w:r w:rsidRPr="000B023C">
        <w:rPr>
          <w:rFonts w:ascii="Cambria" w:eastAsia="CIDFont+F1" w:hAnsi="Cambria"/>
          <w:sz w:val="22"/>
          <w:szCs w:val="22"/>
          <w:lang w:val="en-US" w:eastAsia="en-US"/>
        </w:rPr>
        <w:t>Reeves, Robert G. (1991), “Manual of Remote Sensing, Vol. I, American Society of Photogrammetry and Remote Sensing, Falls Church, Virginia, USA</w:t>
      </w:r>
    </w:p>
    <w:p w14:paraId="3061B442" w14:textId="77777777" w:rsidR="000B023C" w:rsidRPr="000B023C" w:rsidRDefault="000B023C">
      <w:pPr>
        <w:pStyle w:val="ListParagraph"/>
        <w:numPr>
          <w:ilvl w:val="0"/>
          <w:numId w:val="6"/>
        </w:numPr>
        <w:autoSpaceDE w:val="0"/>
        <w:autoSpaceDN w:val="0"/>
        <w:adjustRightInd w:val="0"/>
        <w:rPr>
          <w:rFonts w:ascii="Cambria" w:eastAsia="CIDFont+F1" w:hAnsi="Cambria"/>
          <w:sz w:val="22"/>
          <w:szCs w:val="22"/>
          <w:lang w:val="en-US" w:eastAsia="en-US"/>
        </w:rPr>
      </w:pPr>
      <w:r w:rsidRPr="000B023C">
        <w:rPr>
          <w:rFonts w:ascii="Cambria" w:eastAsia="CIDFont+F1" w:hAnsi="Cambria"/>
          <w:sz w:val="22"/>
          <w:szCs w:val="22"/>
          <w:lang w:val="en-US" w:eastAsia="en-US"/>
        </w:rPr>
        <w:t>Lillesand, Thomas M. and Kiefer, Ralph, W., (2007)  “Remote Sensing and Image Interpretation”, 4</w:t>
      </w:r>
      <w:r w:rsidRPr="000B023C">
        <w:rPr>
          <w:rFonts w:ascii="Cambria" w:eastAsia="CIDFont+F1" w:hAnsi="Cambria"/>
          <w:sz w:val="22"/>
          <w:szCs w:val="22"/>
          <w:vertAlign w:val="superscript"/>
          <w:lang w:val="en-US" w:eastAsia="en-US"/>
        </w:rPr>
        <w:t>th</w:t>
      </w:r>
      <w:r w:rsidRPr="000B023C">
        <w:rPr>
          <w:rFonts w:ascii="Cambria" w:eastAsia="CIDFont+F1" w:hAnsi="Cambria"/>
          <w:sz w:val="22"/>
          <w:szCs w:val="22"/>
          <w:lang w:val="en-US" w:eastAsia="en-US"/>
        </w:rPr>
        <w:t xml:space="preserve"> Edition, John Wiley and Sons, New York </w:t>
      </w:r>
    </w:p>
    <w:p w14:paraId="2F4D19E0" w14:textId="77777777" w:rsidR="000B023C" w:rsidRPr="000B023C" w:rsidRDefault="000B023C">
      <w:pPr>
        <w:pStyle w:val="ListParagraph"/>
        <w:numPr>
          <w:ilvl w:val="0"/>
          <w:numId w:val="6"/>
        </w:numPr>
        <w:autoSpaceDE w:val="0"/>
        <w:autoSpaceDN w:val="0"/>
        <w:adjustRightInd w:val="0"/>
        <w:rPr>
          <w:rFonts w:ascii="Cambria" w:eastAsia="CIDFont+F1" w:hAnsi="Cambria"/>
          <w:sz w:val="22"/>
          <w:szCs w:val="22"/>
          <w:lang w:val="en-US" w:eastAsia="en-US"/>
        </w:rPr>
      </w:pPr>
      <w:r w:rsidRPr="000B023C">
        <w:rPr>
          <w:rFonts w:ascii="Cambria" w:eastAsia="CIDFont+F1" w:hAnsi="Cambria"/>
          <w:sz w:val="22"/>
          <w:szCs w:val="22"/>
          <w:lang w:val="en-US" w:eastAsia="en-US"/>
        </w:rPr>
        <w:t xml:space="preserve">Rampal, K.K., (1999) Handbook of Aerial Photography and Interpretation, Concept Publishing Company, New Delhi </w:t>
      </w:r>
    </w:p>
    <w:p w14:paraId="3BE66E4F" w14:textId="77777777" w:rsidR="000B023C" w:rsidRPr="000B023C" w:rsidRDefault="000B023C">
      <w:pPr>
        <w:pStyle w:val="ListParagraph"/>
        <w:numPr>
          <w:ilvl w:val="0"/>
          <w:numId w:val="6"/>
        </w:numPr>
        <w:autoSpaceDE w:val="0"/>
        <w:autoSpaceDN w:val="0"/>
        <w:adjustRightInd w:val="0"/>
        <w:rPr>
          <w:rFonts w:ascii="Cambria" w:eastAsia="CIDFont+F1" w:hAnsi="Cambria"/>
          <w:bCs/>
          <w:sz w:val="22"/>
          <w:szCs w:val="22"/>
          <w:lang w:val="en-US" w:eastAsia="en-US"/>
        </w:rPr>
      </w:pPr>
      <w:r w:rsidRPr="000B023C">
        <w:rPr>
          <w:rFonts w:ascii="Cambria" w:eastAsia="CIDFont+F1" w:hAnsi="Cambria"/>
          <w:bCs/>
          <w:sz w:val="22"/>
          <w:szCs w:val="22"/>
          <w:lang w:val="en-US" w:eastAsia="en-US"/>
        </w:rPr>
        <w:t xml:space="preserve">N.K.Agrawal , (2004) ,Essentials of   GPS, Spatial Network Pvt. Ltd  </w:t>
      </w:r>
    </w:p>
    <w:p w14:paraId="12228E90" w14:textId="55C44809" w:rsidR="000B023C" w:rsidRPr="000B023C" w:rsidRDefault="000B023C">
      <w:pPr>
        <w:pStyle w:val="ListParagraph"/>
        <w:numPr>
          <w:ilvl w:val="0"/>
          <w:numId w:val="6"/>
        </w:numPr>
        <w:autoSpaceDE w:val="0"/>
        <w:autoSpaceDN w:val="0"/>
        <w:adjustRightInd w:val="0"/>
        <w:rPr>
          <w:rFonts w:ascii="Cambria" w:eastAsia="CIDFont+F1" w:hAnsi="Cambria"/>
          <w:b/>
          <w:sz w:val="22"/>
          <w:szCs w:val="22"/>
          <w:lang w:val="en-US" w:eastAsia="en-US"/>
        </w:rPr>
      </w:pPr>
      <w:r w:rsidRPr="000B023C">
        <w:rPr>
          <w:rFonts w:ascii="Cambria" w:eastAsia="CIDFont+F1" w:hAnsi="Cambria"/>
          <w:sz w:val="22"/>
          <w:szCs w:val="22"/>
          <w:lang w:val="en-US" w:eastAsia="en-US"/>
        </w:rPr>
        <w:t xml:space="preserve">Sathish Gopi,  (2000), GPS and Surveying using GPS </w:t>
      </w:r>
    </w:p>
    <w:p w14:paraId="52C3F730" w14:textId="77777777" w:rsidR="000B023C" w:rsidRPr="000B023C" w:rsidRDefault="000B023C">
      <w:pPr>
        <w:pStyle w:val="ListParagraph"/>
        <w:numPr>
          <w:ilvl w:val="0"/>
          <w:numId w:val="6"/>
        </w:numPr>
        <w:autoSpaceDE w:val="0"/>
        <w:autoSpaceDN w:val="0"/>
        <w:adjustRightInd w:val="0"/>
        <w:rPr>
          <w:rFonts w:ascii="Cambria" w:eastAsia="CIDFont+F1" w:hAnsi="Cambria"/>
          <w:bCs/>
          <w:sz w:val="22"/>
          <w:szCs w:val="22"/>
          <w:lang w:val="en-US" w:eastAsia="en-US"/>
        </w:rPr>
      </w:pPr>
      <w:r w:rsidRPr="000B023C">
        <w:rPr>
          <w:rFonts w:ascii="Cambria" w:eastAsia="CIDFont+F1" w:hAnsi="Cambria"/>
          <w:bCs/>
          <w:sz w:val="22"/>
          <w:szCs w:val="22"/>
          <w:lang w:val="en-US" w:eastAsia="en-US"/>
        </w:rPr>
        <w:t xml:space="preserve">Leica. A., (2003), GPS Satellite Surveying, John Wiley &amp; Sons, use. New York </w:t>
      </w:r>
    </w:p>
    <w:p w14:paraId="42EED437" w14:textId="0A5C540C" w:rsidR="000B023C" w:rsidRDefault="000B023C">
      <w:pPr>
        <w:pStyle w:val="ListParagraph"/>
        <w:numPr>
          <w:ilvl w:val="0"/>
          <w:numId w:val="6"/>
        </w:numPr>
        <w:autoSpaceDE w:val="0"/>
        <w:autoSpaceDN w:val="0"/>
        <w:adjustRightInd w:val="0"/>
        <w:rPr>
          <w:rFonts w:ascii="Cambria" w:eastAsia="CIDFont+F1" w:hAnsi="Cambria"/>
          <w:bCs/>
          <w:sz w:val="22"/>
          <w:szCs w:val="22"/>
          <w:lang w:val="en-US" w:eastAsia="en-US"/>
        </w:rPr>
      </w:pPr>
      <w:r w:rsidRPr="000B023C">
        <w:rPr>
          <w:rFonts w:ascii="Cambria" w:eastAsia="CIDFont+F1" w:hAnsi="Cambria"/>
          <w:bCs/>
          <w:sz w:val="22"/>
          <w:szCs w:val="22"/>
          <w:lang w:val="en-US" w:eastAsia="en-US"/>
        </w:rPr>
        <w:t>Terry-Karen Steede, (2002), Integrating GIS and the Global Positioning System, ESRI Press</w:t>
      </w:r>
    </w:p>
    <w:p w14:paraId="747FD212" w14:textId="6CBA2BAE" w:rsidR="00B25423" w:rsidRPr="00250B27" w:rsidRDefault="00250B27" w:rsidP="00250B27">
      <w:pPr>
        <w:spacing w:after="160" w:line="259" w:lineRule="auto"/>
        <w:rPr>
          <w:rFonts w:ascii="Cambria" w:eastAsia="CIDFont+F1" w:hAnsi="Cambria"/>
          <w:bCs/>
          <w:sz w:val="22"/>
          <w:szCs w:val="22"/>
          <w:lang w:val="en-US" w:eastAsia="en-US"/>
        </w:rPr>
      </w:pPr>
      <w:r>
        <w:rPr>
          <w:rFonts w:ascii="Cambria" w:eastAsia="CIDFont+F1" w:hAnsi="Cambria"/>
          <w:bCs/>
          <w:sz w:val="22"/>
          <w:szCs w:val="22"/>
          <w:lang w:val="en-US" w:eastAsia="en-US"/>
        </w:rPr>
        <w:br w:type="page"/>
      </w:r>
    </w:p>
    <w:p w14:paraId="3690516E" w14:textId="77777777" w:rsidR="006F789D" w:rsidRPr="00647245" w:rsidRDefault="006F789D" w:rsidP="00B25423">
      <w:pPr>
        <w:autoSpaceDE w:val="0"/>
        <w:autoSpaceDN w:val="0"/>
        <w:adjustRightInd w:val="0"/>
        <w:rPr>
          <w:rFonts w:ascii="Cambria" w:eastAsia="CIDFont+F1" w:hAnsi="Cambria"/>
          <w:sz w:val="22"/>
          <w:szCs w:val="22"/>
          <w:lang w:val="en-US" w:eastAsia="en-US"/>
        </w:rPr>
      </w:pPr>
    </w:p>
    <w:tbl>
      <w:tblPr>
        <w:tblStyle w:val="TableGrid"/>
        <w:tblW w:w="10429" w:type="dxa"/>
        <w:tblInd w:w="108" w:type="dxa"/>
        <w:tblLook w:val="04A0" w:firstRow="1" w:lastRow="0" w:firstColumn="1" w:lastColumn="0" w:noHBand="0" w:noVBand="1"/>
      </w:tblPr>
      <w:tblGrid>
        <w:gridCol w:w="1018"/>
        <w:gridCol w:w="8050"/>
        <w:gridCol w:w="1361"/>
      </w:tblGrid>
      <w:tr w:rsidR="0072411E" w:rsidRPr="00647245" w14:paraId="55D8BDDA" w14:textId="77777777" w:rsidTr="00D54E58">
        <w:trPr>
          <w:trHeight w:val="870"/>
        </w:trPr>
        <w:tc>
          <w:tcPr>
            <w:tcW w:w="1018" w:type="dxa"/>
            <w:vAlign w:val="center"/>
          </w:tcPr>
          <w:p w14:paraId="6697EAF4" w14:textId="1386CBE3" w:rsidR="0072411E" w:rsidRPr="00647245" w:rsidRDefault="0072411E" w:rsidP="00D54E58">
            <w:pPr>
              <w:jc w:val="center"/>
              <w:rPr>
                <w:rFonts w:ascii="Cambria" w:hAnsi="Cambria"/>
                <w:b/>
              </w:rPr>
            </w:pPr>
            <w:r w:rsidRPr="00647245">
              <w:rPr>
                <w:rFonts w:ascii="Cambria" w:hAnsi="Cambria"/>
                <w:b/>
              </w:rPr>
              <w:t>Paper II</w:t>
            </w:r>
          </w:p>
          <w:p w14:paraId="6D1D7CBD" w14:textId="77777777" w:rsidR="0072411E" w:rsidRPr="00647245" w:rsidRDefault="0072411E" w:rsidP="00D54E58">
            <w:pPr>
              <w:jc w:val="center"/>
              <w:rPr>
                <w:rFonts w:ascii="Cambria" w:hAnsi="Cambria"/>
                <w:b/>
              </w:rPr>
            </w:pPr>
            <w:r w:rsidRPr="00647245">
              <w:rPr>
                <w:rFonts w:ascii="Cambria" w:hAnsi="Cambria"/>
                <w:b/>
              </w:rPr>
              <w:t>Core Course</w:t>
            </w:r>
          </w:p>
        </w:tc>
        <w:tc>
          <w:tcPr>
            <w:tcW w:w="8050" w:type="dxa"/>
            <w:vAlign w:val="center"/>
          </w:tcPr>
          <w:p w14:paraId="1F47404B" w14:textId="0A889E23" w:rsidR="0072411E" w:rsidRPr="00647245" w:rsidRDefault="00250B27" w:rsidP="00D54E58">
            <w:pPr>
              <w:jc w:val="center"/>
              <w:rPr>
                <w:rFonts w:ascii="Cambria" w:hAnsi="Cambria"/>
                <w:b/>
                <w:bCs/>
                <w:color w:val="000000" w:themeColor="text1"/>
              </w:rPr>
            </w:pPr>
            <w:r>
              <w:rPr>
                <w:rFonts w:ascii="Cambria" w:hAnsi="Cambria"/>
                <w:b/>
                <w:bCs/>
                <w:color w:val="000000" w:themeColor="text1"/>
              </w:rPr>
              <w:t>GEOGRAPHIC INFORMATION SYSTEMS</w:t>
            </w:r>
          </w:p>
          <w:p w14:paraId="0B7A4ACD" w14:textId="7A8DCA6B" w:rsidR="0072411E" w:rsidRPr="00647245" w:rsidRDefault="008F151A"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B136B5">
              <w:rPr>
                <w:rFonts w:ascii="Cambria" w:hAnsi="Cambria"/>
                <w:b/>
                <w:bCs/>
                <w:color w:val="000000" w:themeColor="text1"/>
              </w:rPr>
              <w:t>3</w:t>
            </w:r>
            <w:r w:rsidR="00B136B5" w:rsidRPr="00647245">
              <w:rPr>
                <w:rFonts w:ascii="Cambria" w:hAnsi="Cambria"/>
                <w:b/>
                <w:bCs/>
                <w:color w:val="000000" w:themeColor="text1"/>
              </w:rPr>
              <w:t>-</w:t>
            </w:r>
            <w:r w:rsidR="00B136B5">
              <w:rPr>
                <w:rFonts w:ascii="Cambria" w:hAnsi="Cambria"/>
                <w:b/>
                <w:bCs/>
                <w:color w:val="000000" w:themeColor="text1"/>
              </w:rPr>
              <w:t>1</w:t>
            </w:r>
            <w:r w:rsidR="00B136B5" w:rsidRPr="00647245">
              <w:rPr>
                <w:rFonts w:ascii="Cambria" w:hAnsi="Cambria"/>
                <w:b/>
                <w:bCs/>
                <w:color w:val="000000" w:themeColor="text1"/>
              </w:rPr>
              <w:t>-</w:t>
            </w:r>
            <w:r w:rsidR="00B136B5">
              <w:rPr>
                <w:rFonts w:ascii="Cambria" w:hAnsi="Cambria"/>
                <w:b/>
                <w:bCs/>
                <w:color w:val="000000" w:themeColor="text1"/>
              </w:rPr>
              <w:t>0-4</w:t>
            </w:r>
            <w:r w:rsidR="0072411E" w:rsidRPr="00647245">
              <w:rPr>
                <w:rFonts w:ascii="Cambria" w:hAnsi="Cambria"/>
                <w:b/>
                <w:bCs/>
                <w:color w:val="000000" w:themeColor="text1"/>
              </w:rPr>
              <w:tab/>
              <w:t xml:space="preserve">  Credit Units: 4             Scheme of Evaluation: (</w:t>
            </w:r>
            <w:r w:rsidR="00446970">
              <w:rPr>
                <w:rFonts w:ascii="Cambria" w:hAnsi="Cambria"/>
                <w:b/>
                <w:bCs/>
                <w:color w:val="000000" w:themeColor="text1"/>
              </w:rPr>
              <w:t>T</w:t>
            </w:r>
            <w:r w:rsidR="0072411E" w:rsidRPr="00647245">
              <w:rPr>
                <w:rFonts w:ascii="Cambria" w:hAnsi="Cambria"/>
                <w:b/>
                <w:bCs/>
                <w:color w:val="000000" w:themeColor="text1"/>
              </w:rPr>
              <w:t>)</w:t>
            </w:r>
          </w:p>
        </w:tc>
        <w:tc>
          <w:tcPr>
            <w:tcW w:w="1361" w:type="dxa"/>
            <w:vAlign w:val="center"/>
          </w:tcPr>
          <w:p w14:paraId="6D944DDF" w14:textId="77777777" w:rsidR="0072411E" w:rsidRPr="00647245" w:rsidRDefault="0072411E" w:rsidP="00D54E58">
            <w:pPr>
              <w:jc w:val="center"/>
              <w:rPr>
                <w:rFonts w:ascii="Cambria" w:hAnsi="Cambria"/>
                <w:b/>
                <w:bCs/>
                <w:color w:val="000000" w:themeColor="text1"/>
              </w:rPr>
            </w:pPr>
            <w:r w:rsidRPr="00647245">
              <w:rPr>
                <w:rFonts w:ascii="Cambria" w:hAnsi="Cambria"/>
                <w:b/>
                <w:bCs/>
                <w:color w:val="000000" w:themeColor="text1"/>
              </w:rPr>
              <w:t>Subject Code:</w:t>
            </w:r>
          </w:p>
          <w:p w14:paraId="6D7C5513" w14:textId="5D18EA76" w:rsidR="0072411E"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GEOI164C</w:t>
            </w:r>
            <w:r w:rsidRPr="00647245">
              <w:rPr>
                <w:rFonts w:ascii="Cambria" w:hAnsi="Cambria"/>
                <w:b/>
                <w:bCs/>
                <w:color w:val="000000" w:themeColor="text1"/>
              </w:rPr>
              <w:t xml:space="preserve"> </w:t>
            </w:r>
            <w:r w:rsidR="0072411E" w:rsidRPr="00647245">
              <w:rPr>
                <w:rFonts w:ascii="Cambria" w:hAnsi="Cambria"/>
                <w:b/>
                <w:bCs/>
                <w:color w:val="000000" w:themeColor="text1"/>
              </w:rPr>
              <w:t>1</w:t>
            </w:r>
            <w:r w:rsidR="00250B27">
              <w:rPr>
                <w:rFonts w:ascii="Cambria" w:hAnsi="Cambria"/>
                <w:b/>
                <w:bCs/>
                <w:color w:val="000000" w:themeColor="text1"/>
              </w:rPr>
              <w:t>02</w:t>
            </w:r>
          </w:p>
        </w:tc>
      </w:tr>
    </w:tbl>
    <w:p w14:paraId="200FEEB9" w14:textId="0999AE98" w:rsidR="00250B27" w:rsidRDefault="00CE6C6C" w:rsidP="00F2749D">
      <w:pPr>
        <w:widowControl w:val="0"/>
        <w:autoSpaceDE w:val="0"/>
        <w:autoSpaceDN w:val="0"/>
        <w:spacing w:line="276" w:lineRule="auto"/>
        <w:jc w:val="both"/>
        <w:rPr>
          <w:rFonts w:ascii="Cambria" w:eastAsia="TimesNewRomanPSMT" w:hAnsi="Cambria"/>
          <w:i/>
          <w:iCs/>
          <w:color w:val="000000" w:themeColor="text1"/>
          <w:sz w:val="22"/>
          <w:szCs w:val="22"/>
        </w:rPr>
      </w:pPr>
      <w:r w:rsidRPr="00647245">
        <w:rPr>
          <w:rFonts w:ascii="Cambria" w:eastAsia="TimesNewRomanPS-BoldMT" w:hAnsi="Cambria"/>
          <w:b/>
          <w:color w:val="000000" w:themeColor="text1"/>
          <w:sz w:val="22"/>
          <w:szCs w:val="22"/>
        </w:rPr>
        <w:t>Course</w:t>
      </w:r>
      <w:r w:rsidR="0072411E" w:rsidRPr="00647245">
        <w:rPr>
          <w:rFonts w:ascii="Cambria" w:eastAsia="TimesNewRomanPS-BoldMT" w:hAnsi="Cambria"/>
          <w:b/>
          <w:color w:val="000000" w:themeColor="text1"/>
          <w:sz w:val="22"/>
          <w:szCs w:val="22"/>
        </w:rPr>
        <w:t xml:space="preserve"> Objectives:</w:t>
      </w:r>
      <w:r w:rsidR="00F2749D">
        <w:rPr>
          <w:rFonts w:ascii="Cambria" w:eastAsia="TimesNewRomanPS-BoldMT" w:hAnsi="Cambria"/>
          <w:b/>
          <w:color w:val="000000" w:themeColor="text1"/>
          <w:sz w:val="22"/>
          <w:szCs w:val="22"/>
        </w:rPr>
        <w:t xml:space="preserve"> </w:t>
      </w:r>
      <w:r w:rsidR="00F2749D" w:rsidRPr="00F2749D">
        <w:rPr>
          <w:rFonts w:ascii="Cambria" w:eastAsia="TimesNewRomanPSMT" w:hAnsi="Cambria"/>
          <w:i/>
          <w:iCs/>
          <w:color w:val="000000" w:themeColor="text1"/>
          <w:sz w:val="22"/>
          <w:szCs w:val="22"/>
        </w:rPr>
        <w:t>This course aims to make the students interpret the data, tools and technology and applications of Geoinformatics – Remote Sensing, GIS, and GPS and Construct and Analyse maps using Geospatial Technology.</w:t>
      </w:r>
    </w:p>
    <w:p w14:paraId="67CBB257" w14:textId="77777777" w:rsidR="00F2749D" w:rsidRPr="00F2749D" w:rsidRDefault="00F2749D" w:rsidP="00F2749D">
      <w:pPr>
        <w:widowControl w:val="0"/>
        <w:autoSpaceDE w:val="0"/>
        <w:autoSpaceDN w:val="0"/>
        <w:spacing w:line="276" w:lineRule="auto"/>
        <w:jc w:val="both"/>
        <w:rPr>
          <w:rFonts w:ascii="Cambria" w:eastAsia="TimesNewRomanPSMT" w:hAnsi="Cambria"/>
          <w:color w:val="000000" w:themeColor="text1"/>
          <w:sz w:val="22"/>
          <w:szCs w:val="22"/>
        </w:rPr>
      </w:pPr>
    </w:p>
    <w:p w14:paraId="68EDE454" w14:textId="405557FC" w:rsidR="006F789D" w:rsidRPr="00647245" w:rsidRDefault="00D54E58" w:rsidP="006F789D">
      <w:pPr>
        <w:widowControl w:val="0"/>
        <w:autoSpaceDE w:val="0"/>
        <w:autoSpaceDN w:val="0"/>
        <w:spacing w:line="276" w:lineRule="auto"/>
        <w:jc w:val="both"/>
        <w:rPr>
          <w:rFonts w:ascii="Cambria" w:eastAsia="TimesNewRomanPS-BoldMT" w:hAnsi="Cambria"/>
          <w:b/>
          <w:color w:val="000000" w:themeColor="text1"/>
          <w:sz w:val="22"/>
          <w:szCs w:val="22"/>
        </w:rPr>
      </w:pPr>
      <w:r>
        <w:rPr>
          <w:rFonts w:ascii="Cambria" w:eastAsia="TimesNewRomanPS-BoldMT" w:hAnsi="Cambria"/>
          <w:b/>
          <w:color w:val="000000" w:themeColor="text1"/>
          <w:sz w:val="22"/>
          <w:szCs w:val="22"/>
        </w:rPr>
        <w:t>Course</w:t>
      </w:r>
      <w:r w:rsidR="006F789D" w:rsidRPr="00647245">
        <w:rPr>
          <w:rFonts w:ascii="Cambria" w:eastAsia="TimesNewRomanPS-BoldMT" w:hAnsi="Cambria"/>
          <w:b/>
          <w:color w:val="000000" w:themeColor="text1"/>
          <w:sz w:val="22"/>
          <w:szCs w:val="22"/>
        </w:rPr>
        <w:t xml:space="preserve"> Outcomes:</w:t>
      </w:r>
    </w:p>
    <w:p w14:paraId="6636B076" w14:textId="77777777" w:rsidR="00F2749D" w:rsidRDefault="00F2749D" w:rsidP="00F2749D">
      <w:pPr>
        <w:widowControl w:val="0"/>
        <w:autoSpaceDE w:val="0"/>
        <w:autoSpaceDN w:val="0"/>
        <w:spacing w:line="276" w:lineRule="auto"/>
        <w:jc w:val="both"/>
        <w:rPr>
          <w:rFonts w:ascii="Cambria" w:eastAsia="TimesNewRomanPSMT" w:hAnsi="Cambria"/>
          <w:color w:val="000000" w:themeColor="text1"/>
          <w:sz w:val="22"/>
          <w:szCs w:val="22"/>
        </w:rPr>
      </w:pPr>
      <w:r w:rsidRPr="00647245">
        <w:rPr>
          <w:rFonts w:ascii="Cambria" w:eastAsia="TimesNewRomanPSMT" w:hAnsi="Cambria"/>
          <w:color w:val="000000" w:themeColor="text1"/>
          <w:sz w:val="22"/>
          <w:szCs w:val="22"/>
        </w:rPr>
        <w:t>After the completion of the course, the students will have the ability to:</w:t>
      </w:r>
    </w:p>
    <w:p w14:paraId="6B49F4E5" w14:textId="083CEBEB" w:rsidR="00673D0E" w:rsidRDefault="00673D0E" w:rsidP="00673D0E">
      <w:pPr>
        <w:widowControl w:val="0"/>
        <w:autoSpaceDE w:val="0"/>
        <w:autoSpaceDN w:val="0"/>
        <w:ind w:firstLine="360"/>
        <w:rPr>
          <w:rFonts w:ascii="Cambria" w:eastAsia="TimesNewRomanPS-BoldMT" w:hAnsi="Cambria"/>
          <w:bCs/>
          <w:color w:val="000000"/>
          <w:sz w:val="22"/>
          <w:szCs w:val="22"/>
        </w:rPr>
      </w:pPr>
      <w:r w:rsidRPr="006E0D92">
        <w:rPr>
          <w:rFonts w:ascii="Cambria" w:eastAsia="TimesNewRomanPS-BoldMT" w:hAnsi="Cambria"/>
          <w:bCs/>
          <w:color w:val="000000"/>
          <w:sz w:val="22"/>
          <w:szCs w:val="22"/>
        </w:rPr>
        <w:t>CO1.</w:t>
      </w:r>
      <w:r>
        <w:rPr>
          <w:rFonts w:ascii="Cambria" w:eastAsia="TimesNewRomanPS-BoldMT" w:hAnsi="Cambria"/>
          <w:b/>
          <w:bCs/>
          <w:color w:val="000000"/>
          <w:sz w:val="22"/>
          <w:szCs w:val="22"/>
        </w:rPr>
        <w:t xml:space="preserve"> </w:t>
      </w:r>
      <w:r w:rsidRPr="006E0D92">
        <w:rPr>
          <w:rFonts w:ascii="Cambria" w:eastAsia="TimesNewRomanPS-BoldMT" w:hAnsi="Cambria"/>
          <w:b/>
          <w:bCs/>
          <w:color w:val="000000"/>
          <w:sz w:val="22"/>
          <w:szCs w:val="22"/>
        </w:rPr>
        <w:t xml:space="preserve">Recall </w:t>
      </w:r>
      <w:r>
        <w:rPr>
          <w:rFonts w:ascii="Cambria" w:eastAsia="TimesNewRomanPS-BoldMT" w:hAnsi="Cambria"/>
          <w:bCs/>
          <w:color w:val="000000"/>
          <w:sz w:val="22"/>
          <w:szCs w:val="22"/>
        </w:rPr>
        <w:t>varied GIS terms, terminologies and techniques.</w:t>
      </w:r>
    </w:p>
    <w:p w14:paraId="0F44E25D" w14:textId="204BC1E6" w:rsidR="00673D0E" w:rsidRDefault="00673D0E" w:rsidP="00673D0E">
      <w:pPr>
        <w:widowControl w:val="0"/>
        <w:autoSpaceDE w:val="0"/>
        <w:autoSpaceDN w:val="0"/>
        <w:ind w:firstLine="360"/>
        <w:rPr>
          <w:rFonts w:ascii="Cambria" w:eastAsia="TimesNewRomanPS-BoldMT" w:hAnsi="Cambria"/>
          <w:bCs/>
          <w:color w:val="000000"/>
          <w:sz w:val="22"/>
          <w:szCs w:val="22"/>
        </w:rPr>
      </w:pPr>
      <w:r w:rsidRPr="006E0D92">
        <w:rPr>
          <w:rFonts w:ascii="Cambria" w:eastAsia="TimesNewRomanPS-BoldMT" w:hAnsi="Cambria"/>
          <w:bCs/>
          <w:color w:val="000000"/>
          <w:sz w:val="22"/>
          <w:szCs w:val="22"/>
        </w:rPr>
        <w:t>CO2.</w:t>
      </w:r>
      <w:r>
        <w:rPr>
          <w:rFonts w:ascii="Cambria" w:eastAsia="TimesNewRomanPS-BoldMT" w:hAnsi="Cambria"/>
          <w:b/>
          <w:bCs/>
          <w:color w:val="000000"/>
          <w:sz w:val="22"/>
          <w:szCs w:val="22"/>
        </w:rPr>
        <w:t xml:space="preserve"> </w:t>
      </w:r>
      <w:r w:rsidRPr="006E0D92">
        <w:rPr>
          <w:rFonts w:ascii="Cambria" w:eastAsia="TimesNewRomanPS-BoldMT" w:hAnsi="Cambria"/>
          <w:b/>
          <w:bCs/>
          <w:color w:val="000000"/>
          <w:sz w:val="22"/>
          <w:szCs w:val="22"/>
        </w:rPr>
        <w:t xml:space="preserve">Construct </w:t>
      </w:r>
      <w:r>
        <w:rPr>
          <w:rFonts w:ascii="Cambria" w:eastAsia="TimesNewRomanPS-BoldMT" w:hAnsi="Cambria"/>
          <w:bCs/>
          <w:color w:val="000000"/>
          <w:sz w:val="22"/>
          <w:szCs w:val="22"/>
        </w:rPr>
        <w:t xml:space="preserve">different types of raster and vector maps. </w:t>
      </w:r>
    </w:p>
    <w:p w14:paraId="60ACD649" w14:textId="77777777" w:rsidR="00673D0E" w:rsidRPr="006E0D92" w:rsidRDefault="00673D0E" w:rsidP="00673D0E">
      <w:pPr>
        <w:pStyle w:val="Default"/>
        <w:ind w:firstLine="360"/>
        <w:rPr>
          <w:rFonts w:ascii="Cambria" w:hAnsi="Cambria" w:cs="Arial"/>
          <w:color w:val="auto"/>
          <w:sz w:val="23"/>
          <w:szCs w:val="23"/>
        </w:rPr>
      </w:pPr>
      <w:r w:rsidRPr="006E0D92">
        <w:rPr>
          <w:rFonts w:ascii="Cambria" w:hAnsi="Cambria" w:cs="Arial"/>
          <w:color w:val="auto"/>
          <w:sz w:val="23"/>
          <w:szCs w:val="23"/>
        </w:rPr>
        <w:t>CO3.</w:t>
      </w:r>
      <w:r>
        <w:rPr>
          <w:rFonts w:ascii="Cambria" w:hAnsi="Cambria" w:cs="Arial"/>
          <w:b/>
          <w:color w:val="auto"/>
          <w:sz w:val="23"/>
          <w:szCs w:val="23"/>
        </w:rPr>
        <w:t xml:space="preserve"> </w:t>
      </w:r>
      <w:r w:rsidRPr="006E0D92">
        <w:rPr>
          <w:rFonts w:ascii="Cambria" w:hAnsi="Cambria" w:cs="Arial"/>
          <w:b/>
          <w:color w:val="auto"/>
          <w:sz w:val="23"/>
          <w:szCs w:val="23"/>
        </w:rPr>
        <w:t>Develop</w:t>
      </w:r>
      <w:r w:rsidRPr="004E5718">
        <w:rPr>
          <w:rFonts w:ascii="Cambria" w:hAnsi="Cambria" w:cs="Arial"/>
          <w:color w:val="auto"/>
          <w:sz w:val="23"/>
          <w:szCs w:val="23"/>
        </w:rPr>
        <w:t xml:space="preserve"> the skills in</w:t>
      </w:r>
      <w:r>
        <w:rPr>
          <w:rFonts w:ascii="Cambria" w:hAnsi="Cambria" w:cs="Arial"/>
          <w:color w:val="auto"/>
          <w:sz w:val="23"/>
          <w:szCs w:val="23"/>
        </w:rPr>
        <w:t xml:space="preserve"> preparation of thematic maps at various levels.</w:t>
      </w:r>
    </w:p>
    <w:p w14:paraId="61A599D1" w14:textId="77777777" w:rsidR="00673D0E" w:rsidRDefault="00673D0E" w:rsidP="00673D0E">
      <w:pPr>
        <w:widowControl w:val="0"/>
        <w:autoSpaceDE w:val="0"/>
        <w:autoSpaceDN w:val="0"/>
        <w:ind w:left="360"/>
        <w:rPr>
          <w:rFonts w:ascii="Cambria" w:eastAsia="TimesNewRomanPS-BoldMT" w:hAnsi="Cambria"/>
          <w:bCs/>
          <w:color w:val="000000"/>
          <w:sz w:val="22"/>
          <w:szCs w:val="22"/>
        </w:rPr>
      </w:pPr>
      <w:r w:rsidRPr="006E0D92">
        <w:rPr>
          <w:rFonts w:ascii="Cambria" w:eastAsia="TimesNewRomanPS-BoldMT" w:hAnsi="Cambria"/>
          <w:bCs/>
          <w:color w:val="000000"/>
          <w:sz w:val="22"/>
          <w:szCs w:val="22"/>
        </w:rPr>
        <w:t>CO4.</w:t>
      </w:r>
      <w:r>
        <w:rPr>
          <w:rFonts w:ascii="Cambria" w:eastAsia="TimesNewRomanPS-BoldMT" w:hAnsi="Cambria"/>
          <w:b/>
          <w:bCs/>
          <w:color w:val="000000"/>
          <w:sz w:val="22"/>
          <w:szCs w:val="22"/>
        </w:rPr>
        <w:t xml:space="preserve"> </w:t>
      </w:r>
      <w:r w:rsidRPr="006E0D92">
        <w:rPr>
          <w:rFonts w:ascii="Cambria" w:eastAsia="TimesNewRomanPS-BoldMT" w:hAnsi="Cambria"/>
          <w:b/>
          <w:bCs/>
          <w:color w:val="000000"/>
          <w:sz w:val="22"/>
          <w:szCs w:val="22"/>
        </w:rPr>
        <w:t>Analyze</w:t>
      </w:r>
      <w:r>
        <w:rPr>
          <w:rFonts w:ascii="Cambria" w:eastAsia="TimesNewRomanPS-BoldMT" w:hAnsi="Cambria"/>
          <w:bCs/>
          <w:color w:val="000000"/>
          <w:sz w:val="22"/>
          <w:szCs w:val="22"/>
        </w:rPr>
        <w:t xml:space="preserve"> </w:t>
      </w:r>
      <w:r w:rsidRPr="004E5718">
        <w:rPr>
          <w:rFonts w:ascii="Cambria" w:eastAsia="TimesNewRomanPS-BoldMT" w:hAnsi="Cambria"/>
          <w:bCs/>
          <w:color w:val="000000"/>
          <w:sz w:val="22"/>
          <w:szCs w:val="22"/>
        </w:rPr>
        <w:t>GIS based maps and perform spatial analysis, classify remote sensing satellite based data and prepare large scale maps by using traditional surveying equipment and GPS survey</w:t>
      </w:r>
      <w:r>
        <w:rPr>
          <w:rFonts w:ascii="Cambria" w:eastAsia="TimesNewRomanPS-BoldMT" w:hAnsi="Cambria"/>
          <w:bCs/>
          <w:color w:val="000000"/>
          <w:sz w:val="22"/>
          <w:szCs w:val="22"/>
        </w:rPr>
        <w:t>.</w:t>
      </w:r>
    </w:p>
    <w:p w14:paraId="290AC4F6" w14:textId="033779C8" w:rsidR="00673D0E" w:rsidRPr="00886BAC" w:rsidRDefault="00673D0E" w:rsidP="00673D0E">
      <w:pPr>
        <w:widowControl w:val="0"/>
        <w:autoSpaceDE w:val="0"/>
        <w:autoSpaceDN w:val="0"/>
        <w:ind w:firstLine="360"/>
        <w:rPr>
          <w:rFonts w:ascii="Cambria" w:eastAsia="TimesNewRomanPS-BoldMT" w:hAnsi="Cambria"/>
          <w:bCs/>
          <w:color w:val="000000"/>
          <w:sz w:val="22"/>
          <w:szCs w:val="22"/>
        </w:rPr>
      </w:pPr>
      <w:r w:rsidRPr="006E0D92">
        <w:rPr>
          <w:rFonts w:ascii="Cambria" w:eastAsia="TimesNewRomanPS-BoldMT" w:hAnsi="Cambria"/>
          <w:bCs/>
          <w:color w:val="000000"/>
          <w:sz w:val="22"/>
          <w:szCs w:val="22"/>
        </w:rPr>
        <w:t>CO5.</w:t>
      </w:r>
      <w:r>
        <w:rPr>
          <w:rFonts w:ascii="Cambria" w:eastAsia="TimesNewRomanPS-BoldMT" w:hAnsi="Cambria"/>
          <w:b/>
          <w:bCs/>
          <w:color w:val="000000"/>
          <w:sz w:val="22"/>
          <w:szCs w:val="22"/>
        </w:rPr>
        <w:t xml:space="preserve"> Assess </w:t>
      </w:r>
      <w:r w:rsidRPr="006E0D92">
        <w:rPr>
          <w:rFonts w:ascii="Cambria" w:eastAsia="TimesNewRomanPS-BoldMT" w:hAnsi="Cambria"/>
          <w:bCs/>
          <w:color w:val="000000"/>
          <w:sz w:val="22"/>
          <w:szCs w:val="22"/>
        </w:rPr>
        <w:t xml:space="preserve">the multiple </w:t>
      </w:r>
      <w:r>
        <w:rPr>
          <w:rFonts w:ascii="Cambria" w:eastAsia="TimesNewRomanPS-BoldMT" w:hAnsi="Cambria"/>
          <w:bCs/>
          <w:color w:val="000000"/>
          <w:sz w:val="22"/>
          <w:szCs w:val="22"/>
        </w:rPr>
        <w:t>GIS</w:t>
      </w:r>
      <w:r w:rsidRPr="006E0D92">
        <w:rPr>
          <w:rFonts w:ascii="Cambria" w:eastAsia="TimesNewRomanPS-BoldMT" w:hAnsi="Cambria"/>
          <w:bCs/>
          <w:color w:val="000000"/>
          <w:sz w:val="22"/>
          <w:szCs w:val="22"/>
        </w:rPr>
        <w:t xml:space="preserve"> techniques</w:t>
      </w:r>
      <w:r>
        <w:rPr>
          <w:rFonts w:ascii="Cambria" w:eastAsia="TimesNewRomanPS-BoldMT" w:hAnsi="Cambria"/>
          <w:bCs/>
          <w:color w:val="000000"/>
          <w:sz w:val="22"/>
          <w:szCs w:val="22"/>
        </w:rPr>
        <w:t xml:space="preserve"> used in various fields</w:t>
      </w:r>
      <w:r w:rsidRPr="006E0D92">
        <w:rPr>
          <w:rFonts w:ascii="Cambria" w:eastAsia="TimesNewRomanPS-BoldMT" w:hAnsi="Cambria"/>
          <w:bCs/>
          <w:color w:val="000000"/>
          <w:sz w:val="22"/>
          <w:szCs w:val="22"/>
        </w:rPr>
        <w:t xml:space="preserve"> and its application</w:t>
      </w:r>
      <w:r>
        <w:rPr>
          <w:rFonts w:ascii="Cambria" w:eastAsia="TimesNewRomanPS-BoldMT" w:hAnsi="Cambria"/>
          <w:bCs/>
          <w:color w:val="000000"/>
          <w:sz w:val="22"/>
          <w:szCs w:val="22"/>
        </w:rPr>
        <w:t>s</w:t>
      </w:r>
      <w:r w:rsidRPr="006E0D92">
        <w:rPr>
          <w:rFonts w:ascii="Cambria" w:eastAsia="TimesNewRomanPS-BoldMT" w:hAnsi="Cambria"/>
          <w:bCs/>
          <w:color w:val="000000"/>
          <w:sz w:val="22"/>
          <w:szCs w:val="22"/>
        </w:rPr>
        <w:t>.</w:t>
      </w:r>
    </w:p>
    <w:p w14:paraId="4471245D" w14:textId="77777777" w:rsidR="00EF6B55" w:rsidRPr="00EF6B55" w:rsidRDefault="00EF6B55" w:rsidP="00EF6B55">
      <w:pPr>
        <w:widowControl w:val="0"/>
        <w:autoSpaceDE w:val="0"/>
        <w:autoSpaceDN w:val="0"/>
        <w:spacing w:line="276" w:lineRule="auto"/>
        <w:ind w:left="720"/>
        <w:jc w:val="both"/>
        <w:rPr>
          <w:rFonts w:ascii="Cambria" w:eastAsia="TimesNewRomanPSMT" w:hAnsi="Cambria"/>
          <w:color w:val="000000" w:themeColor="text1"/>
          <w:sz w:val="22"/>
          <w:szCs w:val="22"/>
        </w:rPr>
      </w:pPr>
    </w:p>
    <w:p w14:paraId="2BADEF83" w14:textId="1E45F27F" w:rsidR="0072411E" w:rsidRPr="00B47A66" w:rsidRDefault="0072411E" w:rsidP="0072411E">
      <w:pPr>
        <w:spacing w:before="10" w:after="40" w:line="360" w:lineRule="auto"/>
        <w:jc w:val="both"/>
        <w:rPr>
          <w:rFonts w:ascii="Cambria" w:hAnsi="Cambria"/>
          <w:b/>
          <w:color w:val="000000" w:themeColor="text1"/>
          <w:sz w:val="22"/>
          <w:szCs w:val="22"/>
        </w:rPr>
      </w:pPr>
      <w:r w:rsidRPr="00B47A66">
        <w:rPr>
          <w:rFonts w:ascii="Cambria" w:hAnsi="Cambria"/>
          <w:b/>
          <w:color w:val="000000" w:themeColor="text1"/>
          <w:sz w:val="22"/>
          <w:szCs w:val="22"/>
        </w:rPr>
        <w:t xml:space="preserve">Detailed Syllabus: </w:t>
      </w:r>
    </w:p>
    <w:tbl>
      <w:tblPr>
        <w:tblStyle w:val="TableGrid"/>
        <w:tblW w:w="10431" w:type="dxa"/>
        <w:tblInd w:w="108" w:type="dxa"/>
        <w:tblLook w:val="04A0" w:firstRow="1" w:lastRow="0" w:firstColumn="1" w:lastColumn="0" w:noHBand="0" w:noVBand="1"/>
      </w:tblPr>
      <w:tblGrid>
        <w:gridCol w:w="1154"/>
        <w:gridCol w:w="7922"/>
        <w:gridCol w:w="1355"/>
      </w:tblGrid>
      <w:tr w:rsidR="0072411E" w:rsidRPr="00647245" w14:paraId="641A6FB1" w14:textId="77777777" w:rsidTr="008101E9">
        <w:trPr>
          <w:trHeight w:val="393"/>
        </w:trPr>
        <w:tc>
          <w:tcPr>
            <w:tcW w:w="1154" w:type="dxa"/>
            <w:vAlign w:val="center"/>
          </w:tcPr>
          <w:p w14:paraId="4ACA4CEE" w14:textId="77777777" w:rsidR="0072411E" w:rsidRPr="00647245" w:rsidRDefault="0072411E" w:rsidP="00D54E58">
            <w:pPr>
              <w:rPr>
                <w:rFonts w:ascii="Cambria" w:hAnsi="Cambria"/>
                <w:b/>
              </w:rPr>
            </w:pPr>
            <w:r w:rsidRPr="00647245">
              <w:rPr>
                <w:rFonts w:ascii="Cambria" w:hAnsi="Cambria"/>
                <w:b/>
              </w:rPr>
              <w:t>Modules</w:t>
            </w:r>
          </w:p>
        </w:tc>
        <w:tc>
          <w:tcPr>
            <w:tcW w:w="7922" w:type="dxa"/>
            <w:vAlign w:val="center"/>
          </w:tcPr>
          <w:p w14:paraId="4DF62638" w14:textId="77777777" w:rsidR="0072411E" w:rsidRPr="00647245" w:rsidRDefault="0072411E" w:rsidP="00D54E58">
            <w:pPr>
              <w:jc w:val="center"/>
              <w:rPr>
                <w:rFonts w:ascii="Cambria" w:hAnsi="Cambria"/>
                <w:b/>
              </w:rPr>
            </w:pPr>
            <w:r w:rsidRPr="00647245">
              <w:rPr>
                <w:rFonts w:ascii="Cambria" w:hAnsi="Cambria"/>
                <w:b/>
                <w:bCs/>
                <w:color w:val="000000" w:themeColor="text1"/>
              </w:rPr>
              <w:t>Topics and Course Content</w:t>
            </w:r>
          </w:p>
        </w:tc>
        <w:tc>
          <w:tcPr>
            <w:tcW w:w="1355" w:type="dxa"/>
            <w:vAlign w:val="center"/>
          </w:tcPr>
          <w:p w14:paraId="7725116D" w14:textId="77777777" w:rsidR="0072411E" w:rsidRPr="00647245" w:rsidRDefault="0072411E" w:rsidP="00D54E58">
            <w:pPr>
              <w:jc w:val="center"/>
              <w:rPr>
                <w:rFonts w:ascii="Cambria" w:hAnsi="Cambria"/>
              </w:rPr>
            </w:pPr>
            <w:r w:rsidRPr="00647245">
              <w:rPr>
                <w:rFonts w:ascii="Cambria" w:hAnsi="Cambria"/>
                <w:b/>
                <w:bCs/>
                <w:color w:val="000000" w:themeColor="text1"/>
              </w:rPr>
              <w:t>Periods</w:t>
            </w:r>
          </w:p>
        </w:tc>
      </w:tr>
      <w:tr w:rsidR="008101E9" w:rsidRPr="00647245" w14:paraId="62830BF7" w14:textId="77777777" w:rsidTr="008101E9">
        <w:trPr>
          <w:trHeight w:val="734"/>
        </w:trPr>
        <w:tc>
          <w:tcPr>
            <w:tcW w:w="1154" w:type="dxa"/>
            <w:vAlign w:val="center"/>
          </w:tcPr>
          <w:p w14:paraId="653BC51F" w14:textId="77777777" w:rsidR="008101E9" w:rsidRPr="00647245" w:rsidRDefault="008101E9" w:rsidP="008101E9">
            <w:pPr>
              <w:jc w:val="center"/>
              <w:rPr>
                <w:rFonts w:ascii="Cambria" w:hAnsi="Cambria"/>
              </w:rPr>
            </w:pPr>
            <w:r w:rsidRPr="00647245">
              <w:rPr>
                <w:rFonts w:ascii="Cambria" w:hAnsi="Cambria"/>
              </w:rPr>
              <w:t>Unit 1</w:t>
            </w:r>
          </w:p>
        </w:tc>
        <w:tc>
          <w:tcPr>
            <w:tcW w:w="7922" w:type="dxa"/>
            <w:vAlign w:val="center"/>
          </w:tcPr>
          <w:p w14:paraId="41061EB6" w14:textId="4BCCCBD5" w:rsidR="008101E9" w:rsidRPr="00250B27" w:rsidRDefault="008101E9" w:rsidP="008101E9">
            <w:pPr>
              <w:jc w:val="both"/>
              <w:rPr>
                <w:rFonts w:ascii="Cambria" w:hAnsi="Cambria"/>
                <w:lang w:val="en-US"/>
              </w:rPr>
            </w:pPr>
            <w:r w:rsidRPr="00887403">
              <w:rPr>
                <w:color w:val="000000" w:themeColor="text1"/>
                <w:lang w:val="en-US"/>
              </w:rPr>
              <w:t>Basic concepts</w:t>
            </w:r>
            <w:r w:rsidR="00C02500">
              <w:rPr>
                <w:color w:val="000000" w:themeColor="text1"/>
                <w:lang w:val="en-US"/>
              </w:rPr>
              <w:t xml:space="preserve"> of GIS</w:t>
            </w:r>
            <w:r w:rsidRPr="00887403">
              <w:rPr>
                <w:color w:val="000000" w:themeColor="text1"/>
                <w:lang w:val="en-US"/>
              </w:rPr>
              <w:t>: Definition and history; Components of GIS; Data structure and formats; Spatial data models – Raster and Vector; Data base design - editing and topology creation in GIS, Linkage between spatial and non-spatial data; Data inputting in GIS</w:t>
            </w:r>
          </w:p>
        </w:tc>
        <w:tc>
          <w:tcPr>
            <w:tcW w:w="1355" w:type="dxa"/>
            <w:vAlign w:val="center"/>
          </w:tcPr>
          <w:p w14:paraId="22D50DE7" w14:textId="77777777" w:rsidR="008101E9" w:rsidRPr="00647245" w:rsidRDefault="008101E9" w:rsidP="008101E9">
            <w:pPr>
              <w:jc w:val="center"/>
              <w:rPr>
                <w:rFonts w:ascii="Cambria" w:hAnsi="Cambria"/>
              </w:rPr>
            </w:pPr>
            <w:r w:rsidRPr="00647245">
              <w:rPr>
                <w:rFonts w:ascii="Cambria" w:hAnsi="Cambria"/>
              </w:rPr>
              <w:t>12</w:t>
            </w:r>
          </w:p>
        </w:tc>
      </w:tr>
      <w:tr w:rsidR="008101E9" w:rsidRPr="00647245" w14:paraId="48D018E7" w14:textId="77777777" w:rsidTr="008101E9">
        <w:trPr>
          <w:trHeight w:val="1198"/>
        </w:trPr>
        <w:tc>
          <w:tcPr>
            <w:tcW w:w="1154" w:type="dxa"/>
            <w:vAlign w:val="center"/>
          </w:tcPr>
          <w:p w14:paraId="586EF3A5" w14:textId="77777777" w:rsidR="008101E9" w:rsidRPr="00647245" w:rsidRDefault="008101E9" w:rsidP="008101E9">
            <w:pPr>
              <w:jc w:val="center"/>
              <w:rPr>
                <w:rFonts w:ascii="Cambria" w:hAnsi="Cambria"/>
              </w:rPr>
            </w:pPr>
            <w:r w:rsidRPr="00647245">
              <w:rPr>
                <w:rFonts w:ascii="Cambria" w:hAnsi="Cambria"/>
              </w:rPr>
              <w:t>Unit 2</w:t>
            </w:r>
          </w:p>
        </w:tc>
        <w:tc>
          <w:tcPr>
            <w:tcW w:w="7922" w:type="dxa"/>
            <w:vAlign w:val="center"/>
          </w:tcPr>
          <w:p w14:paraId="3385F6E1" w14:textId="732E0FD1" w:rsidR="008101E9" w:rsidRPr="00250B27" w:rsidRDefault="008101E9" w:rsidP="008101E9">
            <w:pPr>
              <w:widowControl w:val="0"/>
              <w:autoSpaceDE w:val="0"/>
              <w:autoSpaceDN w:val="0"/>
              <w:jc w:val="both"/>
              <w:rPr>
                <w:rFonts w:ascii="Cambria" w:hAnsi="Cambria"/>
                <w:lang w:val="en-US"/>
              </w:rPr>
            </w:pPr>
            <w:r w:rsidRPr="00887403">
              <w:rPr>
                <w:color w:val="000000" w:themeColor="text1"/>
                <w:lang w:val="en-US"/>
              </w:rPr>
              <w:t>Integration of Raster &amp; Vector Data; Cartographic Modeling - Map Algebra; Raster Data &amp; its Representation:  Types, Data Structure, Data Compression, Data Files, Data Conversions; Raster Data Analysis – Overlay Operations, Slope &amp; Aspects, Statistical Analysis; Geometric Transformations - Affine Transformation and Geometric Transformation Coefficients, RMS Error; Vector data representation: Topological &amp; Non-topological Vector Data, Map scale, Spatial Resolution, Spatial Data Accuracy, Location Data Accuracy and Precision, Vector Data Sources; Comparison between Raster &amp; Vector Data; Feature Based Topological functions: Buffering Overlay Analysis, Distance Measurements; Layer Based Topological Functions</w:t>
            </w:r>
          </w:p>
        </w:tc>
        <w:tc>
          <w:tcPr>
            <w:tcW w:w="1355" w:type="dxa"/>
            <w:vAlign w:val="center"/>
          </w:tcPr>
          <w:p w14:paraId="355CEBD5" w14:textId="61160360" w:rsidR="008101E9" w:rsidRPr="00647245" w:rsidRDefault="008101E9" w:rsidP="008101E9">
            <w:pPr>
              <w:jc w:val="center"/>
              <w:rPr>
                <w:rFonts w:ascii="Cambria" w:hAnsi="Cambria"/>
              </w:rPr>
            </w:pPr>
            <w:r w:rsidRPr="00647245">
              <w:rPr>
                <w:rFonts w:ascii="Cambria" w:hAnsi="Cambria"/>
              </w:rPr>
              <w:t>1</w:t>
            </w:r>
            <w:r w:rsidR="00C02500">
              <w:rPr>
                <w:rFonts w:ascii="Cambria" w:hAnsi="Cambria"/>
              </w:rPr>
              <w:t>4</w:t>
            </w:r>
          </w:p>
        </w:tc>
      </w:tr>
      <w:tr w:rsidR="008101E9" w:rsidRPr="00647245" w14:paraId="4AFB1F70" w14:textId="77777777" w:rsidTr="008101E9">
        <w:trPr>
          <w:trHeight w:val="1186"/>
        </w:trPr>
        <w:tc>
          <w:tcPr>
            <w:tcW w:w="1154" w:type="dxa"/>
            <w:vAlign w:val="center"/>
          </w:tcPr>
          <w:p w14:paraId="72583D8B" w14:textId="77777777" w:rsidR="008101E9" w:rsidRPr="00647245" w:rsidRDefault="008101E9" w:rsidP="008101E9">
            <w:pPr>
              <w:jc w:val="center"/>
              <w:rPr>
                <w:rFonts w:ascii="Cambria" w:hAnsi="Cambria"/>
              </w:rPr>
            </w:pPr>
            <w:r w:rsidRPr="00647245">
              <w:rPr>
                <w:rFonts w:ascii="Cambria" w:hAnsi="Cambria"/>
              </w:rPr>
              <w:t>Unit 3</w:t>
            </w:r>
          </w:p>
        </w:tc>
        <w:tc>
          <w:tcPr>
            <w:tcW w:w="7922" w:type="dxa"/>
            <w:vAlign w:val="center"/>
          </w:tcPr>
          <w:p w14:paraId="3E3DDF5A" w14:textId="508A2CAC" w:rsidR="008101E9" w:rsidRPr="00250B27" w:rsidRDefault="008101E9" w:rsidP="008101E9">
            <w:pPr>
              <w:widowControl w:val="0"/>
              <w:jc w:val="both"/>
              <w:rPr>
                <w:rFonts w:ascii="Cambria" w:hAnsi="Cambria"/>
                <w:lang w:val="en-US"/>
              </w:rPr>
            </w:pPr>
            <w:r w:rsidRPr="00887403">
              <w:rPr>
                <w:color w:val="000000" w:themeColor="text1"/>
                <w:lang w:val="en-US"/>
              </w:rPr>
              <w:t>Vector Data Query, Attribute Data Query; Logical Expressions, Types of Operations; Relational Database Query: Use of SQL, Descriptive Statistics of Attribute Data; Spatial Data Query, Raster Data Query, Query by Cell Value, Query using Graphical Methods, Charts; Geographic Visualization, Data Classification, Spatial Aggregation, Map Comparison; Problem Identification &amp; Designing a Data Model</w:t>
            </w:r>
          </w:p>
        </w:tc>
        <w:tc>
          <w:tcPr>
            <w:tcW w:w="1355" w:type="dxa"/>
            <w:vAlign w:val="center"/>
          </w:tcPr>
          <w:p w14:paraId="66AE6239" w14:textId="389C4C53" w:rsidR="008101E9" w:rsidRPr="00647245" w:rsidRDefault="008101E9" w:rsidP="008101E9">
            <w:pPr>
              <w:jc w:val="center"/>
              <w:rPr>
                <w:rFonts w:ascii="Cambria" w:hAnsi="Cambria"/>
              </w:rPr>
            </w:pPr>
            <w:r w:rsidRPr="00647245">
              <w:rPr>
                <w:rFonts w:ascii="Cambria" w:hAnsi="Cambria"/>
              </w:rPr>
              <w:t>1</w:t>
            </w:r>
            <w:r w:rsidR="00C02500">
              <w:rPr>
                <w:rFonts w:ascii="Cambria" w:hAnsi="Cambria"/>
              </w:rPr>
              <w:t>0</w:t>
            </w:r>
          </w:p>
        </w:tc>
      </w:tr>
      <w:tr w:rsidR="008101E9" w:rsidRPr="00647245" w14:paraId="68F9C5FB" w14:textId="77777777" w:rsidTr="008101E9">
        <w:trPr>
          <w:trHeight w:val="850"/>
        </w:trPr>
        <w:tc>
          <w:tcPr>
            <w:tcW w:w="1154" w:type="dxa"/>
            <w:vAlign w:val="center"/>
          </w:tcPr>
          <w:p w14:paraId="1EF1F9C2" w14:textId="77777777" w:rsidR="008101E9" w:rsidRPr="00647245" w:rsidRDefault="008101E9" w:rsidP="008101E9">
            <w:pPr>
              <w:jc w:val="center"/>
              <w:rPr>
                <w:rFonts w:ascii="Cambria" w:hAnsi="Cambria"/>
              </w:rPr>
            </w:pPr>
            <w:r w:rsidRPr="00647245">
              <w:rPr>
                <w:rFonts w:ascii="Cambria" w:hAnsi="Cambria"/>
              </w:rPr>
              <w:t>Unit 4</w:t>
            </w:r>
          </w:p>
        </w:tc>
        <w:tc>
          <w:tcPr>
            <w:tcW w:w="7922" w:type="dxa"/>
            <w:vAlign w:val="center"/>
          </w:tcPr>
          <w:p w14:paraId="44075ACC" w14:textId="3A2C8E49" w:rsidR="008101E9" w:rsidRPr="00250B27" w:rsidRDefault="008101E9" w:rsidP="008101E9">
            <w:pPr>
              <w:widowControl w:val="0"/>
              <w:autoSpaceDE w:val="0"/>
              <w:autoSpaceDN w:val="0"/>
              <w:jc w:val="both"/>
              <w:rPr>
                <w:rFonts w:ascii="Cambria" w:hAnsi="Cambria"/>
                <w:lang w:val="en-US"/>
              </w:rPr>
            </w:pPr>
            <w:r w:rsidRPr="00887403">
              <w:rPr>
                <w:color w:val="000000" w:themeColor="text1"/>
                <w:lang w:val="en-US"/>
              </w:rPr>
              <w:t xml:space="preserve">Application of GIS Techniques in </w:t>
            </w:r>
            <w:r w:rsidR="007A6A66">
              <w:rPr>
                <w:color w:val="000000" w:themeColor="text1"/>
                <w:lang w:val="en-US"/>
              </w:rPr>
              <w:t>v</w:t>
            </w:r>
            <w:r w:rsidRPr="00887403">
              <w:rPr>
                <w:color w:val="000000" w:themeColor="text1"/>
                <w:lang w:val="en-US"/>
              </w:rPr>
              <w:t xml:space="preserve">arious </w:t>
            </w:r>
            <w:r w:rsidR="007A6A66">
              <w:rPr>
                <w:color w:val="000000" w:themeColor="text1"/>
                <w:lang w:val="en-US"/>
              </w:rPr>
              <w:t>f</w:t>
            </w:r>
            <w:r w:rsidRPr="00887403">
              <w:rPr>
                <w:color w:val="000000" w:themeColor="text1"/>
                <w:lang w:val="en-US"/>
              </w:rPr>
              <w:t>ields; Web GIS</w:t>
            </w:r>
          </w:p>
        </w:tc>
        <w:tc>
          <w:tcPr>
            <w:tcW w:w="1355" w:type="dxa"/>
            <w:vAlign w:val="center"/>
          </w:tcPr>
          <w:p w14:paraId="69331D59" w14:textId="6AD40775" w:rsidR="008101E9" w:rsidRPr="00647245" w:rsidRDefault="008101E9" w:rsidP="008101E9">
            <w:pPr>
              <w:jc w:val="center"/>
              <w:rPr>
                <w:rFonts w:ascii="Cambria" w:hAnsi="Cambria"/>
              </w:rPr>
            </w:pPr>
            <w:r>
              <w:rPr>
                <w:rFonts w:ascii="Cambria" w:hAnsi="Cambria"/>
              </w:rPr>
              <w:t>0</w:t>
            </w:r>
            <w:r w:rsidR="00C02500">
              <w:rPr>
                <w:rFonts w:ascii="Cambria" w:hAnsi="Cambria"/>
              </w:rPr>
              <w:t>4</w:t>
            </w:r>
          </w:p>
        </w:tc>
      </w:tr>
      <w:tr w:rsidR="0072411E" w:rsidRPr="00647245" w14:paraId="16A50BB9" w14:textId="77777777" w:rsidTr="008101E9">
        <w:trPr>
          <w:trHeight w:val="340"/>
        </w:trPr>
        <w:tc>
          <w:tcPr>
            <w:tcW w:w="1154" w:type="dxa"/>
            <w:vAlign w:val="center"/>
          </w:tcPr>
          <w:p w14:paraId="512D288A" w14:textId="77777777" w:rsidR="0072411E" w:rsidRPr="00647245" w:rsidRDefault="0072411E" w:rsidP="00D54E58">
            <w:pPr>
              <w:jc w:val="center"/>
              <w:rPr>
                <w:rFonts w:ascii="Cambria" w:hAnsi="Cambria"/>
                <w:b/>
              </w:rPr>
            </w:pPr>
          </w:p>
        </w:tc>
        <w:tc>
          <w:tcPr>
            <w:tcW w:w="7922" w:type="dxa"/>
            <w:vAlign w:val="center"/>
          </w:tcPr>
          <w:p w14:paraId="4C7927B9" w14:textId="77777777" w:rsidR="0072411E" w:rsidRPr="00647245" w:rsidRDefault="0072411E" w:rsidP="00D54E58">
            <w:pPr>
              <w:jc w:val="center"/>
              <w:rPr>
                <w:rFonts w:ascii="Cambria" w:hAnsi="Cambria"/>
                <w:b/>
              </w:rPr>
            </w:pPr>
            <w:r w:rsidRPr="00647245">
              <w:rPr>
                <w:rFonts w:ascii="Cambria" w:hAnsi="Cambria"/>
                <w:b/>
              </w:rPr>
              <w:t>Total</w:t>
            </w:r>
          </w:p>
        </w:tc>
        <w:tc>
          <w:tcPr>
            <w:tcW w:w="1355" w:type="dxa"/>
            <w:vAlign w:val="center"/>
          </w:tcPr>
          <w:p w14:paraId="5EF5CC22" w14:textId="0CD720C3" w:rsidR="0072411E" w:rsidRPr="00647245" w:rsidRDefault="0072411E" w:rsidP="00D54E58">
            <w:pPr>
              <w:jc w:val="center"/>
              <w:rPr>
                <w:rFonts w:ascii="Cambria" w:hAnsi="Cambria"/>
                <w:b/>
              </w:rPr>
            </w:pPr>
            <w:r w:rsidRPr="00647245">
              <w:rPr>
                <w:rFonts w:ascii="Cambria" w:hAnsi="Cambria"/>
                <w:b/>
              </w:rPr>
              <w:t>4</w:t>
            </w:r>
            <w:r w:rsidR="00907E9C">
              <w:rPr>
                <w:rFonts w:ascii="Cambria" w:hAnsi="Cambria"/>
                <w:b/>
              </w:rPr>
              <w:t>0</w:t>
            </w:r>
          </w:p>
        </w:tc>
      </w:tr>
    </w:tbl>
    <w:p w14:paraId="66985E5D" w14:textId="77777777" w:rsidR="00250B27" w:rsidRDefault="00250B27" w:rsidP="0072411E">
      <w:pPr>
        <w:autoSpaceDE w:val="0"/>
        <w:autoSpaceDN w:val="0"/>
        <w:adjustRightInd w:val="0"/>
        <w:spacing w:line="276" w:lineRule="auto"/>
        <w:rPr>
          <w:rFonts w:ascii="Cambria" w:hAnsi="Cambria"/>
          <w:b/>
          <w:bCs/>
          <w:color w:val="000000" w:themeColor="text1"/>
          <w:sz w:val="22"/>
          <w:szCs w:val="22"/>
        </w:rPr>
      </w:pPr>
    </w:p>
    <w:p w14:paraId="121897EF"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3530DD9C"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1229C1BB"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190DD28B"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019B291C"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5BB4F914"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2DA1D73B" w14:textId="77777777" w:rsidR="00183424" w:rsidRDefault="00183424" w:rsidP="0072411E">
      <w:pPr>
        <w:autoSpaceDE w:val="0"/>
        <w:autoSpaceDN w:val="0"/>
        <w:adjustRightInd w:val="0"/>
        <w:spacing w:line="276" w:lineRule="auto"/>
        <w:rPr>
          <w:rFonts w:ascii="Cambria" w:hAnsi="Cambria"/>
          <w:b/>
          <w:bCs/>
          <w:color w:val="000000" w:themeColor="text1"/>
          <w:sz w:val="22"/>
          <w:szCs w:val="22"/>
        </w:rPr>
      </w:pPr>
    </w:p>
    <w:p w14:paraId="5229A911" w14:textId="48C44BEE" w:rsidR="00250B27" w:rsidRDefault="0072411E" w:rsidP="0072411E">
      <w:pPr>
        <w:autoSpaceDE w:val="0"/>
        <w:autoSpaceDN w:val="0"/>
        <w:adjustRightInd w:val="0"/>
        <w:spacing w:line="276" w:lineRule="auto"/>
        <w:rPr>
          <w:rFonts w:ascii="Cambria" w:hAnsi="Cambria"/>
          <w:b/>
          <w:bCs/>
          <w:color w:val="000000" w:themeColor="text1"/>
          <w:sz w:val="22"/>
          <w:szCs w:val="22"/>
        </w:rPr>
      </w:pPr>
      <w:r w:rsidRPr="00B47A66">
        <w:rPr>
          <w:rFonts w:ascii="Cambria" w:hAnsi="Cambria"/>
          <w:b/>
          <w:bCs/>
          <w:color w:val="000000" w:themeColor="text1"/>
          <w:sz w:val="22"/>
          <w:szCs w:val="22"/>
        </w:rPr>
        <w:lastRenderedPageBreak/>
        <w:t>Text Books:</w:t>
      </w:r>
    </w:p>
    <w:p w14:paraId="144590F7" w14:textId="77777777" w:rsidR="00250B27" w:rsidRPr="00250B27" w:rsidRDefault="00250B27">
      <w:pPr>
        <w:pStyle w:val="ListParagraph"/>
        <w:numPr>
          <w:ilvl w:val="0"/>
          <w:numId w:val="7"/>
        </w:numPr>
        <w:autoSpaceDE w:val="0"/>
        <w:autoSpaceDN w:val="0"/>
        <w:adjustRightInd w:val="0"/>
        <w:spacing w:line="276" w:lineRule="auto"/>
        <w:rPr>
          <w:rFonts w:ascii="Cambria" w:hAnsi="Cambria"/>
          <w:color w:val="000000" w:themeColor="text1"/>
          <w:sz w:val="22"/>
          <w:szCs w:val="22"/>
          <w:lang w:val="en-US"/>
        </w:rPr>
      </w:pPr>
      <w:r w:rsidRPr="00250B27">
        <w:rPr>
          <w:rFonts w:ascii="Cambria" w:hAnsi="Cambria"/>
          <w:color w:val="000000" w:themeColor="text1"/>
          <w:sz w:val="22"/>
          <w:szCs w:val="22"/>
          <w:lang w:val="en-US"/>
        </w:rPr>
        <w:t>Burrough, Peter A. and Rachael McDonnell,(1998), ‘ Principles of Geographical Information Systems’ Oxford University Press, New York.</w:t>
      </w:r>
    </w:p>
    <w:p w14:paraId="4BD7216E" w14:textId="77777777" w:rsidR="00250B27" w:rsidRPr="00250B27" w:rsidRDefault="00250B27">
      <w:pPr>
        <w:pStyle w:val="ListParagraph"/>
        <w:numPr>
          <w:ilvl w:val="0"/>
          <w:numId w:val="7"/>
        </w:numPr>
        <w:autoSpaceDE w:val="0"/>
        <w:autoSpaceDN w:val="0"/>
        <w:adjustRightInd w:val="0"/>
        <w:spacing w:line="276" w:lineRule="auto"/>
        <w:rPr>
          <w:rFonts w:ascii="Cambria" w:hAnsi="Cambria"/>
          <w:color w:val="000000" w:themeColor="text1"/>
          <w:sz w:val="22"/>
          <w:szCs w:val="22"/>
          <w:lang w:val="en-US"/>
        </w:rPr>
      </w:pPr>
      <w:r w:rsidRPr="00250B27">
        <w:rPr>
          <w:rFonts w:ascii="Cambria" w:hAnsi="Cambria"/>
          <w:color w:val="000000" w:themeColor="text1"/>
          <w:sz w:val="22"/>
          <w:szCs w:val="22"/>
          <w:lang w:val="en-US"/>
        </w:rPr>
        <w:t>C.P.L and Albert K.W.Yeung (2006) “Concepts and Techniques of Geographic Information Systems” Prentice Hall of India,New Delhi.</w:t>
      </w:r>
    </w:p>
    <w:p w14:paraId="69562BF6" w14:textId="27686FE0" w:rsidR="0072411E" w:rsidRPr="00250B27" w:rsidRDefault="0072411E" w:rsidP="00250B27">
      <w:pPr>
        <w:autoSpaceDE w:val="0"/>
        <w:autoSpaceDN w:val="0"/>
        <w:adjustRightInd w:val="0"/>
        <w:spacing w:line="276" w:lineRule="auto"/>
        <w:rPr>
          <w:rFonts w:ascii="Cambria" w:eastAsiaTheme="minorHAnsi" w:hAnsi="Cambria"/>
          <w:sz w:val="22"/>
          <w:szCs w:val="22"/>
          <w:lang w:eastAsia="en-US" w:bidi="as-IN"/>
        </w:rPr>
      </w:pPr>
      <w:r w:rsidRPr="00B47A66">
        <w:rPr>
          <w:rFonts w:ascii="Cambria" w:hAnsi="Cambria"/>
          <w:b/>
          <w:bCs/>
          <w:color w:val="000000" w:themeColor="text1"/>
          <w:sz w:val="22"/>
          <w:szCs w:val="22"/>
        </w:rPr>
        <w:t>Refere</w:t>
      </w:r>
      <w:r w:rsidR="00250B27">
        <w:rPr>
          <w:rFonts w:ascii="Cambria" w:hAnsi="Cambria"/>
          <w:b/>
          <w:bCs/>
          <w:color w:val="000000" w:themeColor="text1"/>
          <w:sz w:val="22"/>
          <w:szCs w:val="22"/>
        </w:rPr>
        <w:t>n</w:t>
      </w:r>
      <w:r w:rsidRPr="00B47A66">
        <w:rPr>
          <w:rFonts w:ascii="Cambria" w:hAnsi="Cambria"/>
          <w:b/>
          <w:bCs/>
          <w:color w:val="000000" w:themeColor="text1"/>
          <w:sz w:val="22"/>
          <w:szCs w:val="22"/>
        </w:rPr>
        <w:t>ce Books</w:t>
      </w:r>
      <w:r w:rsidRPr="00647245">
        <w:rPr>
          <w:rFonts w:ascii="Cambria" w:hAnsi="Cambria"/>
          <w:b/>
          <w:bCs/>
          <w:color w:val="000000" w:themeColor="text1"/>
          <w:sz w:val="22"/>
          <w:szCs w:val="22"/>
        </w:rPr>
        <w:t>:</w:t>
      </w:r>
    </w:p>
    <w:p w14:paraId="2780E212"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i/>
          <w:sz w:val="22"/>
          <w:szCs w:val="22"/>
          <w:lang w:val="en-US" w:eastAsia="en-US" w:bidi="as-IN"/>
        </w:rPr>
      </w:pPr>
      <w:r w:rsidRPr="00250B27">
        <w:rPr>
          <w:rFonts w:ascii="Cambria" w:eastAsiaTheme="minorHAnsi" w:hAnsi="Cambria"/>
          <w:sz w:val="22"/>
          <w:szCs w:val="22"/>
          <w:lang w:val="en-US" w:eastAsia="en-US" w:bidi="as-IN"/>
        </w:rPr>
        <w:t xml:space="preserve">Demers, Michael N. 2000. </w:t>
      </w:r>
      <w:r w:rsidRPr="00250B27">
        <w:rPr>
          <w:rFonts w:ascii="Cambria" w:eastAsiaTheme="minorHAnsi" w:hAnsi="Cambria"/>
          <w:i/>
          <w:sz w:val="22"/>
          <w:szCs w:val="22"/>
          <w:lang w:val="en-US" w:eastAsia="en-US" w:bidi="as-IN"/>
        </w:rPr>
        <w:t>Fundamentals of Geographic Information Systems</w:t>
      </w:r>
      <w:r w:rsidRPr="00250B27">
        <w:rPr>
          <w:rFonts w:ascii="Cambria" w:eastAsiaTheme="minorHAnsi" w:hAnsi="Cambria"/>
          <w:sz w:val="22"/>
          <w:szCs w:val="22"/>
          <w:lang w:val="en-US" w:eastAsia="en-US" w:bidi="as-IN"/>
        </w:rPr>
        <w:t xml:space="preserve">. John Wiley, Singapore. </w:t>
      </w:r>
    </w:p>
    <w:p w14:paraId="166D83D7"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ESRI 1993. </w:t>
      </w:r>
      <w:r w:rsidRPr="00250B27">
        <w:rPr>
          <w:rFonts w:ascii="Cambria" w:eastAsiaTheme="minorHAnsi" w:hAnsi="Cambria"/>
          <w:i/>
          <w:sz w:val="22"/>
          <w:szCs w:val="22"/>
          <w:lang w:val="en-US" w:eastAsia="en-US" w:bidi="as-IN"/>
        </w:rPr>
        <w:t>Understanding GIS.</w:t>
      </w:r>
      <w:r w:rsidRPr="00250B27">
        <w:rPr>
          <w:rFonts w:ascii="Cambria" w:eastAsiaTheme="minorHAnsi" w:hAnsi="Cambria"/>
          <w:sz w:val="22"/>
          <w:szCs w:val="22"/>
          <w:lang w:val="en-US" w:eastAsia="en-US" w:bidi="as-IN"/>
        </w:rPr>
        <w:t xml:space="preserve"> Redlands, USA</w:t>
      </w:r>
    </w:p>
    <w:p w14:paraId="02678489"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George, Joseph 2003. </w:t>
      </w:r>
      <w:r w:rsidRPr="00250B27">
        <w:rPr>
          <w:rFonts w:ascii="Cambria" w:eastAsiaTheme="minorHAnsi" w:hAnsi="Cambria"/>
          <w:i/>
          <w:sz w:val="22"/>
          <w:szCs w:val="22"/>
          <w:lang w:val="en-US" w:eastAsia="en-US" w:bidi="as-IN"/>
        </w:rPr>
        <w:t>Fundamentals of Remote Sensing</w:t>
      </w:r>
      <w:r w:rsidRPr="00250B27">
        <w:rPr>
          <w:rFonts w:ascii="Cambria" w:eastAsiaTheme="minorHAnsi" w:hAnsi="Cambria"/>
          <w:sz w:val="22"/>
          <w:szCs w:val="22"/>
          <w:lang w:val="en-US" w:eastAsia="en-US" w:bidi="as-IN"/>
        </w:rPr>
        <w:t>. Universities Press (Pvt.) Ltd, Hyderabad.</w:t>
      </w:r>
    </w:p>
    <w:p w14:paraId="58541C70"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Girard, M-C. and Girard, C. M. 2003. </w:t>
      </w:r>
      <w:r w:rsidRPr="00250B27">
        <w:rPr>
          <w:rFonts w:ascii="Cambria" w:eastAsiaTheme="minorHAnsi" w:hAnsi="Cambria"/>
          <w:i/>
          <w:sz w:val="22"/>
          <w:szCs w:val="22"/>
          <w:lang w:val="en-US" w:eastAsia="en-US" w:bidi="as-IN"/>
        </w:rPr>
        <w:t>Processing of Remote Sensing Data</w:t>
      </w:r>
      <w:r w:rsidRPr="00250B27">
        <w:rPr>
          <w:rFonts w:ascii="Cambria" w:eastAsiaTheme="minorHAnsi" w:hAnsi="Cambria"/>
          <w:sz w:val="22"/>
          <w:szCs w:val="22"/>
          <w:lang w:val="en-US" w:eastAsia="en-US" w:bidi="as-IN"/>
        </w:rPr>
        <w:t xml:space="preserve">. Oxford &amp; IBH, New Delhi. </w:t>
      </w:r>
    </w:p>
    <w:p w14:paraId="2DD3D606"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Heywood, Ian 2003. </w:t>
      </w:r>
      <w:r w:rsidRPr="00250B27">
        <w:rPr>
          <w:rFonts w:ascii="Cambria" w:eastAsiaTheme="minorHAnsi" w:hAnsi="Cambria"/>
          <w:i/>
          <w:sz w:val="22"/>
          <w:szCs w:val="22"/>
          <w:lang w:val="en-US" w:eastAsia="en-US" w:bidi="as-IN"/>
        </w:rPr>
        <w:t>An Introduction to Geographical Information Systems</w:t>
      </w:r>
      <w:r w:rsidRPr="00250B27">
        <w:rPr>
          <w:rFonts w:ascii="Cambria" w:eastAsiaTheme="minorHAnsi" w:hAnsi="Cambria"/>
          <w:sz w:val="22"/>
          <w:szCs w:val="22"/>
          <w:lang w:val="en-US" w:eastAsia="en-US" w:bidi="as-IN"/>
        </w:rPr>
        <w:t>. 2</w:t>
      </w:r>
      <w:r w:rsidRPr="00250B27">
        <w:rPr>
          <w:rFonts w:ascii="Cambria" w:eastAsiaTheme="minorHAnsi" w:hAnsi="Cambria"/>
          <w:sz w:val="22"/>
          <w:szCs w:val="22"/>
          <w:vertAlign w:val="superscript"/>
          <w:lang w:val="en-US" w:eastAsia="en-US" w:bidi="as-IN"/>
        </w:rPr>
        <w:t>nd</w:t>
      </w:r>
      <w:r w:rsidRPr="00250B27">
        <w:rPr>
          <w:rFonts w:ascii="Cambria" w:eastAsiaTheme="minorHAnsi" w:hAnsi="Cambria"/>
          <w:sz w:val="22"/>
          <w:szCs w:val="22"/>
          <w:lang w:val="en-US" w:eastAsia="en-US" w:bidi="as-IN"/>
        </w:rPr>
        <w:t xml:space="preserve"> ed. Pearson Publ. Co., Singapore. </w:t>
      </w:r>
    </w:p>
    <w:p w14:paraId="32C66CC9"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Kang-tsung Chang (2007),‘Introduction to Geographic Information Systems’ Tata McGraw Hill, New Delhi. </w:t>
      </w:r>
    </w:p>
    <w:p w14:paraId="0148353D"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Longley, P., Goodchild, M.F., Maguire, D. and Rhind, D. 1999. </w:t>
      </w:r>
      <w:r w:rsidRPr="00250B27">
        <w:rPr>
          <w:rFonts w:ascii="Cambria" w:eastAsiaTheme="minorHAnsi" w:hAnsi="Cambria"/>
          <w:i/>
          <w:sz w:val="22"/>
          <w:szCs w:val="22"/>
          <w:lang w:val="en-US" w:eastAsia="en-US" w:bidi="as-IN"/>
        </w:rPr>
        <w:t>Geographic Information Systems. Principles, Techniques, Management, Applications</w:t>
      </w:r>
      <w:r w:rsidRPr="00250B27">
        <w:rPr>
          <w:rFonts w:ascii="Cambria" w:eastAsiaTheme="minorHAnsi" w:hAnsi="Cambria"/>
          <w:sz w:val="22"/>
          <w:szCs w:val="22"/>
          <w:lang w:val="en-US" w:eastAsia="en-US" w:bidi="as-IN"/>
        </w:rPr>
        <w:t xml:space="preserve">. John Wiley, New York. </w:t>
      </w:r>
    </w:p>
    <w:p w14:paraId="4A2F0CF2"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Magwire, D. J., Goodchild, M.F. and Rhind, D. M., (2005),‘Geographical Information Systems: Principles and Applications', Longman Group, U.K.   </w:t>
      </w:r>
    </w:p>
    <w:p w14:paraId="0A108B11"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Martin, D. 1996. </w:t>
      </w:r>
      <w:r w:rsidRPr="00250B27">
        <w:rPr>
          <w:rFonts w:ascii="Cambria" w:eastAsiaTheme="minorHAnsi" w:hAnsi="Cambria"/>
          <w:i/>
          <w:sz w:val="22"/>
          <w:szCs w:val="22"/>
          <w:lang w:val="en-US" w:eastAsia="en-US" w:bidi="as-IN"/>
        </w:rPr>
        <w:t>Geographic Information Systems: Socioeconomic Implications</w:t>
      </w:r>
      <w:r w:rsidRPr="00250B27">
        <w:rPr>
          <w:rFonts w:ascii="Cambria" w:eastAsiaTheme="minorHAnsi" w:hAnsi="Cambria"/>
          <w:sz w:val="22"/>
          <w:szCs w:val="22"/>
          <w:lang w:val="en-US" w:eastAsia="en-US" w:bidi="as-IN"/>
        </w:rPr>
        <w:t>. Routledge, London.</w:t>
      </w:r>
      <w:r w:rsidRPr="00250B27">
        <w:rPr>
          <w:rFonts w:ascii="Cambria" w:eastAsiaTheme="minorHAnsi" w:hAnsi="Cambria"/>
          <w:i/>
          <w:sz w:val="22"/>
          <w:szCs w:val="22"/>
          <w:lang w:val="en-US" w:eastAsia="en-US" w:bidi="as-IN"/>
        </w:rPr>
        <w:t xml:space="preserve"> </w:t>
      </w:r>
    </w:p>
    <w:p w14:paraId="37B3C060" w14:textId="77777777" w:rsidR="00250B27" w:rsidRP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 xml:space="preserve">Ralston, B. A. 2002. </w:t>
      </w:r>
      <w:r w:rsidRPr="00250B27">
        <w:rPr>
          <w:rFonts w:ascii="Cambria" w:eastAsiaTheme="minorHAnsi" w:hAnsi="Cambria"/>
          <w:i/>
          <w:sz w:val="22"/>
          <w:szCs w:val="22"/>
          <w:lang w:val="en-US" w:eastAsia="en-US" w:bidi="as-IN"/>
        </w:rPr>
        <w:t>Developing GIS Solutions with Map Objects and Visual Basic</w:t>
      </w:r>
      <w:r w:rsidRPr="00250B27">
        <w:rPr>
          <w:rFonts w:ascii="Cambria" w:eastAsiaTheme="minorHAnsi" w:hAnsi="Cambria"/>
          <w:sz w:val="22"/>
          <w:szCs w:val="22"/>
          <w:lang w:val="en-US" w:eastAsia="en-US" w:bidi="as-IN"/>
        </w:rPr>
        <w:t xml:space="preserve">. OnWord Press: Thompson Learning, New York &amp; Singapore. </w:t>
      </w:r>
    </w:p>
    <w:p w14:paraId="05E7FB5F" w14:textId="1CA98AE7" w:rsidR="00250B27" w:rsidRDefault="00250B27">
      <w:pPr>
        <w:pStyle w:val="ListParagraph"/>
        <w:numPr>
          <w:ilvl w:val="0"/>
          <w:numId w:val="1"/>
        </w:numPr>
        <w:tabs>
          <w:tab w:val="left" w:pos="720"/>
        </w:tabs>
        <w:spacing w:before="10" w:after="40" w:line="276" w:lineRule="auto"/>
        <w:rPr>
          <w:rFonts w:ascii="Cambria" w:eastAsiaTheme="minorHAnsi" w:hAnsi="Cambria"/>
          <w:sz w:val="22"/>
          <w:szCs w:val="22"/>
          <w:lang w:val="en-US" w:eastAsia="en-US" w:bidi="as-IN"/>
        </w:rPr>
      </w:pPr>
      <w:r w:rsidRPr="00250B27">
        <w:rPr>
          <w:rFonts w:ascii="Cambria" w:eastAsiaTheme="minorHAnsi" w:hAnsi="Cambria"/>
          <w:sz w:val="22"/>
          <w:szCs w:val="22"/>
          <w:lang w:val="en-US" w:eastAsia="en-US" w:bidi="as-IN"/>
        </w:rPr>
        <w:t>Reddy, M. Anji 2001.</w:t>
      </w:r>
      <w:r w:rsidRPr="00250B27">
        <w:rPr>
          <w:rFonts w:ascii="Cambria" w:eastAsiaTheme="minorHAnsi" w:hAnsi="Cambria"/>
          <w:i/>
          <w:sz w:val="22"/>
          <w:szCs w:val="22"/>
          <w:lang w:val="en-US" w:eastAsia="en-US" w:bidi="as-IN"/>
        </w:rPr>
        <w:t xml:space="preserve"> Textbook of Remote Sensing and Geographic Information Systems</w:t>
      </w:r>
      <w:r w:rsidRPr="00250B27">
        <w:rPr>
          <w:rFonts w:ascii="Cambria" w:eastAsiaTheme="minorHAnsi" w:hAnsi="Cambria"/>
          <w:sz w:val="22"/>
          <w:szCs w:val="22"/>
          <w:lang w:val="en-US" w:eastAsia="en-US" w:bidi="as-IN"/>
        </w:rPr>
        <w:t xml:space="preserve">. B. S. Publs., Hyderbad. </w:t>
      </w:r>
    </w:p>
    <w:p w14:paraId="1F3DB084" w14:textId="47769122" w:rsidR="00250B27" w:rsidRPr="00250B27" w:rsidRDefault="00250B27" w:rsidP="00250B27">
      <w:pPr>
        <w:spacing w:after="160" w:line="259" w:lineRule="auto"/>
        <w:rPr>
          <w:rFonts w:ascii="Cambria" w:eastAsiaTheme="minorHAnsi" w:hAnsi="Cambria" w:cs="Arial"/>
          <w:sz w:val="22"/>
          <w:szCs w:val="22"/>
          <w:lang w:val="en-US" w:eastAsia="en-US" w:bidi="as-IN"/>
        </w:rPr>
      </w:pPr>
      <w:r>
        <w:rPr>
          <w:rFonts w:ascii="Cambria" w:eastAsiaTheme="minorHAnsi" w:hAnsi="Cambria"/>
          <w:sz w:val="22"/>
          <w:szCs w:val="22"/>
          <w:lang w:val="en-US" w:eastAsia="en-US" w:bidi="as-IN"/>
        </w:rPr>
        <w:br w:type="page"/>
      </w:r>
    </w:p>
    <w:tbl>
      <w:tblPr>
        <w:tblStyle w:val="TableGrid"/>
        <w:tblW w:w="10490" w:type="dxa"/>
        <w:tblInd w:w="108" w:type="dxa"/>
        <w:tblLayout w:type="fixed"/>
        <w:tblLook w:val="04A0" w:firstRow="1" w:lastRow="0" w:firstColumn="1" w:lastColumn="0" w:noHBand="0" w:noVBand="1"/>
      </w:tblPr>
      <w:tblGrid>
        <w:gridCol w:w="1020"/>
        <w:gridCol w:w="7911"/>
        <w:gridCol w:w="1559"/>
      </w:tblGrid>
      <w:tr w:rsidR="0072411E" w:rsidRPr="00647245" w14:paraId="4F8F5E33" w14:textId="77777777" w:rsidTr="00D54E58">
        <w:trPr>
          <w:trHeight w:val="919"/>
        </w:trPr>
        <w:tc>
          <w:tcPr>
            <w:tcW w:w="1020" w:type="dxa"/>
            <w:vAlign w:val="center"/>
          </w:tcPr>
          <w:p w14:paraId="2D16EAED" w14:textId="70D4AF36" w:rsidR="0072411E" w:rsidRPr="00647245" w:rsidRDefault="0072411E" w:rsidP="00D54E58">
            <w:pPr>
              <w:jc w:val="center"/>
              <w:rPr>
                <w:rFonts w:ascii="Cambria" w:hAnsi="Cambria"/>
                <w:b/>
              </w:rPr>
            </w:pPr>
            <w:r w:rsidRPr="00647245">
              <w:rPr>
                <w:rFonts w:ascii="Cambria" w:hAnsi="Cambria"/>
                <w:b/>
              </w:rPr>
              <w:lastRenderedPageBreak/>
              <w:t>Paper III</w:t>
            </w:r>
          </w:p>
          <w:p w14:paraId="633F4B1B" w14:textId="77777777" w:rsidR="0072411E" w:rsidRPr="00647245" w:rsidRDefault="0072411E" w:rsidP="00D54E58">
            <w:pPr>
              <w:jc w:val="center"/>
              <w:rPr>
                <w:rFonts w:ascii="Cambria" w:hAnsi="Cambria"/>
                <w:b/>
              </w:rPr>
            </w:pPr>
            <w:r w:rsidRPr="00647245">
              <w:rPr>
                <w:rFonts w:ascii="Cambria" w:hAnsi="Cambria"/>
                <w:b/>
              </w:rPr>
              <w:t>Core Course</w:t>
            </w:r>
          </w:p>
        </w:tc>
        <w:tc>
          <w:tcPr>
            <w:tcW w:w="7911" w:type="dxa"/>
            <w:vAlign w:val="center"/>
          </w:tcPr>
          <w:p w14:paraId="0E312FD1" w14:textId="3EC1EB9B" w:rsidR="0072411E" w:rsidRPr="00647245" w:rsidRDefault="006E50A2" w:rsidP="00D54E58">
            <w:pPr>
              <w:jc w:val="center"/>
              <w:rPr>
                <w:rFonts w:ascii="Cambria" w:hAnsi="Cambria"/>
                <w:b/>
                <w:bCs/>
                <w:color w:val="000000" w:themeColor="text1"/>
              </w:rPr>
            </w:pPr>
            <w:r>
              <w:rPr>
                <w:rFonts w:ascii="Cambria" w:hAnsi="Cambria"/>
                <w:b/>
                <w:bCs/>
                <w:color w:val="000000" w:themeColor="text1"/>
              </w:rPr>
              <w:t>CARTOGRAPHY &amp; GEOSTATISTICS</w:t>
            </w:r>
          </w:p>
          <w:p w14:paraId="100412B6" w14:textId="5F17644A" w:rsidR="0072411E" w:rsidRPr="00647245" w:rsidRDefault="008F151A"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B136B5">
              <w:rPr>
                <w:rFonts w:ascii="Cambria" w:hAnsi="Cambria"/>
                <w:b/>
                <w:bCs/>
                <w:color w:val="000000" w:themeColor="text1"/>
              </w:rPr>
              <w:t>3</w:t>
            </w:r>
            <w:r w:rsidR="00B136B5" w:rsidRPr="00647245">
              <w:rPr>
                <w:rFonts w:ascii="Cambria" w:hAnsi="Cambria"/>
                <w:b/>
                <w:bCs/>
                <w:color w:val="000000" w:themeColor="text1"/>
              </w:rPr>
              <w:t>-</w:t>
            </w:r>
            <w:r w:rsidR="00B136B5">
              <w:rPr>
                <w:rFonts w:ascii="Cambria" w:hAnsi="Cambria"/>
                <w:b/>
                <w:bCs/>
                <w:color w:val="000000" w:themeColor="text1"/>
              </w:rPr>
              <w:t>1</w:t>
            </w:r>
            <w:r w:rsidR="00B136B5" w:rsidRPr="00647245">
              <w:rPr>
                <w:rFonts w:ascii="Cambria" w:hAnsi="Cambria"/>
                <w:b/>
                <w:bCs/>
                <w:color w:val="000000" w:themeColor="text1"/>
              </w:rPr>
              <w:t>-</w:t>
            </w:r>
            <w:r w:rsidR="00B136B5">
              <w:rPr>
                <w:rFonts w:ascii="Cambria" w:hAnsi="Cambria"/>
                <w:b/>
                <w:bCs/>
                <w:color w:val="000000" w:themeColor="text1"/>
              </w:rPr>
              <w:t>0-4</w:t>
            </w:r>
            <w:r w:rsidR="0072411E" w:rsidRPr="00647245">
              <w:rPr>
                <w:rFonts w:ascii="Cambria" w:hAnsi="Cambria"/>
                <w:b/>
                <w:bCs/>
                <w:color w:val="000000" w:themeColor="text1"/>
              </w:rPr>
              <w:tab/>
              <w:t xml:space="preserve">  Credit Units: 4             Scheme of Evaluation: (T)</w:t>
            </w:r>
          </w:p>
        </w:tc>
        <w:tc>
          <w:tcPr>
            <w:tcW w:w="1559" w:type="dxa"/>
            <w:vAlign w:val="center"/>
          </w:tcPr>
          <w:p w14:paraId="074E82EC" w14:textId="77777777" w:rsidR="0072411E" w:rsidRPr="00647245" w:rsidRDefault="0072411E" w:rsidP="00D54E58">
            <w:pPr>
              <w:jc w:val="center"/>
              <w:rPr>
                <w:rFonts w:ascii="Cambria" w:hAnsi="Cambria"/>
                <w:b/>
                <w:bCs/>
                <w:color w:val="000000" w:themeColor="text1"/>
              </w:rPr>
            </w:pPr>
            <w:r w:rsidRPr="00647245">
              <w:rPr>
                <w:rFonts w:ascii="Cambria" w:hAnsi="Cambria"/>
                <w:b/>
                <w:bCs/>
                <w:color w:val="000000" w:themeColor="text1"/>
              </w:rPr>
              <w:t>Subject Code:</w:t>
            </w:r>
          </w:p>
          <w:p w14:paraId="6A01510D" w14:textId="0834BB33" w:rsidR="0072411E"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 xml:space="preserve">GEOI164C </w:t>
            </w:r>
            <w:r w:rsidR="006E50A2">
              <w:rPr>
                <w:rFonts w:ascii="Cambria" w:hAnsi="Cambria"/>
                <w:b/>
                <w:bCs/>
                <w:color w:val="000000" w:themeColor="text1"/>
              </w:rPr>
              <w:t>103</w:t>
            </w:r>
          </w:p>
        </w:tc>
      </w:tr>
    </w:tbl>
    <w:p w14:paraId="4A1DBBBE" w14:textId="77777777" w:rsidR="0072411E" w:rsidRPr="00647245" w:rsidRDefault="0072411E" w:rsidP="0072411E">
      <w:pPr>
        <w:tabs>
          <w:tab w:val="left" w:pos="2360"/>
        </w:tabs>
        <w:jc w:val="both"/>
        <w:rPr>
          <w:rFonts w:ascii="Cambria" w:hAnsi="Cambria"/>
          <w:b/>
          <w:bCs/>
          <w:color w:val="000000" w:themeColor="text1"/>
          <w:sz w:val="22"/>
          <w:szCs w:val="22"/>
        </w:rPr>
      </w:pPr>
    </w:p>
    <w:p w14:paraId="47670E91" w14:textId="60594E3D" w:rsidR="0072411E" w:rsidRPr="00647245" w:rsidRDefault="00CE6C6C" w:rsidP="00D54E58">
      <w:pPr>
        <w:widowControl w:val="0"/>
        <w:autoSpaceDE w:val="0"/>
        <w:autoSpaceDN w:val="0"/>
        <w:spacing w:before="240" w:line="276" w:lineRule="auto"/>
        <w:jc w:val="both"/>
        <w:rPr>
          <w:rFonts w:ascii="Cambria" w:eastAsia="TimesNewRomanPSMT" w:hAnsi="Cambria"/>
          <w:color w:val="000000" w:themeColor="text1"/>
          <w:sz w:val="22"/>
          <w:szCs w:val="22"/>
        </w:rPr>
      </w:pPr>
      <w:r w:rsidRPr="00647245">
        <w:rPr>
          <w:rFonts w:ascii="Cambria" w:eastAsia="TimesNewRomanPS-BoldMT" w:hAnsi="Cambria"/>
          <w:b/>
          <w:color w:val="000000" w:themeColor="text1"/>
          <w:sz w:val="22"/>
          <w:szCs w:val="22"/>
        </w:rPr>
        <w:t>Course</w:t>
      </w:r>
      <w:r w:rsidR="0072411E" w:rsidRPr="00647245">
        <w:rPr>
          <w:rFonts w:ascii="Cambria" w:eastAsia="TimesNewRomanPS-BoldMT" w:hAnsi="Cambria"/>
          <w:b/>
          <w:color w:val="000000" w:themeColor="text1"/>
          <w:sz w:val="22"/>
          <w:szCs w:val="22"/>
        </w:rPr>
        <w:t xml:space="preserve"> Objectives:</w:t>
      </w:r>
      <w:r w:rsidR="00D54E58" w:rsidRPr="00D54E58">
        <w:rPr>
          <w:rFonts w:ascii="Cambria" w:eastAsia="TimesNewRomanPS-BoldMT" w:hAnsi="Cambria"/>
          <w:i/>
          <w:color w:val="000000" w:themeColor="text1"/>
          <w:sz w:val="22"/>
          <w:szCs w:val="22"/>
        </w:rPr>
        <w:t xml:space="preserve"> </w:t>
      </w:r>
      <w:r w:rsidR="00D54E58" w:rsidRPr="00BF4696">
        <w:rPr>
          <w:rFonts w:ascii="Cambria" w:eastAsia="TimesNewRomanPS-BoldMT" w:hAnsi="Cambria"/>
          <w:i/>
          <w:color w:val="000000" w:themeColor="text1"/>
          <w:sz w:val="22"/>
          <w:szCs w:val="22"/>
        </w:rPr>
        <w:t>This cou</w:t>
      </w:r>
      <w:r w:rsidR="00D54E58">
        <w:rPr>
          <w:rFonts w:ascii="Cambria" w:eastAsia="TimesNewRomanPS-BoldMT" w:hAnsi="Cambria"/>
          <w:i/>
          <w:color w:val="000000" w:themeColor="text1"/>
          <w:sz w:val="22"/>
          <w:szCs w:val="22"/>
        </w:rPr>
        <w:t>rse focuses on the basics of cartography and cartographic techniques</w:t>
      </w:r>
      <w:r w:rsidR="00D54E58" w:rsidRPr="00BF4696">
        <w:rPr>
          <w:rFonts w:ascii="Cambria" w:eastAsia="TimesNewRomanPS-BoldMT" w:hAnsi="Cambria"/>
          <w:i/>
          <w:color w:val="000000" w:themeColor="text1"/>
          <w:sz w:val="22"/>
          <w:szCs w:val="22"/>
        </w:rPr>
        <w:t xml:space="preserve"> along with the diagrammatic representation of geographical data.</w:t>
      </w:r>
    </w:p>
    <w:p w14:paraId="6F2AE65C" w14:textId="77777777" w:rsidR="00D54E58" w:rsidRPr="00BF4696" w:rsidRDefault="00D54E58" w:rsidP="00D54E58">
      <w:pPr>
        <w:spacing w:before="240" w:line="276" w:lineRule="auto"/>
        <w:jc w:val="both"/>
        <w:rPr>
          <w:rFonts w:ascii="Cambria" w:hAnsi="Cambria"/>
          <w:bCs/>
          <w:color w:val="000000" w:themeColor="text1"/>
          <w:sz w:val="22"/>
          <w:szCs w:val="22"/>
        </w:rPr>
      </w:pPr>
      <w:r w:rsidRPr="00BF4696">
        <w:rPr>
          <w:rFonts w:ascii="Cambria" w:hAnsi="Cambria"/>
          <w:b/>
          <w:bCs/>
          <w:color w:val="000000" w:themeColor="text1"/>
          <w:sz w:val="22"/>
          <w:szCs w:val="22"/>
        </w:rPr>
        <w:t>Course Outcomes</w:t>
      </w:r>
      <w:r w:rsidRPr="00BF4696">
        <w:rPr>
          <w:rFonts w:ascii="Cambria" w:hAnsi="Cambria"/>
          <w:bCs/>
          <w:color w:val="000000" w:themeColor="text1"/>
          <w:sz w:val="22"/>
          <w:szCs w:val="22"/>
        </w:rPr>
        <w:t>:</w:t>
      </w:r>
    </w:p>
    <w:p w14:paraId="5BD44959" w14:textId="77777777" w:rsidR="00D54E58" w:rsidRPr="00BF4696" w:rsidRDefault="00D54E58" w:rsidP="00D54E58">
      <w:pPr>
        <w:widowControl w:val="0"/>
        <w:autoSpaceDE w:val="0"/>
        <w:autoSpaceDN w:val="0"/>
        <w:spacing w:line="276" w:lineRule="auto"/>
        <w:jc w:val="both"/>
        <w:rPr>
          <w:rFonts w:ascii="Cambria" w:eastAsia="TimesNewRomanPSMT" w:hAnsi="Cambria"/>
          <w:color w:val="000000" w:themeColor="text1"/>
          <w:sz w:val="22"/>
          <w:szCs w:val="22"/>
        </w:rPr>
      </w:pPr>
      <w:r w:rsidRPr="00BF4696">
        <w:rPr>
          <w:rFonts w:ascii="Cambria" w:eastAsia="TimesNewRomanPSMT" w:hAnsi="Cambria"/>
          <w:color w:val="000000" w:themeColor="text1"/>
          <w:sz w:val="22"/>
          <w:szCs w:val="22"/>
        </w:rPr>
        <w:t>After successful completion of the course, the students will be able to:</w:t>
      </w:r>
    </w:p>
    <w:p w14:paraId="7A0ECF8B" w14:textId="48B1EF57" w:rsidR="00D54E58" w:rsidRPr="00BF4696" w:rsidRDefault="00D54E58">
      <w:pPr>
        <w:pStyle w:val="ListParagraph"/>
        <w:widowControl w:val="0"/>
        <w:numPr>
          <w:ilvl w:val="0"/>
          <w:numId w:val="31"/>
        </w:numPr>
        <w:tabs>
          <w:tab w:val="left" w:pos="840"/>
        </w:tabs>
        <w:autoSpaceDE w:val="0"/>
        <w:autoSpaceDN w:val="0"/>
        <w:spacing w:line="276" w:lineRule="auto"/>
        <w:jc w:val="both"/>
        <w:rPr>
          <w:rFonts w:ascii="Cambria" w:eastAsia="TimesNewRomanPSMT" w:hAnsi="Cambria" w:cs="Times New Roman"/>
          <w:color w:val="000000" w:themeColor="text1"/>
          <w:sz w:val="22"/>
          <w:szCs w:val="22"/>
        </w:rPr>
      </w:pPr>
      <w:r w:rsidRPr="00BF4696">
        <w:rPr>
          <w:rFonts w:ascii="Cambria" w:eastAsia="TimesNewRomanPSMT" w:hAnsi="Cambria" w:cs="Times New Roman"/>
          <w:b/>
          <w:color w:val="000000" w:themeColor="text1"/>
          <w:sz w:val="22"/>
          <w:szCs w:val="22"/>
        </w:rPr>
        <w:t xml:space="preserve">Define </w:t>
      </w:r>
      <w:r w:rsidRPr="00BF4696">
        <w:rPr>
          <w:rFonts w:ascii="Cambria" w:eastAsia="TimesNewRomanPSMT" w:hAnsi="Cambria" w:cs="Times New Roman"/>
          <w:color w:val="000000" w:themeColor="text1"/>
          <w:sz w:val="22"/>
          <w:szCs w:val="22"/>
        </w:rPr>
        <w:t xml:space="preserve">about map and its types, map scale, </w:t>
      </w:r>
      <w:r>
        <w:rPr>
          <w:rFonts w:ascii="Cambria" w:eastAsia="TimesNewRomanPSMT" w:hAnsi="Cambria" w:cs="Times New Roman"/>
          <w:color w:val="000000" w:themeColor="text1"/>
          <w:sz w:val="22"/>
          <w:szCs w:val="22"/>
        </w:rPr>
        <w:t>coordinate system and details of topographic maps</w:t>
      </w:r>
      <w:r w:rsidRPr="00BF4696">
        <w:rPr>
          <w:rFonts w:ascii="Cambria" w:eastAsia="TimesNewRomanPSMT" w:hAnsi="Cambria" w:cs="Times New Roman"/>
          <w:color w:val="000000" w:themeColor="text1"/>
          <w:sz w:val="22"/>
          <w:szCs w:val="22"/>
        </w:rPr>
        <w:t xml:space="preserve">. </w:t>
      </w:r>
    </w:p>
    <w:p w14:paraId="253CFD23" w14:textId="6BCE7219" w:rsidR="00D54E58" w:rsidRPr="00BF4696" w:rsidRDefault="00D54E58">
      <w:pPr>
        <w:pStyle w:val="ListParagraph"/>
        <w:widowControl w:val="0"/>
        <w:numPr>
          <w:ilvl w:val="0"/>
          <w:numId w:val="31"/>
        </w:numPr>
        <w:tabs>
          <w:tab w:val="left" w:pos="840"/>
        </w:tabs>
        <w:autoSpaceDE w:val="0"/>
        <w:autoSpaceDN w:val="0"/>
        <w:spacing w:line="276" w:lineRule="auto"/>
        <w:jc w:val="both"/>
        <w:rPr>
          <w:rFonts w:ascii="Cambria" w:eastAsia="TimesNewRomanPSMT" w:hAnsi="Cambria" w:cs="Times New Roman"/>
          <w:color w:val="000000" w:themeColor="text1"/>
          <w:sz w:val="22"/>
          <w:szCs w:val="22"/>
        </w:rPr>
      </w:pPr>
      <w:r w:rsidRPr="00BF4696">
        <w:rPr>
          <w:rFonts w:ascii="Cambria" w:eastAsia="TimesNewRomanPSMT" w:hAnsi="Cambria" w:cs="Times New Roman"/>
          <w:b/>
          <w:color w:val="000000" w:themeColor="text1"/>
          <w:sz w:val="22"/>
          <w:szCs w:val="22"/>
        </w:rPr>
        <w:t>Interpret</w:t>
      </w:r>
      <w:r w:rsidR="00360CA1">
        <w:rPr>
          <w:rFonts w:ascii="Cambria" w:eastAsia="TimesNewRomanPSMT" w:hAnsi="Cambria" w:cs="Times New Roman"/>
          <w:color w:val="000000" w:themeColor="text1"/>
          <w:sz w:val="22"/>
          <w:szCs w:val="22"/>
        </w:rPr>
        <w:t xml:space="preserve"> fundamentals of cartographic designs</w:t>
      </w:r>
      <w:r w:rsidRPr="00BF4696">
        <w:rPr>
          <w:rFonts w:ascii="Cambria" w:eastAsia="TimesNewRomanPSMT" w:hAnsi="Cambria" w:cs="Times New Roman"/>
          <w:color w:val="000000" w:themeColor="text1"/>
          <w:sz w:val="22"/>
          <w:szCs w:val="22"/>
        </w:rPr>
        <w:t>.</w:t>
      </w:r>
    </w:p>
    <w:p w14:paraId="2FC7E216" w14:textId="7A14A724" w:rsidR="00D54E58" w:rsidRPr="00BF4696" w:rsidRDefault="003062E2">
      <w:pPr>
        <w:pStyle w:val="ListParagraph"/>
        <w:widowControl w:val="0"/>
        <w:numPr>
          <w:ilvl w:val="0"/>
          <w:numId w:val="31"/>
        </w:numPr>
        <w:tabs>
          <w:tab w:val="left" w:pos="1418"/>
        </w:tabs>
        <w:autoSpaceDE w:val="0"/>
        <w:autoSpaceDN w:val="0"/>
        <w:spacing w:line="276" w:lineRule="auto"/>
        <w:ind w:left="1418" w:hanging="698"/>
        <w:jc w:val="both"/>
        <w:rPr>
          <w:rFonts w:ascii="Cambria" w:eastAsia="TimesNewRomanPSMT" w:hAnsi="Cambria" w:cs="Times New Roman"/>
          <w:color w:val="000000" w:themeColor="text1"/>
          <w:sz w:val="22"/>
          <w:szCs w:val="22"/>
        </w:rPr>
      </w:pPr>
      <w:r>
        <w:rPr>
          <w:rFonts w:ascii="Cambria" w:eastAsia="TimesNewRomanPSMT" w:hAnsi="Cambria" w:cs="Times New Roman"/>
          <w:b/>
          <w:color w:val="000000" w:themeColor="text1"/>
          <w:sz w:val="22"/>
          <w:szCs w:val="22"/>
        </w:rPr>
        <w:t xml:space="preserve">Construct </w:t>
      </w:r>
      <w:r>
        <w:rPr>
          <w:rFonts w:ascii="Cambria" w:eastAsia="TimesNewRomanPSMT" w:hAnsi="Cambria" w:cs="Times New Roman"/>
          <w:color w:val="000000" w:themeColor="text1"/>
          <w:sz w:val="22"/>
          <w:szCs w:val="22"/>
        </w:rPr>
        <w:t>digital cartographic maps using data structures.</w:t>
      </w:r>
    </w:p>
    <w:p w14:paraId="22392C94" w14:textId="055D0FE9" w:rsidR="00D54E58" w:rsidRPr="00673D0E" w:rsidRDefault="00D54E58">
      <w:pPr>
        <w:pStyle w:val="ListParagraph"/>
        <w:widowControl w:val="0"/>
        <w:numPr>
          <w:ilvl w:val="0"/>
          <w:numId w:val="31"/>
        </w:numPr>
        <w:tabs>
          <w:tab w:val="left" w:pos="840"/>
        </w:tabs>
        <w:autoSpaceDE w:val="0"/>
        <w:autoSpaceDN w:val="0"/>
        <w:spacing w:line="276" w:lineRule="auto"/>
        <w:ind w:left="1418" w:hanging="698"/>
        <w:jc w:val="both"/>
        <w:rPr>
          <w:rFonts w:ascii="Cambria" w:eastAsia="TimesNewRomanPSMT" w:hAnsi="Cambria" w:cs="Times New Roman"/>
          <w:color w:val="000000" w:themeColor="text1"/>
          <w:sz w:val="22"/>
          <w:szCs w:val="22"/>
        </w:rPr>
      </w:pPr>
      <w:r w:rsidRPr="00BF4696">
        <w:rPr>
          <w:rFonts w:ascii="Cambria" w:eastAsia="TimesNewRomanPSMT" w:hAnsi="Cambria"/>
          <w:b/>
          <w:color w:val="000000" w:themeColor="text1"/>
          <w:sz w:val="22"/>
          <w:szCs w:val="22"/>
        </w:rPr>
        <w:t>Analyze</w:t>
      </w:r>
      <w:r w:rsidRPr="00BF4696">
        <w:rPr>
          <w:rFonts w:ascii="Cambria" w:eastAsia="TimesNewRomanPSMT" w:hAnsi="Cambria"/>
          <w:color w:val="000000" w:themeColor="text1"/>
          <w:sz w:val="22"/>
          <w:szCs w:val="22"/>
        </w:rPr>
        <w:t xml:space="preserve"> the</w:t>
      </w:r>
      <w:r w:rsidR="00360CA1">
        <w:rPr>
          <w:rFonts w:ascii="Cambria" w:eastAsia="TimesNewRomanPSMT" w:hAnsi="Cambria"/>
          <w:color w:val="000000" w:themeColor="text1"/>
          <w:sz w:val="22"/>
          <w:szCs w:val="22"/>
        </w:rPr>
        <w:t xml:space="preserve"> importance of database queries</w:t>
      </w:r>
      <w:r w:rsidR="003062E2">
        <w:rPr>
          <w:rFonts w:ascii="Cambria" w:eastAsia="TimesNewRomanPSMT" w:hAnsi="Cambria"/>
          <w:color w:val="000000" w:themeColor="text1"/>
          <w:sz w:val="22"/>
          <w:szCs w:val="22"/>
        </w:rPr>
        <w:t xml:space="preserve"> and infer the results</w:t>
      </w:r>
      <w:r w:rsidRPr="00BF4696">
        <w:rPr>
          <w:rFonts w:ascii="Cambria" w:eastAsia="TimesNewRomanPSMT" w:hAnsi="Cambria"/>
          <w:color w:val="000000" w:themeColor="text1"/>
          <w:sz w:val="22"/>
          <w:szCs w:val="22"/>
        </w:rPr>
        <w:t>.</w:t>
      </w:r>
    </w:p>
    <w:p w14:paraId="10736D3D" w14:textId="6846D5BA" w:rsidR="00673D0E" w:rsidRPr="009E6816" w:rsidRDefault="00673D0E">
      <w:pPr>
        <w:pStyle w:val="ListParagraph"/>
        <w:widowControl w:val="0"/>
        <w:numPr>
          <w:ilvl w:val="0"/>
          <w:numId w:val="31"/>
        </w:numPr>
        <w:tabs>
          <w:tab w:val="left" w:pos="840"/>
        </w:tabs>
        <w:autoSpaceDE w:val="0"/>
        <w:autoSpaceDN w:val="0"/>
        <w:spacing w:line="276" w:lineRule="auto"/>
        <w:ind w:left="1418" w:hanging="698"/>
        <w:jc w:val="both"/>
        <w:rPr>
          <w:rFonts w:ascii="Cambria" w:eastAsia="TimesNewRomanPSMT" w:hAnsi="Cambria" w:cs="Times New Roman"/>
          <w:color w:val="000000" w:themeColor="text1"/>
          <w:sz w:val="22"/>
          <w:szCs w:val="22"/>
        </w:rPr>
      </w:pPr>
      <w:r>
        <w:rPr>
          <w:rFonts w:ascii="Cambria" w:eastAsia="TimesNewRomanPSMT" w:hAnsi="Cambria"/>
          <w:b/>
          <w:color w:val="000000" w:themeColor="text1"/>
          <w:sz w:val="22"/>
          <w:szCs w:val="22"/>
        </w:rPr>
        <w:t xml:space="preserve">Interpret </w:t>
      </w:r>
      <w:r w:rsidRPr="00673D0E">
        <w:rPr>
          <w:rFonts w:ascii="Cambria" w:eastAsia="TimesNewRomanPSMT" w:hAnsi="Cambria"/>
          <w:bCs/>
          <w:color w:val="000000" w:themeColor="text1"/>
          <w:sz w:val="22"/>
          <w:szCs w:val="22"/>
        </w:rPr>
        <w:t>the results of various geostatistical analysis</w:t>
      </w:r>
      <w:r>
        <w:rPr>
          <w:rFonts w:ascii="Cambria" w:eastAsia="TimesNewRomanPSMT" w:hAnsi="Cambria"/>
          <w:b/>
          <w:color w:val="000000" w:themeColor="text1"/>
          <w:sz w:val="22"/>
          <w:szCs w:val="22"/>
        </w:rPr>
        <w:t xml:space="preserve"> </w:t>
      </w:r>
      <w:r>
        <w:rPr>
          <w:rFonts w:ascii="Cambria" w:eastAsia="TimesNewRomanPSMT" w:hAnsi="Cambria"/>
          <w:bCs/>
          <w:color w:val="000000" w:themeColor="text1"/>
          <w:sz w:val="22"/>
          <w:szCs w:val="22"/>
        </w:rPr>
        <w:t>in GIS platforms.</w:t>
      </w:r>
    </w:p>
    <w:p w14:paraId="74E8F43D"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4CD74EB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5520C6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0769DCF"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BF23E09"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2DE9A36"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A43E4D6"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7C0A8190"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7CF3C8F8"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3DA313AA"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D030D5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656EEC96"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4E7D9F3"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0BB17E84"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05B2C66D"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72F92B85"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28657DB8"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610D09CA"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69ED13DE"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379B433D"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7CC08B4C"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FBFC04E"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A2B7675"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227D523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3CEF235E"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7182B27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6D6268B"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17562CAF"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08EC36B4"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0AC1C058"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0611B55E"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11B1854"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51DBF262" w14:textId="77777777" w:rsid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42142D99" w14:textId="77777777" w:rsidR="009E6816" w:rsidRPr="009E6816" w:rsidRDefault="009E6816" w:rsidP="009E6816">
      <w:pPr>
        <w:widowControl w:val="0"/>
        <w:tabs>
          <w:tab w:val="left" w:pos="840"/>
        </w:tabs>
        <w:autoSpaceDE w:val="0"/>
        <w:autoSpaceDN w:val="0"/>
        <w:spacing w:line="276" w:lineRule="auto"/>
        <w:jc w:val="both"/>
        <w:rPr>
          <w:rFonts w:ascii="Cambria" w:eastAsia="TimesNewRomanPSMT" w:hAnsi="Cambria"/>
          <w:color w:val="000000" w:themeColor="text1"/>
          <w:sz w:val="22"/>
          <w:szCs w:val="22"/>
        </w:rPr>
      </w:pPr>
    </w:p>
    <w:p w14:paraId="4FB0F5D1" w14:textId="77777777" w:rsidR="0072411E" w:rsidRPr="00B47A66" w:rsidRDefault="0072411E" w:rsidP="0072411E">
      <w:pPr>
        <w:spacing w:before="10" w:after="40" w:line="360" w:lineRule="auto"/>
        <w:jc w:val="both"/>
        <w:rPr>
          <w:rFonts w:ascii="Cambria" w:hAnsi="Cambria"/>
          <w:b/>
          <w:color w:val="000000" w:themeColor="text1"/>
          <w:sz w:val="22"/>
          <w:szCs w:val="22"/>
        </w:rPr>
      </w:pPr>
      <w:r w:rsidRPr="00B47A66">
        <w:rPr>
          <w:rFonts w:ascii="Cambria" w:hAnsi="Cambria"/>
          <w:b/>
          <w:color w:val="000000" w:themeColor="text1"/>
          <w:sz w:val="22"/>
          <w:szCs w:val="22"/>
        </w:rPr>
        <w:lastRenderedPageBreak/>
        <w:t xml:space="preserve">Detailed Syllabus: </w:t>
      </w:r>
    </w:p>
    <w:tbl>
      <w:tblPr>
        <w:tblStyle w:val="TableGrid"/>
        <w:tblW w:w="10431" w:type="dxa"/>
        <w:tblInd w:w="108" w:type="dxa"/>
        <w:tblLook w:val="04A0" w:firstRow="1" w:lastRow="0" w:firstColumn="1" w:lastColumn="0" w:noHBand="0" w:noVBand="1"/>
      </w:tblPr>
      <w:tblGrid>
        <w:gridCol w:w="1154"/>
        <w:gridCol w:w="7786"/>
        <w:gridCol w:w="1491"/>
      </w:tblGrid>
      <w:tr w:rsidR="0072411E" w:rsidRPr="00647245" w14:paraId="7614813C" w14:textId="77777777" w:rsidTr="008101E9">
        <w:trPr>
          <w:trHeight w:val="755"/>
        </w:trPr>
        <w:tc>
          <w:tcPr>
            <w:tcW w:w="1154" w:type="dxa"/>
            <w:vAlign w:val="center"/>
          </w:tcPr>
          <w:p w14:paraId="52D3427F" w14:textId="77777777" w:rsidR="0072411E" w:rsidRPr="00647245" w:rsidRDefault="0072411E" w:rsidP="00D54E58">
            <w:pPr>
              <w:jc w:val="center"/>
              <w:rPr>
                <w:rFonts w:ascii="Cambria" w:hAnsi="Cambria"/>
                <w:b/>
              </w:rPr>
            </w:pPr>
            <w:r w:rsidRPr="00647245">
              <w:rPr>
                <w:rFonts w:ascii="Cambria" w:hAnsi="Cambria"/>
                <w:b/>
              </w:rPr>
              <w:t>Modules</w:t>
            </w:r>
          </w:p>
        </w:tc>
        <w:tc>
          <w:tcPr>
            <w:tcW w:w="7786" w:type="dxa"/>
            <w:vAlign w:val="center"/>
          </w:tcPr>
          <w:p w14:paraId="0DAAD5C3" w14:textId="77777777" w:rsidR="0072411E" w:rsidRPr="00647245" w:rsidRDefault="0072411E" w:rsidP="00D54E58">
            <w:pPr>
              <w:jc w:val="center"/>
              <w:rPr>
                <w:rFonts w:ascii="Cambria" w:hAnsi="Cambria"/>
                <w:b/>
              </w:rPr>
            </w:pPr>
            <w:r w:rsidRPr="00647245">
              <w:rPr>
                <w:rFonts w:ascii="Cambria" w:hAnsi="Cambria"/>
                <w:b/>
                <w:bCs/>
                <w:color w:val="000000" w:themeColor="text1"/>
              </w:rPr>
              <w:t>Topics and Course Content</w:t>
            </w:r>
          </w:p>
        </w:tc>
        <w:tc>
          <w:tcPr>
            <w:tcW w:w="1491" w:type="dxa"/>
            <w:vAlign w:val="center"/>
          </w:tcPr>
          <w:p w14:paraId="6DD74239" w14:textId="77777777" w:rsidR="0072411E" w:rsidRPr="00647245" w:rsidRDefault="0072411E" w:rsidP="00D54E58">
            <w:pPr>
              <w:jc w:val="center"/>
              <w:rPr>
                <w:rFonts w:ascii="Cambria" w:hAnsi="Cambria"/>
              </w:rPr>
            </w:pPr>
            <w:r w:rsidRPr="00647245">
              <w:rPr>
                <w:rFonts w:ascii="Cambria" w:hAnsi="Cambria"/>
                <w:b/>
                <w:bCs/>
                <w:color w:val="000000" w:themeColor="text1"/>
              </w:rPr>
              <w:t>Periods</w:t>
            </w:r>
          </w:p>
        </w:tc>
      </w:tr>
      <w:tr w:rsidR="008101E9" w:rsidRPr="00647245" w14:paraId="62446122" w14:textId="77777777" w:rsidTr="008101E9">
        <w:trPr>
          <w:trHeight w:val="964"/>
        </w:trPr>
        <w:tc>
          <w:tcPr>
            <w:tcW w:w="1154" w:type="dxa"/>
            <w:vAlign w:val="center"/>
          </w:tcPr>
          <w:p w14:paraId="0BAED6CF" w14:textId="77777777" w:rsidR="008101E9" w:rsidRPr="00647245" w:rsidRDefault="008101E9" w:rsidP="008101E9">
            <w:pPr>
              <w:jc w:val="center"/>
              <w:rPr>
                <w:rFonts w:ascii="Cambria" w:hAnsi="Cambria"/>
              </w:rPr>
            </w:pPr>
            <w:r w:rsidRPr="00647245">
              <w:rPr>
                <w:rFonts w:ascii="Cambria" w:hAnsi="Cambria"/>
              </w:rPr>
              <w:t>Unit 1</w:t>
            </w:r>
          </w:p>
        </w:tc>
        <w:tc>
          <w:tcPr>
            <w:tcW w:w="7786" w:type="dxa"/>
            <w:vAlign w:val="center"/>
          </w:tcPr>
          <w:p w14:paraId="60302DB2" w14:textId="28BD4DDA" w:rsidR="008101E9" w:rsidRDefault="008101E9" w:rsidP="008101E9">
            <w:pPr>
              <w:jc w:val="both"/>
              <w:rPr>
                <w:rFonts w:eastAsia="TimesNewRomanPSMT"/>
                <w:color w:val="000000" w:themeColor="text1"/>
                <w:lang w:val="en-US"/>
              </w:rPr>
            </w:pPr>
            <w:r w:rsidRPr="00887403">
              <w:rPr>
                <w:rFonts w:eastAsia="TimesNewRomanPSMT"/>
                <w:color w:val="000000" w:themeColor="text1"/>
                <w:lang w:val="en-US"/>
              </w:rPr>
              <w:t xml:space="preserve">Introduction to cartography: nature and scope; Approximation of Earth, </w:t>
            </w:r>
            <w:r w:rsidR="004268D9" w:rsidRPr="004268D9">
              <w:rPr>
                <w:rFonts w:eastAsia="TimesNewRomanPSMT"/>
                <w:color w:val="000000" w:themeColor="text1"/>
                <w:lang w:val="en-US"/>
              </w:rPr>
              <w:t>Map Projection and Coordinate system: Concepts, Types and Uses</w:t>
            </w:r>
            <w:r w:rsidRPr="00887403">
              <w:rPr>
                <w:rFonts w:eastAsia="TimesNewRomanPSMT"/>
                <w:color w:val="000000" w:themeColor="text1"/>
                <w:lang w:val="en-US"/>
              </w:rPr>
              <w:t>; Categories &amp; Characteristics of maps, Study of different types of maps, Survey of India national series maps Interpretation of topographic maps; Basics of Map scales; Indexing and Numbering of topographical maps</w:t>
            </w:r>
          </w:p>
          <w:p w14:paraId="4D7367FD" w14:textId="3B3E4D81" w:rsidR="008101E9" w:rsidRPr="006E50A2" w:rsidRDefault="008101E9" w:rsidP="008101E9">
            <w:pPr>
              <w:jc w:val="both"/>
              <w:rPr>
                <w:rFonts w:ascii="Cambria" w:eastAsia="TimesNewRomanPSMT" w:hAnsi="Cambria"/>
                <w:lang w:val="en-US"/>
              </w:rPr>
            </w:pPr>
          </w:p>
        </w:tc>
        <w:tc>
          <w:tcPr>
            <w:tcW w:w="1491" w:type="dxa"/>
            <w:vAlign w:val="center"/>
          </w:tcPr>
          <w:p w14:paraId="5F6935DE" w14:textId="77777777" w:rsidR="008101E9" w:rsidRPr="00647245" w:rsidRDefault="008101E9" w:rsidP="008101E9">
            <w:pPr>
              <w:jc w:val="center"/>
              <w:rPr>
                <w:rFonts w:ascii="Cambria" w:hAnsi="Cambria"/>
              </w:rPr>
            </w:pPr>
            <w:r w:rsidRPr="00647245">
              <w:rPr>
                <w:rFonts w:ascii="Cambria" w:hAnsi="Cambria"/>
              </w:rPr>
              <w:t>12</w:t>
            </w:r>
          </w:p>
        </w:tc>
      </w:tr>
      <w:tr w:rsidR="008101E9" w:rsidRPr="00647245" w14:paraId="5486F0BC" w14:textId="77777777" w:rsidTr="008101E9">
        <w:trPr>
          <w:trHeight w:val="1020"/>
        </w:trPr>
        <w:tc>
          <w:tcPr>
            <w:tcW w:w="1154" w:type="dxa"/>
            <w:vAlign w:val="center"/>
          </w:tcPr>
          <w:p w14:paraId="744F4D3C" w14:textId="77777777" w:rsidR="008101E9" w:rsidRPr="00647245" w:rsidRDefault="008101E9" w:rsidP="008101E9">
            <w:pPr>
              <w:jc w:val="center"/>
              <w:rPr>
                <w:rFonts w:ascii="Cambria" w:hAnsi="Cambria"/>
              </w:rPr>
            </w:pPr>
            <w:r w:rsidRPr="00647245">
              <w:rPr>
                <w:rFonts w:ascii="Cambria" w:hAnsi="Cambria"/>
              </w:rPr>
              <w:t>Unit 2</w:t>
            </w:r>
          </w:p>
        </w:tc>
        <w:tc>
          <w:tcPr>
            <w:tcW w:w="7786" w:type="dxa"/>
            <w:vAlign w:val="center"/>
          </w:tcPr>
          <w:p w14:paraId="0240B476" w14:textId="49316B87" w:rsidR="008101E9" w:rsidRDefault="008101E9" w:rsidP="008101E9">
            <w:pPr>
              <w:widowControl w:val="0"/>
              <w:autoSpaceDE w:val="0"/>
              <w:autoSpaceDN w:val="0"/>
              <w:jc w:val="both"/>
              <w:rPr>
                <w:color w:val="000000" w:themeColor="text1"/>
                <w:lang w:val="en-US"/>
              </w:rPr>
            </w:pPr>
            <w:r w:rsidRPr="00887403">
              <w:rPr>
                <w:color w:val="000000" w:themeColor="text1"/>
                <w:lang w:val="en-US"/>
              </w:rPr>
              <w:t>Fundamentals of Cartographic Design, colour, pattern, lettering, compilation, border information, aesthetics; Generalization: Semantic &amp; Geometric, symbolization, dot,  isopleth and choropleth mapping; Multivariate and dynamic mapping; Map production,   methods of map printing; Visualization of geospatial data: Design aspects, Multiscale and geometric aspects scale, dissemination of (visualized) geospatial data, Graphic Symbology &amp; Variables; Data products, use and users of products</w:t>
            </w:r>
          </w:p>
          <w:p w14:paraId="2152E89D" w14:textId="3355EBB8" w:rsidR="008101E9" w:rsidRPr="006E50A2" w:rsidRDefault="008101E9" w:rsidP="008101E9">
            <w:pPr>
              <w:widowControl w:val="0"/>
              <w:autoSpaceDE w:val="0"/>
              <w:autoSpaceDN w:val="0"/>
              <w:jc w:val="both"/>
              <w:rPr>
                <w:rFonts w:ascii="Cambria" w:hAnsi="Cambria"/>
                <w:lang w:val="en-US"/>
              </w:rPr>
            </w:pPr>
          </w:p>
        </w:tc>
        <w:tc>
          <w:tcPr>
            <w:tcW w:w="1491" w:type="dxa"/>
            <w:vAlign w:val="center"/>
          </w:tcPr>
          <w:p w14:paraId="04B2A595" w14:textId="77777777" w:rsidR="008101E9" w:rsidRPr="00647245" w:rsidRDefault="008101E9" w:rsidP="008101E9">
            <w:pPr>
              <w:jc w:val="center"/>
              <w:rPr>
                <w:rFonts w:ascii="Cambria" w:hAnsi="Cambria"/>
              </w:rPr>
            </w:pPr>
            <w:r w:rsidRPr="00647245">
              <w:rPr>
                <w:rFonts w:ascii="Cambria" w:hAnsi="Cambria"/>
              </w:rPr>
              <w:t>12</w:t>
            </w:r>
          </w:p>
        </w:tc>
      </w:tr>
      <w:tr w:rsidR="008101E9" w:rsidRPr="00647245" w14:paraId="21734C80" w14:textId="77777777" w:rsidTr="008101E9">
        <w:trPr>
          <w:trHeight w:val="907"/>
        </w:trPr>
        <w:tc>
          <w:tcPr>
            <w:tcW w:w="1154" w:type="dxa"/>
            <w:vAlign w:val="center"/>
          </w:tcPr>
          <w:p w14:paraId="57CE518F" w14:textId="77777777" w:rsidR="008101E9" w:rsidRPr="008823DB" w:rsidRDefault="008101E9" w:rsidP="008101E9">
            <w:pPr>
              <w:jc w:val="center"/>
              <w:rPr>
                <w:rFonts w:ascii="Cambria" w:hAnsi="Cambria"/>
              </w:rPr>
            </w:pPr>
            <w:r w:rsidRPr="008823DB">
              <w:rPr>
                <w:rFonts w:ascii="Cambria" w:hAnsi="Cambria"/>
              </w:rPr>
              <w:t>Unit 3</w:t>
            </w:r>
          </w:p>
        </w:tc>
        <w:tc>
          <w:tcPr>
            <w:tcW w:w="7786" w:type="dxa"/>
            <w:vAlign w:val="center"/>
          </w:tcPr>
          <w:p w14:paraId="4A61722C" w14:textId="77777777" w:rsidR="008101E9" w:rsidRPr="008823DB" w:rsidRDefault="008101E9" w:rsidP="008101E9">
            <w:pPr>
              <w:jc w:val="both"/>
              <w:rPr>
                <w:rFonts w:eastAsia="TimesNewRomanPSMT"/>
                <w:bCs/>
                <w:color w:val="000000" w:themeColor="text1"/>
                <w:lang w:val="en-US"/>
              </w:rPr>
            </w:pPr>
            <w:r w:rsidRPr="008823DB">
              <w:rPr>
                <w:rFonts w:eastAsia="TimesNewRomanPSMT"/>
                <w:color w:val="000000" w:themeColor="text1"/>
                <w:lang w:val="en-US"/>
              </w:rPr>
              <w:t xml:space="preserve">Digital Cartography - Elements of digital Cartography; Analog to Digital Conversion of Data; Conventional mapping VS Digital Mapping; Nature of Data, Database and Data structures; Data Input: data capture, digitization and scanning; </w:t>
            </w:r>
            <w:r w:rsidRPr="008823DB">
              <w:rPr>
                <w:rFonts w:eastAsia="TimesNewRomanPSMT"/>
                <w:bCs/>
                <w:color w:val="000000" w:themeColor="text1"/>
                <w:lang w:val="en-US"/>
              </w:rPr>
              <w:t xml:space="preserve">Digital database creation: Point features, Line features, Polygon features; Data Editing-Removal of errors – Overshoot &amp; Undershoot, Snapping; </w:t>
            </w:r>
            <w:r w:rsidRPr="008823DB">
              <w:rPr>
                <w:rFonts w:eastAsia="TimesNewRomanPSMT"/>
                <w:color w:val="000000" w:themeColor="text1"/>
                <w:lang w:val="en-US"/>
              </w:rPr>
              <w:t>Data Collection and Integration,</w:t>
            </w:r>
            <w:r w:rsidRPr="008823DB">
              <w:rPr>
                <w:rFonts w:eastAsia="TimesNewRomanPSMT"/>
                <w:bCs/>
                <w:color w:val="000000" w:themeColor="text1"/>
                <w:lang w:val="en-US"/>
              </w:rPr>
              <w:t xml:space="preserve"> Non-spatial data attachment working with tables; Dissolving and Merging </w:t>
            </w:r>
          </w:p>
          <w:p w14:paraId="211BBF0E" w14:textId="0757B257" w:rsidR="008101E9" w:rsidRPr="008823DB" w:rsidRDefault="008101E9" w:rsidP="008101E9">
            <w:pPr>
              <w:jc w:val="both"/>
              <w:rPr>
                <w:rFonts w:ascii="Cambria" w:eastAsia="TimesNewRomanPSMT" w:hAnsi="Cambria"/>
                <w:lang w:val="en-US"/>
              </w:rPr>
            </w:pPr>
          </w:p>
        </w:tc>
        <w:tc>
          <w:tcPr>
            <w:tcW w:w="1491" w:type="dxa"/>
            <w:vAlign w:val="center"/>
          </w:tcPr>
          <w:p w14:paraId="407D4956" w14:textId="77777777" w:rsidR="008101E9" w:rsidRPr="00647245" w:rsidRDefault="008101E9" w:rsidP="008101E9">
            <w:pPr>
              <w:jc w:val="center"/>
              <w:rPr>
                <w:rFonts w:ascii="Cambria" w:hAnsi="Cambria"/>
              </w:rPr>
            </w:pPr>
            <w:r w:rsidRPr="00647245">
              <w:rPr>
                <w:rFonts w:ascii="Cambria" w:hAnsi="Cambria"/>
              </w:rPr>
              <w:t>12</w:t>
            </w:r>
          </w:p>
        </w:tc>
      </w:tr>
      <w:tr w:rsidR="008101E9" w:rsidRPr="00647245" w14:paraId="2D78A522" w14:textId="77777777" w:rsidTr="008101E9">
        <w:trPr>
          <w:trHeight w:val="907"/>
        </w:trPr>
        <w:tc>
          <w:tcPr>
            <w:tcW w:w="1154" w:type="dxa"/>
            <w:vAlign w:val="center"/>
          </w:tcPr>
          <w:p w14:paraId="5F4A7F53" w14:textId="77777777" w:rsidR="008101E9" w:rsidRPr="008823DB" w:rsidRDefault="008101E9" w:rsidP="008101E9">
            <w:pPr>
              <w:jc w:val="center"/>
              <w:rPr>
                <w:rFonts w:ascii="Cambria" w:hAnsi="Cambria"/>
              </w:rPr>
            </w:pPr>
            <w:r w:rsidRPr="008823DB">
              <w:rPr>
                <w:rFonts w:ascii="Cambria" w:hAnsi="Cambria"/>
              </w:rPr>
              <w:t>Unit 4</w:t>
            </w:r>
          </w:p>
        </w:tc>
        <w:tc>
          <w:tcPr>
            <w:tcW w:w="7786" w:type="dxa"/>
            <w:vAlign w:val="center"/>
          </w:tcPr>
          <w:p w14:paraId="3B3B5177" w14:textId="77777777" w:rsidR="008101E9" w:rsidRPr="008823DB" w:rsidRDefault="008101E9" w:rsidP="008101E9">
            <w:pPr>
              <w:widowControl w:val="0"/>
              <w:autoSpaceDE w:val="0"/>
              <w:autoSpaceDN w:val="0"/>
              <w:jc w:val="both"/>
              <w:rPr>
                <w:color w:val="000000" w:themeColor="text1"/>
                <w:lang w:val="en-US"/>
              </w:rPr>
            </w:pPr>
            <w:r w:rsidRPr="008823DB">
              <w:rPr>
                <w:color w:val="000000" w:themeColor="text1"/>
                <w:lang w:val="en-US"/>
              </w:rPr>
              <w:t>Data base query: Reclassification, overlay cross tabulation, editing, assigning attribute values, extraction of attribute values, histogram, area and perimeter calculation, profile generation, probability classification; Mathematical operations: Image overlay, scalar image operations, image attribute transformation; Distance operators: Distance analysis (spherical distance, cost distance), buffer analysis, direction variable cost distance, dispersion distance, least cost path analysis, spatial allocation and reallocation, Thiessen Polygon; Context operators: Surface analysis, filtering pattern analysis, grouping watershed, determination, hinterland determination; Statistics: Regression analysis (multiple, logistic, pattern analysis, trend surface analysis, spatial auto correlation, quadrant analysis, weighted mean, centre/ standard radius, compaction index, sampling (random, systematic and stratified), standard scores method.</w:t>
            </w:r>
          </w:p>
          <w:p w14:paraId="48036F2A" w14:textId="1765E628" w:rsidR="008101E9" w:rsidRPr="008823DB" w:rsidRDefault="008101E9" w:rsidP="008101E9">
            <w:pPr>
              <w:widowControl w:val="0"/>
              <w:autoSpaceDE w:val="0"/>
              <w:autoSpaceDN w:val="0"/>
              <w:jc w:val="both"/>
              <w:rPr>
                <w:rFonts w:ascii="Cambria" w:hAnsi="Cambria"/>
                <w:lang w:val="en-US"/>
              </w:rPr>
            </w:pPr>
          </w:p>
        </w:tc>
        <w:tc>
          <w:tcPr>
            <w:tcW w:w="1491" w:type="dxa"/>
            <w:vAlign w:val="center"/>
          </w:tcPr>
          <w:p w14:paraId="46CC7A32" w14:textId="77777777" w:rsidR="008101E9" w:rsidRPr="00647245" w:rsidRDefault="008101E9" w:rsidP="008101E9">
            <w:pPr>
              <w:jc w:val="center"/>
              <w:rPr>
                <w:rFonts w:ascii="Cambria" w:hAnsi="Cambria"/>
              </w:rPr>
            </w:pPr>
            <w:r w:rsidRPr="00647245">
              <w:rPr>
                <w:rFonts w:ascii="Cambria" w:hAnsi="Cambria"/>
              </w:rPr>
              <w:t>12</w:t>
            </w:r>
          </w:p>
        </w:tc>
      </w:tr>
      <w:tr w:rsidR="0072411E" w:rsidRPr="00647245" w14:paraId="7606D19A" w14:textId="77777777" w:rsidTr="008101E9">
        <w:trPr>
          <w:trHeight w:val="449"/>
        </w:trPr>
        <w:tc>
          <w:tcPr>
            <w:tcW w:w="1154" w:type="dxa"/>
            <w:vAlign w:val="center"/>
          </w:tcPr>
          <w:p w14:paraId="0863E272" w14:textId="77777777" w:rsidR="0072411E" w:rsidRPr="00647245" w:rsidRDefault="0072411E" w:rsidP="00D54E58">
            <w:pPr>
              <w:jc w:val="center"/>
              <w:rPr>
                <w:rFonts w:ascii="Cambria" w:hAnsi="Cambria"/>
                <w:b/>
              </w:rPr>
            </w:pPr>
          </w:p>
        </w:tc>
        <w:tc>
          <w:tcPr>
            <w:tcW w:w="7786" w:type="dxa"/>
            <w:vAlign w:val="center"/>
          </w:tcPr>
          <w:p w14:paraId="7AF2E1C3" w14:textId="77777777" w:rsidR="0072411E" w:rsidRPr="00647245" w:rsidRDefault="0072411E" w:rsidP="00D54E58">
            <w:pPr>
              <w:spacing w:line="276" w:lineRule="auto"/>
              <w:jc w:val="center"/>
              <w:rPr>
                <w:rFonts w:ascii="Cambria" w:hAnsi="Cambria"/>
                <w:b/>
              </w:rPr>
            </w:pPr>
            <w:r w:rsidRPr="00647245">
              <w:rPr>
                <w:rFonts w:ascii="Cambria" w:hAnsi="Cambria"/>
                <w:b/>
              </w:rPr>
              <w:t>Total</w:t>
            </w:r>
          </w:p>
        </w:tc>
        <w:tc>
          <w:tcPr>
            <w:tcW w:w="1491" w:type="dxa"/>
            <w:vAlign w:val="center"/>
          </w:tcPr>
          <w:p w14:paraId="52CBF870" w14:textId="77777777" w:rsidR="0072411E" w:rsidRPr="00647245" w:rsidRDefault="0072411E" w:rsidP="00D54E58">
            <w:pPr>
              <w:jc w:val="center"/>
              <w:rPr>
                <w:rFonts w:ascii="Cambria" w:hAnsi="Cambria"/>
                <w:b/>
              </w:rPr>
            </w:pPr>
            <w:r w:rsidRPr="00647245">
              <w:rPr>
                <w:rFonts w:ascii="Cambria" w:hAnsi="Cambria"/>
                <w:b/>
              </w:rPr>
              <w:t>48</w:t>
            </w:r>
          </w:p>
        </w:tc>
      </w:tr>
    </w:tbl>
    <w:p w14:paraId="7EA3F6E1" w14:textId="6FEE2FFF" w:rsidR="0072411E" w:rsidRDefault="0072411E" w:rsidP="0072411E">
      <w:pPr>
        <w:spacing w:after="160" w:line="259" w:lineRule="auto"/>
        <w:rPr>
          <w:rFonts w:ascii="Cambria" w:hAnsi="Cambria"/>
          <w:b/>
          <w:bCs/>
          <w:color w:val="000000" w:themeColor="text1"/>
          <w:sz w:val="22"/>
          <w:szCs w:val="22"/>
          <w:u w:val="single"/>
        </w:rPr>
      </w:pPr>
    </w:p>
    <w:p w14:paraId="33543B04" w14:textId="77777777" w:rsidR="00673D0E" w:rsidRDefault="00673D0E" w:rsidP="0072411E">
      <w:pPr>
        <w:spacing w:after="160" w:line="259" w:lineRule="auto"/>
        <w:rPr>
          <w:rFonts w:ascii="Cambria" w:hAnsi="Cambria"/>
          <w:b/>
          <w:bCs/>
          <w:color w:val="000000" w:themeColor="text1"/>
          <w:sz w:val="22"/>
          <w:szCs w:val="22"/>
          <w:u w:val="single"/>
        </w:rPr>
      </w:pPr>
    </w:p>
    <w:p w14:paraId="22600DC5" w14:textId="77777777" w:rsidR="009E6816" w:rsidRDefault="009E6816" w:rsidP="0072411E">
      <w:pPr>
        <w:spacing w:after="160" w:line="259" w:lineRule="auto"/>
        <w:rPr>
          <w:rFonts w:ascii="Cambria" w:hAnsi="Cambria"/>
          <w:b/>
          <w:bCs/>
          <w:color w:val="000000" w:themeColor="text1"/>
          <w:sz w:val="22"/>
          <w:szCs w:val="22"/>
          <w:u w:val="single"/>
        </w:rPr>
      </w:pPr>
    </w:p>
    <w:p w14:paraId="58629BB8" w14:textId="77777777" w:rsidR="009E6816" w:rsidRDefault="009E6816" w:rsidP="0072411E">
      <w:pPr>
        <w:spacing w:after="160" w:line="259" w:lineRule="auto"/>
        <w:rPr>
          <w:rFonts w:ascii="Cambria" w:hAnsi="Cambria"/>
          <w:b/>
          <w:bCs/>
          <w:color w:val="000000" w:themeColor="text1"/>
          <w:sz w:val="22"/>
          <w:szCs w:val="22"/>
          <w:u w:val="single"/>
        </w:rPr>
      </w:pPr>
    </w:p>
    <w:p w14:paraId="4FFDF724" w14:textId="77777777" w:rsidR="009E6816" w:rsidRDefault="009E6816" w:rsidP="0072411E">
      <w:pPr>
        <w:spacing w:after="160" w:line="259" w:lineRule="auto"/>
        <w:rPr>
          <w:rFonts w:ascii="Cambria" w:hAnsi="Cambria"/>
          <w:b/>
          <w:bCs/>
          <w:color w:val="000000" w:themeColor="text1"/>
          <w:sz w:val="22"/>
          <w:szCs w:val="22"/>
          <w:u w:val="single"/>
        </w:rPr>
      </w:pPr>
    </w:p>
    <w:p w14:paraId="3F2222E3" w14:textId="77777777" w:rsidR="009E6816" w:rsidRDefault="009E6816" w:rsidP="0072411E">
      <w:pPr>
        <w:spacing w:after="160" w:line="259" w:lineRule="auto"/>
        <w:rPr>
          <w:rFonts w:ascii="Cambria" w:hAnsi="Cambria"/>
          <w:b/>
          <w:bCs/>
          <w:color w:val="000000" w:themeColor="text1"/>
          <w:sz w:val="22"/>
          <w:szCs w:val="22"/>
          <w:u w:val="single"/>
        </w:rPr>
      </w:pPr>
    </w:p>
    <w:p w14:paraId="0FB27FC6" w14:textId="77777777" w:rsidR="009E6816" w:rsidRDefault="009E6816" w:rsidP="0072411E">
      <w:pPr>
        <w:spacing w:after="160" w:line="259" w:lineRule="auto"/>
        <w:rPr>
          <w:rFonts w:ascii="Cambria" w:hAnsi="Cambria"/>
          <w:b/>
          <w:bCs/>
          <w:color w:val="000000" w:themeColor="text1"/>
          <w:sz w:val="22"/>
          <w:szCs w:val="22"/>
          <w:u w:val="single"/>
        </w:rPr>
      </w:pPr>
    </w:p>
    <w:p w14:paraId="218EC9EB" w14:textId="77777777" w:rsidR="009E6816" w:rsidRDefault="009E6816" w:rsidP="0072411E">
      <w:pPr>
        <w:spacing w:after="160" w:line="259" w:lineRule="auto"/>
        <w:rPr>
          <w:rFonts w:ascii="Cambria" w:hAnsi="Cambria"/>
          <w:b/>
          <w:bCs/>
          <w:color w:val="000000" w:themeColor="text1"/>
          <w:sz w:val="22"/>
          <w:szCs w:val="22"/>
          <w:u w:val="single"/>
        </w:rPr>
      </w:pPr>
    </w:p>
    <w:p w14:paraId="73431257" w14:textId="6B602D01" w:rsidR="0072411E" w:rsidRPr="00B47A66" w:rsidRDefault="004268D9" w:rsidP="0072411E">
      <w:pPr>
        <w:spacing w:before="10" w:after="40" w:line="276" w:lineRule="auto"/>
        <w:jc w:val="both"/>
        <w:rPr>
          <w:rFonts w:ascii="Cambria" w:hAnsi="Cambria"/>
          <w:b/>
          <w:bCs/>
          <w:color w:val="000000" w:themeColor="text1"/>
          <w:sz w:val="22"/>
          <w:szCs w:val="22"/>
        </w:rPr>
      </w:pPr>
      <w:r>
        <w:rPr>
          <w:rFonts w:ascii="Cambria" w:hAnsi="Cambria"/>
          <w:b/>
          <w:bCs/>
          <w:color w:val="000000" w:themeColor="text1"/>
          <w:sz w:val="22"/>
          <w:szCs w:val="22"/>
        </w:rPr>
        <w:lastRenderedPageBreak/>
        <w:t>T</w:t>
      </w:r>
      <w:r w:rsidR="0072411E" w:rsidRPr="00B47A66">
        <w:rPr>
          <w:rFonts w:ascii="Cambria" w:hAnsi="Cambria"/>
          <w:b/>
          <w:bCs/>
          <w:color w:val="000000" w:themeColor="text1"/>
          <w:sz w:val="22"/>
          <w:szCs w:val="22"/>
        </w:rPr>
        <w:t>ext Books:</w:t>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r w:rsidR="0072411E" w:rsidRPr="00B47A66">
        <w:rPr>
          <w:rFonts w:ascii="Cambria" w:hAnsi="Cambria"/>
          <w:b/>
          <w:bCs/>
          <w:color w:val="000000" w:themeColor="text1"/>
          <w:sz w:val="22"/>
          <w:szCs w:val="22"/>
        </w:rPr>
        <w:tab/>
      </w:r>
    </w:p>
    <w:p w14:paraId="2787C7CF" w14:textId="77777777" w:rsidR="006E50A2" w:rsidRPr="00C707C0" w:rsidRDefault="006E50A2">
      <w:pPr>
        <w:pStyle w:val="ListParagraph"/>
        <w:numPr>
          <w:ilvl w:val="0"/>
          <w:numId w:val="8"/>
        </w:numPr>
        <w:spacing w:line="276" w:lineRule="auto"/>
        <w:jc w:val="both"/>
        <w:rPr>
          <w:rFonts w:ascii="Cambria" w:hAnsi="Cambria"/>
          <w:iCs/>
          <w:sz w:val="22"/>
          <w:szCs w:val="22"/>
        </w:rPr>
      </w:pPr>
      <w:r w:rsidRPr="00C707C0">
        <w:rPr>
          <w:rFonts w:ascii="Cambria" w:hAnsi="Cambria"/>
          <w:iCs/>
          <w:sz w:val="22"/>
          <w:szCs w:val="22"/>
        </w:rPr>
        <w:t xml:space="preserve">Keates, J.S., (2008): Cartographic Design and production, London, Longman </w:t>
      </w:r>
    </w:p>
    <w:p w14:paraId="041EAAB6" w14:textId="3591CE16" w:rsidR="006E50A2" w:rsidRPr="00C707C0" w:rsidRDefault="006E50A2">
      <w:pPr>
        <w:pStyle w:val="ListParagraph"/>
        <w:numPr>
          <w:ilvl w:val="0"/>
          <w:numId w:val="8"/>
        </w:numPr>
        <w:spacing w:line="276" w:lineRule="auto"/>
        <w:jc w:val="both"/>
        <w:rPr>
          <w:rFonts w:ascii="Times New Roman" w:hAnsi="Times New Roman" w:cs="Times New Roman"/>
          <w:iCs/>
        </w:rPr>
      </w:pPr>
      <w:r w:rsidRPr="00C707C0">
        <w:rPr>
          <w:rFonts w:ascii="Cambria" w:hAnsi="Cambria"/>
          <w:iCs/>
          <w:sz w:val="22"/>
          <w:szCs w:val="22"/>
        </w:rPr>
        <w:t>Ramesh, P. A., (2000): Fundamentals of Cartography, Concept Publishing Co., New Delhi.</w:t>
      </w:r>
    </w:p>
    <w:p w14:paraId="32E19E3C" w14:textId="77777777" w:rsidR="0072411E" w:rsidRPr="00B47A66" w:rsidRDefault="0072411E" w:rsidP="0072411E">
      <w:pPr>
        <w:pStyle w:val="ListParagraph"/>
        <w:spacing w:before="240" w:after="40" w:line="276" w:lineRule="auto"/>
        <w:ind w:left="0"/>
        <w:jc w:val="both"/>
        <w:rPr>
          <w:rFonts w:ascii="Cambria" w:hAnsi="Cambria" w:cs="Times New Roman"/>
          <w:b/>
          <w:bCs/>
          <w:color w:val="000000" w:themeColor="text1"/>
          <w:sz w:val="22"/>
          <w:szCs w:val="22"/>
        </w:rPr>
      </w:pPr>
      <w:r w:rsidRPr="00B47A66">
        <w:rPr>
          <w:rFonts w:ascii="Cambria" w:hAnsi="Cambria" w:cs="Times New Roman"/>
          <w:b/>
          <w:bCs/>
          <w:color w:val="000000" w:themeColor="text1"/>
          <w:sz w:val="22"/>
          <w:szCs w:val="22"/>
        </w:rPr>
        <w:t>Reference Books:</w:t>
      </w:r>
    </w:p>
    <w:p w14:paraId="7C9AD188" w14:textId="77777777" w:rsidR="00C707C0" w:rsidRPr="00C707C0" w:rsidRDefault="00C707C0">
      <w:pPr>
        <w:pStyle w:val="ListParagraph"/>
        <w:numPr>
          <w:ilvl w:val="0"/>
          <w:numId w:val="9"/>
        </w:numPr>
        <w:spacing w:line="276" w:lineRule="auto"/>
        <w:jc w:val="both"/>
        <w:rPr>
          <w:rFonts w:ascii="Cambria" w:hAnsi="Cambria"/>
          <w:iCs/>
          <w:sz w:val="22"/>
          <w:szCs w:val="22"/>
        </w:rPr>
      </w:pPr>
      <w:r w:rsidRPr="00C707C0">
        <w:rPr>
          <w:rFonts w:ascii="Cambria" w:hAnsi="Cambria"/>
          <w:iCs/>
          <w:sz w:val="22"/>
          <w:szCs w:val="22"/>
        </w:rPr>
        <w:t>Rampal, K.K., (2004): Mapping and Compilation, Concept Publishing Co.,New Delhi.</w:t>
      </w:r>
    </w:p>
    <w:p w14:paraId="5A65446B" w14:textId="77777777" w:rsidR="00C707C0" w:rsidRPr="00C707C0" w:rsidRDefault="00C707C0">
      <w:pPr>
        <w:pStyle w:val="ListParagraph"/>
        <w:numPr>
          <w:ilvl w:val="0"/>
          <w:numId w:val="9"/>
        </w:numPr>
        <w:spacing w:line="276" w:lineRule="auto"/>
        <w:jc w:val="both"/>
        <w:rPr>
          <w:rFonts w:ascii="Cambria" w:hAnsi="Cambria"/>
          <w:iCs/>
          <w:sz w:val="22"/>
          <w:szCs w:val="22"/>
        </w:rPr>
      </w:pPr>
      <w:r w:rsidRPr="00C707C0">
        <w:rPr>
          <w:rFonts w:ascii="Cambria" w:hAnsi="Cambria"/>
          <w:iCs/>
          <w:sz w:val="22"/>
          <w:szCs w:val="22"/>
        </w:rPr>
        <w:t>Anson, R.W.&amp; Ormeling, F.J., (2008), Basic Cartography, Vol. I&amp;II ed., Elsevier Applied Science Publishers, London.</w:t>
      </w:r>
    </w:p>
    <w:p w14:paraId="79FE9A01" w14:textId="77777777" w:rsidR="00C707C0" w:rsidRPr="00C707C0" w:rsidRDefault="00C707C0">
      <w:pPr>
        <w:pStyle w:val="ListParagraph"/>
        <w:numPr>
          <w:ilvl w:val="0"/>
          <w:numId w:val="9"/>
        </w:numPr>
        <w:spacing w:line="276" w:lineRule="auto"/>
        <w:jc w:val="both"/>
        <w:rPr>
          <w:rFonts w:ascii="Cambria" w:hAnsi="Cambria"/>
          <w:iCs/>
          <w:sz w:val="22"/>
          <w:szCs w:val="22"/>
        </w:rPr>
      </w:pPr>
      <w:r w:rsidRPr="00C707C0">
        <w:rPr>
          <w:rFonts w:ascii="Cambria" w:hAnsi="Cambria"/>
          <w:iCs/>
          <w:sz w:val="22"/>
          <w:szCs w:val="22"/>
        </w:rPr>
        <w:t>Robinson A.H. &amp; Morrison J.L, (1995) Elements of Cartography, John Wiley &amp; Sons</w:t>
      </w:r>
    </w:p>
    <w:p w14:paraId="37671019" w14:textId="4C67F214" w:rsidR="00C707C0" w:rsidRPr="00C707C0" w:rsidRDefault="00C707C0">
      <w:pPr>
        <w:pStyle w:val="ListParagraph"/>
        <w:numPr>
          <w:ilvl w:val="0"/>
          <w:numId w:val="9"/>
        </w:numPr>
        <w:spacing w:line="276" w:lineRule="auto"/>
        <w:jc w:val="both"/>
        <w:rPr>
          <w:rFonts w:ascii="Cambria" w:hAnsi="Cambria"/>
          <w:iCs/>
          <w:sz w:val="22"/>
          <w:szCs w:val="22"/>
        </w:rPr>
      </w:pPr>
      <w:r w:rsidRPr="00C707C0">
        <w:rPr>
          <w:rFonts w:ascii="Cambria" w:hAnsi="Cambria"/>
          <w:iCs/>
          <w:sz w:val="22"/>
          <w:szCs w:val="22"/>
        </w:rPr>
        <w:t>Singh, R.L &amp; Dutt. P.K,</w:t>
      </w:r>
      <w:r w:rsidR="00DF5112">
        <w:rPr>
          <w:rFonts w:ascii="Cambria" w:hAnsi="Cambria"/>
          <w:iCs/>
          <w:sz w:val="22"/>
          <w:szCs w:val="22"/>
        </w:rPr>
        <w:t xml:space="preserve"> </w:t>
      </w:r>
      <w:r w:rsidRPr="00C707C0">
        <w:rPr>
          <w:rFonts w:ascii="Cambria" w:hAnsi="Cambria"/>
          <w:iCs/>
          <w:sz w:val="22"/>
          <w:szCs w:val="22"/>
        </w:rPr>
        <w:t>(2008),“Elements of Practical geography”, Students Friends Allahabad</w:t>
      </w:r>
    </w:p>
    <w:p w14:paraId="07E1731D" w14:textId="77777777" w:rsidR="00C707C0" w:rsidRPr="00C707C0" w:rsidRDefault="00C707C0">
      <w:pPr>
        <w:pStyle w:val="ListParagraph"/>
        <w:numPr>
          <w:ilvl w:val="0"/>
          <w:numId w:val="9"/>
        </w:numPr>
        <w:spacing w:line="276" w:lineRule="auto"/>
        <w:jc w:val="both"/>
        <w:rPr>
          <w:rFonts w:ascii="Cambria" w:hAnsi="Cambria"/>
          <w:sz w:val="22"/>
          <w:szCs w:val="22"/>
        </w:rPr>
      </w:pPr>
      <w:r w:rsidRPr="00C707C0">
        <w:rPr>
          <w:rFonts w:ascii="Cambria" w:hAnsi="Cambria"/>
          <w:iCs/>
          <w:sz w:val="22"/>
          <w:szCs w:val="22"/>
        </w:rPr>
        <w:t xml:space="preserve">Peterson, M.P., (1995) “Interactive and Animated Cartography” Upper Sadde River, NJ: Prentice Hall. </w:t>
      </w:r>
    </w:p>
    <w:p w14:paraId="6F09E5D1" w14:textId="77777777" w:rsidR="00C707C0" w:rsidRPr="00C707C0" w:rsidRDefault="00C707C0">
      <w:pPr>
        <w:pStyle w:val="ListParagraph"/>
        <w:numPr>
          <w:ilvl w:val="0"/>
          <w:numId w:val="9"/>
        </w:numPr>
        <w:spacing w:line="276" w:lineRule="auto"/>
        <w:jc w:val="both"/>
        <w:rPr>
          <w:rFonts w:ascii="Cambria" w:hAnsi="Cambria"/>
          <w:sz w:val="22"/>
          <w:szCs w:val="22"/>
        </w:rPr>
      </w:pPr>
      <w:r w:rsidRPr="00C707C0">
        <w:rPr>
          <w:rFonts w:ascii="Cambria" w:hAnsi="Cambria"/>
          <w:iCs/>
          <w:sz w:val="22"/>
          <w:szCs w:val="22"/>
        </w:rPr>
        <w:t>Clark, I. (1979), Practical Geostatistics, Applied Science Publishers, London</w:t>
      </w:r>
    </w:p>
    <w:p w14:paraId="69C26B4C" w14:textId="77777777" w:rsidR="00C707C0" w:rsidRPr="00C707C0" w:rsidRDefault="00C707C0">
      <w:pPr>
        <w:pStyle w:val="ListParagraph"/>
        <w:numPr>
          <w:ilvl w:val="0"/>
          <w:numId w:val="9"/>
        </w:numPr>
        <w:spacing w:line="276" w:lineRule="auto"/>
        <w:jc w:val="both"/>
        <w:rPr>
          <w:rFonts w:ascii="Cambria" w:hAnsi="Cambria"/>
          <w:sz w:val="22"/>
          <w:szCs w:val="22"/>
        </w:rPr>
      </w:pPr>
      <w:r w:rsidRPr="00C707C0">
        <w:rPr>
          <w:rFonts w:ascii="Cambria" w:hAnsi="Cambria"/>
          <w:iCs/>
          <w:sz w:val="22"/>
          <w:szCs w:val="22"/>
        </w:rPr>
        <w:t>Davis, J.C. (1973), Statistics and Data Analysis in Geology, Wiley, New York.</w:t>
      </w:r>
    </w:p>
    <w:p w14:paraId="629B43DC" w14:textId="77777777" w:rsidR="00C707C0" w:rsidRPr="00C707C0" w:rsidRDefault="00C707C0">
      <w:pPr>
        <w:pStyle w:val="ListParagraph"/>
        <w:numPr>
          <w:ilvl w:val="0"/>
          <w:numId w:val="9"/>
        </w:numPr>
        <w:spacing w:line="276" w:lineRule="auto"/>
        <w:jc w:val="both"/>
        <w:rPr>
          <w:rFonts w:ascii="Cambria" w:hAnsi="Cambria"/>
          <w:sz w:val="22"/>
          <w:szCs w:val="22"/>
        </w:rPr>
      </w:pPr>
      <w:r w:rsidRPr="00C707C0">
        <w:rPr>
          <w:rFonts w:ascii="Cambria" w:hAnsi="Cambria"/>
          <w:iCs/>
          <w:sz w:val="22"/>
          <w:szCs w:val="22"/>
        </w:rPr>
        <w:t xml:space="preserve">Matheron, G.F, (1963) Principles of Geostatistics: Economic Geology vol.58 </w:t>
      </w:r>
    </w:p>
    <w:p w14:paraId="206C96CE" w14:textId="4EDAB69B" w:rsidR="00263B91" w:rsidRPr="00C707C0" w:rsidRDefault="00C707C0">
      <w:pPr>
        <w:pStyle w:val="ListParagraph"/>
        <w:numPr>
          <w:ilvl w:val="0"/>
          <w:numId w:val="9"/>
        </w:numPr>
        <w:spacing w:line="276" w:lineRule="auto"/>
        <w:jc w:val="both"/>
        <w:rPr>
          <w:rFonts w:ascii="Cambria" w:eastAsia="Times New Roman" w:hAnsi="Cambria" w:cs="Times New Roman"/>
          <w:sz w:val="22"/>
          <w:szCs w:val="22"/>
        </w:rPr>
      </w:pPr>
      <w:r w:rsidRPr="00C707C0">
        <w:rPr>
          <w:rFonts w:ascii="Cambria" w:hAnsi="Cambria"/>
          <w:iCs/>
          <w:sz w:val="22"/>
          <w:szCs w:val="22"/>
        </w:rPr>
        <w:t>Stein, A. (1998), Spatial Statistics for Soils and the Environment, ITC lecture notes.</w:t>
      </w:r>
      <w:r w:rsidRPr="00C707C0">
        <w:rPr>
          <w:rFonts w:ascii="Cambria" w:hAnsi="Cambria"/>
          <w:sz w:val="22"/>
          <w:szCs w:val="22"/>
        </w:rPr>
        <w:t xml:space="preserve"> </w:t>
      </w:r>
    </w:p>
    <w:p w14:paraId="0E797815" w14:textId="31164CC0" w:rsidR="008D1E32" w:rsidRPr="00647245" w:rsidRDefault="008D1E32" w:rsidP="008D1E32">
      <w:pPr>
        <w:spacing w:after="160" w:line="259" w:lineRule="auto"/>
        <w:rPr>
          <w:rFonts w:ascii="Cambria" w:hAnsi="Cambria"/>
          <w:b/>
          <w:bCs/>
          <w:color w:val="000000" w:themeColor="text1"/>
          <w:sz w:val="22"/>
          <w:szCs w:val="22"/>
        </w:rPr>
      </w:pPr>
      <w:r w:rsidRPr="00647245">
        <w:rPr>
          <w:rFonts w:ascii="Cambria" w:hAnsi="Cambria"/>
          <w:b/>
          <w:bCs/>
          <w:color w:val="000000" w:themeColor="text1"/>
          <w:sz w:val="22"/>
          <w:szCs w:val="22"/>
        </w:rPr>
        <w:br w:type="page"/>
      </w:r>
    </w:p>
    <w:p w14:paraId="73EDBA40" w14:textId="7F6656BB" w:rsidR="007933C5" w:rsidRPr="00647245" w:rsidRDefault="007933C5">
      <w:pPr>
        <w:spacing w:after="160" w:line="259" w:lineRule="auto"/>
        <w:rPr>
          <w:rFonts w:ascii="Cambria" w:hAnsi="Cambria"/>
          <w:color w:val="000000" w:themeColor="text1"/>
          <w:sz w:val="22"/>
          <w:szCs w:val="22"/>
        </w:rPr>
      </w:pPr>
    </w:p>
    <w:tbl>
      <w:tblPr>
        <w:tblStyle w:val="TableGrid"/>
        <w:tblW w:w="10429" w:type="dxa"/>
        <w:tblInd w:w="108" w:type="dxa"/>
        <w:tblLook w:val="04A0" w:firstRow="1" w:lastRow="0" w:firstColumn="1" w:lastColumn="0" w:noHBand="0" w:noVBand="1"/>
      </w:tblPr>
      <w:tblGrid>
        <w:gridCol w:w="1018"/>
        <w:gridCol w:w="8050"/>
        <w:gridCol w:w="1361"/>
      </w:tblGrid>
      <w:tr w:rsidR="007933C5" w:rsidRPr="00647245" w14:paraId="26562892" w14:textId="77777777" w:rsidTr="00D54E58">
        <w:trPr>
          <w:trHeight w:val="1035"/>
        </w:trPr>
        <w:tc>
          <w:tcPr>
            <w:tcW w:w="1018" w:type="dxa"/>
            <w:vAlign w:val="center"/>
          </w:tcPr>
          <w:p w14:paraId="75768807" w14:textId="690E3066" w:rsidR="007933C5" w:rsidRPr="00647245" w:rsidRDefault="007933C5" w:rsidP="00293C0C">
            <w:pPr>
              <w:jc w:val="center"/>
              <w:rPr>
                <w:rFonts w:ascii="Cambria" w:hAnsi="Cambria"/>
                <w:b/>
              </w:rPr>
            </w:pPr>
            <w:r w:rsidRPr="00647245">
              <w:rPr>
                <w:rFonts w:ascii="Cambria" w:hAnsi="Cambria"/>
                <w:b/>
              </w:rPr>
              <w:t>Paper</w:t>
            </w:r>
          </w:p>
          <w:p w14:paraId="357E09D9" w14:textId="77777777" w:rsidR="00C707C0" w:rsidRDefault="00C707C0" w:rsidP="00293C0C">
            <w:pPr>
              <w:jc w:val="center"/>
              <w:rPr>
                <w:rFonts w:ascii="Cambria" w:hAnsi="Cambria"/>
                <w:b/>
              </w:rPr>
            </w:pPr>
            <w:r>
              <w:rPr>
                <w:rFonts w:ascii="Cambria" w:hAnsi="Cambria"/>
                <w:b/>
              </w:rPr>
              <w:t xml:space="preserve">IV </w:t>
            </w:r>
          </w:p>
          <w:p w14:paraId="5F4D64EF" w14:textId="0F5470F4" w:rsidR="007933C5" w:rsidRPr="00647245" w:rsidRDefault="00C707C0" w:rsidP="00293C0C">
            <w:pPr>
              <w:jc w:val="center"/>
              <w:rPr>
                <w:rFonts w:ascii="Cambria" w:hAnsi="Cambria"/>
                <w:b/>
              </w:rPr>
            </w:pPr>
            <w:r>
              <w:rPr>
                <w:rFonts w:ascii="Cambria" w:hAnsi="Cambria"/>
                <w:b/>
              </w:rPr>
              <w:t xml:space="preserve">Core </w:t>
            </w:r>
            <w:r w:rsidR="007933C5" w:rsidRPr="00647245">
              <w:rPr>
                <w:rFonts w:ascii="Cambria" w:hAnsi="Cambria"/>
                <w:b/>
              </w:rPr>
              <w:t>Course</w:t>
            </w:r>
          </w:p>
        </w:tc>
        <w:tc>
          <w:tcPr>
            <w:tcW w:w="8050" w:type="dxa"/>
            <w:vAlign w:val="center"/>
          </w:tcPr>
          <w:p w14:paraId="37261059" w14:textId="20AD9E00" w:rsidR="007933C5" w:rsidRPr="00647245" w:rsidRDefault="000412E0" w:rsidP="00D54E58">
            <w:pPr>
              <w:jc w:val="center"/>
              <w:rPr>
                <w:rFonts w:ascii="Cambria" w:hAnsi="Cambria"/>
                <w:b/>
                <w:bCs/>
                <w:color w:val="000000" w:themeColor="text1"/>
              </w:rPr>
            </w:pPr>
            <w:r>
              <w:rPr>
                <w:rFonts w:ascii="Cambria" w:hAnsi="Cambria"/>
                <w:b/>
                <w:bCs/>
                <w:color w:val="000000" w:themeColor="text1"/>
              </w:rPr>
              <w:t>GEO SCIENCES &amp; IMAGE INTERPRETATION</w:t>
            </w:r>
          </w:p>
          <w:p w14:paraId="4A4DF2E9" w14:textId="0C640B18" w:rsidR="007933C5" w:rsidRPr="00647245" w:rsidRDefault="008F151A"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B136B5">
              <w:rPr>
                <w:rFonts w:ascii="Cambria" w:hAnsi="Cambria"/>
                <w:b/>
                <w:bCs/>
                <w:color w:val="000000" w:themeColor="text1"/>
              </w:rPr>
              <w:t>3</w:t>
            </w:r>
            <w:r w:rsidR="00B136B5" w:rsidRPr="00647245">
              <w:rPr>
                <w:rFonts w:ascii="Cambria" w:hAnsi="Cambria"/>
                <w:b/>
                <w:bCs/>
                <w:color w:val="000000" w:themeColor="text1"/>
              </w:rPr>
              <w:t>-</w:t>
            </w:r>
            <w:r w:rsidR="00B136B5">
              <w:rPr>
                <w:rFonts w:ascii="Cambria" w:hAnsi="Cambria"/>
                <w:b/>
                <w:bCs/>
                <w:color w:val="000000" w:themeColor="text1"/>
              </w:rPr>
              <w:t>1</w:t>
            </w:r>
            <w:r w:rsidR="00B136B5" w:rsidRPr="00647245">
              <w:rPr>
                <w:rFonts w:ascii="Cambria" w:hAnsi="Cambria"/>
                <w:b/>
                <w:bCs/>
                <w:color w:val="000000" w:themeColor="text1"/>
              </w:rPr>
              <w:t>-</w:t>
            </w:r>
            <w:r w:rsidR="00B136B5">
              <w:rPr>
                <w:rFonts w:ascii="Cambria" w:hAnsi="Cambria"/>
                <w:b/>
                <w:bCs/>
                <w:color w:val="000000" w:themeColor="text1"/>
              </w:rPr>
              <w:t>0-4</w:t>
            </w:r>
            <w:r w:rsidR="007933C5" w:rsidRPr="00647245">
              <w:rPr>
                <w:rFonts w:ascii="Cambria" w:hAnsi="Cambria"/>
                <w:b/>
                <w:bCs/>
                <w:color w:val="000000" w:themeColor="text1"/>
              </w:rPr>
              <w:tab/>
              <w:t xml:space="preserve">  Credit Units: </w:t>
            </w:r>
            <w:r w:rsidR="00C707C0">
              <w:rPr>
                <w:rFonts w:ascii="Cambria" w:hAnsi="Cambria"/>
                <w:b/>
                <w:bCs/>
                <w:color w:val="000000" w:themeColor="text1"/>
              </w:rPr>
              <w:t>4</w:t>
            </w:r>
            <w:r w:rsidR="007933C5" w:rsidRPr="00647245">
              <w:rPr>
                <w:rFonts w:ascii="Cambria" w:hAnsi="Cambria"/>
                <w:b/>
                <w:bCs/>
                <w:color w:val="000000" w:themeColor="text1"/>
              </w:rPr>
              <w:t xml:space="preserve">             Scheme of Evaluation: (T)</w:t>
            </w:r>
          </w:p>
        </w:tc>
        <w:tc>
          <w:tcPr>
            <w:tcW w:w="1361" w:type="dxa"/>
            <w:vAlign w:val="center"/>
          </w:tcPr>
          <w:p w14:paraId="2B6CA08C" w14:textId="77777777" w:rsidR="007933C5" w:rsidRPr="00647245" w:rsidRDefault="007933C5" w:rsidP="00D54E58">
            <w:pPr>
              <w:jc w:val="center"/>
              <w:rPr>
                <w:rFonts w:ascii="Cambria" w:hAnsi="Cambria"/>
                <w:b/>
                <w:bCs/>
                <w:color w:val="000000" w:themeColor="text1"/>
              </w:rPr>
            </w:pPr>
            <w:r w:rsidRPr="00647245">
              <w:rPr>
                <w:rFonts w:ascii="Cambria" w:hAnsi="Cambria"/>
                <w:b/>
                <w:bCs/>
                <w:color w:val="000000" w:themeColor="text1"/>
              </w:rPr>
              <w:t>Subject Code:</w:t>
            </w:r>
          </w:p>
          <w:p w14:paraId="0157F4C7" w14:textId="4AA72119" w:rsidR="007933C5"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GEOI164C</w:t>
            </w:r>
            <w:r w:rsidRPr="00647245">
              <w:rPr>
                <w:rFonts w:ascii="Cambria" w:hAnsi="Cambria"/>
                <w:b/>
                <w:bCs/>
                <w:color w:val="000000" w:themeColor="text1"/>
              </w:rPr>
              <w:t xml:space="preserve"> </w:t>
            </w:r>
            <w:r w:rsidR="00DB706A" w:rsidRPr="00647245">
              <w:rPr>
                <w:rFonts w:ascii="Cambria" w:hAnsi="Cambria"/>
                <w:b/>
                <w:bCs/>
                <w:color w:val="000000" w:themeColor="text1"/>
              </w:rPr>
              <w:t>10</w:t>
            </w:r>
            <w:r>
              <w:rPr>
                <w:rFonts w:ascii="Cambria" w:hAnsi="Cambria"/>
                <w:b/>
                <w:bCs/>
                <w:color w:val="000000" w:themeColor="text1"/>
              </w:rPr>
              <w:t>4</w:t>
            </w:r>
          </w:p>
        </w:tc>
      </w:tr>
    </w:tbl>
    <w:p w14:paraId="525F3E4F" w14:textId="77777777" w:rsidR="007933C5" w:rsidRPr="00647245" w:rsidRDefault="007933C5" w:rsidP="007933C5">
      <w:pPr>
        <w:widowControl w:val="0"/>
        <w:tabs>
          <w:tab w:val="left" w:pos="840"/>
        </w:tabs>
        <w:autoSpaceDE w:val="0"/>
        <w:autoSpaceDN w:val="0"/>
        <w:spacing w:line="276" w:lineRule="auto"/>
        <w:jc w:val="both"/>
        <w:rPr>
          <w:rFonts w:ascii="Cambria" w:hAnsi="Cambria"/>
          <w:color w:val="000000" w:themeColor="text1"/>
          <w:sz w:val="22"/>
          <w:szCs w:val="22"/>
        </w:rPr>
      </w:pPr>
    </w:p>
    <w:p w14:paraId="6ABE40D0" w14:textId="0FDA4D2B" w:rsidR="00E67DAF" w:rsidRPr="00BF4696" w:rsidRDefault="00E67DAF" w:rsidP="00E67DAF">
      <w:pPr>
        <w:widowControl w:val="0"/>
        <w:autoSpaceDE w:val="0"/>
        <w:autoSpaceDN w:val="0"/>
        <w:spacing w:line="276" w:lineRule="auto"/>
        <w:jc w:val="both"/>
        <w:rPr>
          <w:rFonts w:ascii="Cambria" w:hAnsi="Cambria"/>
          <w:bCs/>
          <w:color w:val="000000" w:themeColor="text1"/>
          <w:sz w:val="22"/>
          <w:szCs w:val="22"/>
          <w:lang w:val="en-GB"/>
        </w:rPr>
      </w:pPr>
      <w:r w:rsidRPr="00BF4696">
        <w:rPr>
          <w:rFonts w:ascii="Cambria" w:eastAsia="TimesNewRomanPS-BoldMT" w:hAnsi="Cambria"/>
          <w:b/>
          <w:color w:val="000000" w:themeColor="text1"/>
          <w:sz w:val="22"/>
          <w:szCs w:val="22"/>
        </w:rPr>
        <w:t xml:space="preserve">Course Objectives: </w:t>
      </w:r>
      <w:r w:rsidRPr="00BF4696">
        <w:rPr>
          <w:rFonts w:ascii="Cambria" w:eastAsia="TimesNewRomanPS-BoldMT" w:hAnsi="Cambria"/>
          <w:i/>
          <w:color w:val="000000" w:themeColor="text1"/>
          <w:sz w:val="22"/>
          <w:szCs w:val="22"/>
        </w:rPr>
        <w:t xml:space="preserve">The objective of the course is to provide the students with an </w:t>
      </w:r>
      <w:r w:rsidRPr="00BF4696">
        <w:rPr>
          <w:rFonts w:ascii="Cambria" w:hAnsi="Cambria"/>
          <w:bCs/>
          <w:i/>
          <w:color w:val="000000" w:themeColor="text1"/>
          <w:sz w:val="22"/>
          <w:szCs w:val="22"/>
          <w:lang w:val="en-GB"/>
        </w:rPr>
        <w:t>understanding about the fundamental con</w:t>
      </w:r>
      <w:r>
        <w:rPr>
          <w:rFonts w:ascii="Cambria" w:hAnsi="Cambria"/>
          <w:bCs/>
          <w:i/>
          <w:color w:val="000000" w:themeColor="text1"/>
          <w:sz w:val="22"/>
          <w:szCs w:val="22"/>
          <w:lang w:val="en-GB"/>
        </w:rPr>
        <w:t>cept of Geosciences and image interpretation.</w:t>
      </w:r>
    </w:p>
    <w:p w14:paraId="1FC96DA4" w14:textId="77777777" w:rsidR="00E67DAF" w:rsidRPr="00BF4696" w:rsidRDefault="00E67DAF" w:rsidP="00E67DAF">
      <w:pPr>
        <w:widowControl w:val="0"/>
        <w:autoSpaceDE w:val="0"/>
        <w:autoSpaceDN w:val="0"/>
        <w:spacing w:line="276" w:lineRule="auto"/>
        <w:jc w:val="both"/>
        <w:rPr>
          <w:rFonts w:ascii="Cambria" w:eastAsia="TimesNewRomanPS-BoldMT" w:hAnsi="Cambria"/>
          <w:b/>
          <w:color w:val="000000" w:themeColor="text1"/>
          <w:sz w:val="22"/>
          <w:szCs w:val="22"/>
        </w:rPr>
      </w:pPr>
    </w:p>
    <w:p w14:paraId="0D7FECA5" w14:textId="77777777" w:rsidR="00E67DAF" w:rsidRPr="00BF4696" w:rsidRDefault="00E67DAF" w:rsidP="00E67DAF">
      <w:pPr>
        <w:widowControl w:val="0"/>
        <w:autoSpaceDE w:val="0"/>
        <w:autoSpaceDN w:val="0"/>
        <w:rPr>
          <w:rFonts w:ascii="Cambria" w:hAnsi="Cambria"/>
          <w:bCs/>
          <w:color w:val="000000" w:themeColor="text1"/>
          <w:sz w:val="22"/>
          <w:szCs w:val="22"/>
        </w:rPr>
      </w:pPr>
      <w:r w:rsidRPr="00BF4696">
        <w:rPr>
          <w:rFonts w:ascii="Cambria" w:hAnsi="Cambria"/>
          <w:b/>
          <w:bCs/>
          <w:color w:val="000000" w:themeColor="text1"/>
          <w:sz w:val="22"/>
          <w:szCs w:val="22"/>
        </w:rPr>
        <w:t>Learning Outcomes</w:t>
      </w:r>
      <w:r w:rsidRPr="00BF4696">
        <w:rPr>
          <w:rFonts w:ascii="Cambria" w:hAnsi="Cambria"/>
          <w:bCs/>
          <w:color w:val="000000" w:themeColor="text1"/>
          <w:sz w:val="22"/>
          <w:szCs w:val="22"/>
        </w:rPr>
        <w:t>:</w:t>
      </w:r>
    </w:p>
    <w:p w14:paraId="7FA63507" w14:textId="77777777" w:rsidR="00E67DAF" w:rsidRPr="00BF4696" w:rsidRDefault="00E67DAF" w:rsidP="00E67DAF">
      <w:pPr>
        <w:widowControl w:val="0"/>
        <w:autoSpaceDE w:val="0"/>
        <w:autoSpaceDN w:val="0"/>
        <w:spacing w:after="240" w:line="276" w:lineRule="auto"/>
        <w:jc w:val="both"/>
        <w:rPr>
          <w:rFonts w:ascii="Cambria" w:eastAsia="TimesNewRomanPSMT" w:hAnsi="Cambria"/>
          <w:color w:val="000000" w:themeColor="text1"/>
          <w:sz w:val="22"/>
          <w:szCs w:val="22"/>
        </w:rPr>
      </w:pPr>
      <w:r w:rsidRPr="00BF4696">
        <w:rPr>
          <w:rFonts w:ascii="Cambria" w:eastAsia="TimesNewRomanPSMT" w:hAnsi="Cambria"/>
          <w:color w:val="000000" w:themeColor="text1"/>
          <w:sz w:val="22"/>
          <w:szCs w:val="22"/>
        </w:rPr>
        <w:t>After the completion of the course, the students will have the ability to:</w:t>
      </w:r>
    </w:p>
    <w:p w14:paraId="264D4B80" w14:textId="1381FCA6" w:rsidR="00E67DAF" w:rsidRPr="00BF4696" w:rsidRDefault="00E67DAF">
      <w:pPr>
        <w:pStyle w:val="ListParagraph"/>
        <w:widowControl w:val="0"/>
        <w:numPr>
          <w:ilvl w:val="0"/>
          <w:numId w:val="34"/>
        </w:numPr>
        <w:autoSpaceDE w:val="0"/>
        <w:autoSpaceDN w:val="0"/>
        <w:spacing w:after="240" w:line="276" w:lineRule="auto"/>
        <w:ind w:left="1134" w:hanging="774"/>
        <w:jc w:val="both"/>
        <w:rPr>
          <w:rFonts w:ascii="Cambria" w:eastAsia="TimesNewRomanPSMT" w:hAnsi="Cambria"/>
          <w:color w:val="000000" w:themeColor="text1"/>
          <w:sz w:val="22"/>
          <w:szCs w:val="22"/>
        </w:rPr>
      </w:pPr>
      <w:r w:rsidRPr="00BF4696">
        <w:rPr>
          <w:rFonts w:ascii="Cambria" w:hAnsi="Cambria"/>
          <w:b/>
          <w:sz w:val="22"/>
          <w:szCs w:val="22"/>
          <w:lang w:val="en-GB"/>
        </w:rPr>
        <w:t>Define</w:t>
      </w:r>
      <w:r>
        <w:rPr>
          <w:rFonts w:ascii="Cambria" w:hAnsi="Cambria"/>
          <w:sz w:val="22"/>
          <w:szCs w:val="22"/>
          <w:lang w:val="en-GB"/>
        </w:rPr>
        <w:t xml:space="preserve"> concepts of earth system and elements of photo interpretation with special reference to geological studies.</w:t>
      </w:r>
    </w:p>
    <w:p w14:paraId="7E562E03" w14:textId="5CDF97C0" w:rsidR="00E67DAF" w:rsidRPr="00BF4696" w:rsidRDefault="00E67DAF">
      <w:pPr>
        <w:pStyle w:val="ListParagraph"/>
        <w:widowControl w:val="0"/>
        <w:numPr>
          <w:ilvl w:val="0"/>
          <w:numId w:val="34"/>
        </w:numPr>
        <w:autoSpaceDE w:val="0"/>
        <w:autoSpaceDN w:val="0"/>
        <w:spacing w:after="240" w:line="276" w:lineRule="auto"/>
        <w:ind w:left="1134" w:hanging="774"/>
        <w:jc w:val="both"/>
        <w:rPr>
          <w:rFonts w:ascii="Cambria" w:eastAsia="TimesNewRomanPSMT" w:hAnsi="Cambria"/>
          <w:color w:val="000000" w:themeColor="text1"/>
          <w:sz w:val="22"/>
          <w:szCs w:val="22"/>
        </w:rPr>
      </w:pPr>
      <w:r w:rsidRPr="00BF4696">
        <w:rPr>
          <w:rFonts w:ascii="Cambria" w:hAnsi="Cambria"/>
          <w:b/>
          <w:sz w:val="22"/>
          <w:szCs w:val="22"/>
          <w:lang w:val="en-GB"/>
        </w:rPr>
        <w:t>Infer</w:t>
      </w:r>
      <w:r w:rsidRPr="00BF4696">
        <w:rPr>
          <w:rFonts w:ascii="Cambria" w:hAnsi="Cambria"/>
          <w:sz w:val="22"/>
          <w:szCs w:val="22"/>
          <w:lang w:val="en-GB"/>
        </w:rPr>
        <w:t xml:space="preserve"> </w:t>
      </w:r>
      <w:r w:rsidR="005077C5">
        <w:rPr>
          <w:rFonts w:ascii="Cambria" w:hAnsi="Cambria"/>
          <w:sz w:val="22"/>
          <w:szCs w:val="22"/>
          <w:lang w:val="en-GB"/>
        </w:rPr>
        <w:t>basic understanding of visual and digital satellite image processing</w:t>
      </w:r>
      <w:r w:rsidRPr="00BF4696">
        <w:rPr>
          <w:rFonts w:ascii="Cambria" w:hAnsi="Cambria"/>
          <w:sz w:val="22"/>
          <w:szCs w:val="22"/>
          <w:lang w:val="en-GB"/>
        </w:rPr>
        <w:t>.</w:t>
      </w:r>
    </w:p>
    <w:p w14:paraId="4B3011FD" w14:textId="6FE56A0B" w:rsidR="00E67DAF" w:rsidRPr="00BF4696" w:rsidRDefault="00E67DAF">
      <w:pPr>
        <w:pStyle w:val="ListParagraph"/>
        <w:widowControl w:val="0"/>
        <w:numPr>
          <w:ilvl w:val="0"/>
          <w:numId w:val="34"/>
        </w:numPr>
        <w:autoSpaceDE w:val="0"/>
        <w:autoSpaceDN w:val="0"/>
        <w:spacing w:after="240" w:line="276" w:lineRule="auto"/>
        <w:ind w:left="1134" w:hanging="774"/>
        <w:jc w:val="both"/>
        <w:rPr>
          <w:rFonts w:ascii="Cambria" w:eastAsia="TimesNewRomanPSMT" w:hAnsi="Cambria"/>
          <w:color w:val="000000" w:themeColor="text1"/>
          <w:sz w:val="22"/>
          <w:szCs w:val="22"/>
        </w:rPr>
      </w:pPr>
      <w:r w:rsidRPr="00BF4696">
        <w:rPr>
          <w:rFonts w:ascii="Cambria" w:hAnsi="Cambria"/>
          <w:b/>
          <w:sz w:val="22"/>
          <w:szCs w:val="22"/>
          <w:lang w:val="en-GB"/>
        </w:rPr>
        <w:t>Apply</w:t>
      </w:r>
      <w:r w:rsidR="005077C5">
        <w:rPr>
          <w:rFonts w:ascii="Cambria" w:hAnsi="Cambria"/>
          <w:b/>
          <w:sz w:val="22"/>
          <w:szCs w:val="22"/>
          <w:lang w:val="en-GB"/>
        </w:rPr>
        <w:t xml:space="preserve"> </w:t>
      </w:r>
      <w:r w:rsidR="005077C5">
        <w:rPr>
          <w:rFonts w:ascii="Cambria" w:hAnsi="Cambria"/>
          <w:sz w:val="22"/>
          <w:szCs w:val="22"/>
          <w:lang w:val="en-GB"/>
        </w:rPr>
        <w:t>fundamental knowledge for developing the image characteristics of major landforms.</w:t>
      </w:r>
    </w:p>
    <w:p w14:paraId="1AA77BFE" w14:textId="3E6C0A81" w:rsidR="007933C5" w:rsidRPr="00E67DAF" w:rsidRDefault="00E67DAF">
      <w:pPr>
        <w:pStyle w:val="ListParagraph"/>
        <w:widowControl w:val="0"/>
        <w:numPr>
          <w:ilvl w:val="0"/>
          <w:numId w:val="34"/>
        </w:numPr>
        <w:autoSpaceDE w:val="0"/>
        <w:autoSpaceDN w:val="0"/>
        <w:spacing w:after="240" w:line="276" w:lineRule="auto"/>
        <w:ind w:left="1134" w:hanging="774"/>
        <w:jc w:val="both"/>
        <w:rPr>
          <w:rFonts w:ascii="Cambria" w:eastAsia="TimesNewRomanPSMT" w:hAnsi="Cambria"/>
          <w:color w:val="000000" w:themeColor="text1"/>
          <w:sz w:val="22"/>
          <w:szCs w:val="22"/>
        </w:rPr>
      </w:pPr>
      <w:r w:rsidRPr="00BF4696">
        <w:rPr>
          <w:rFonts w:ascii="Cambria" w:hAnsi="Cambria"/>
          <w:b/>
          <w:bCs/>
          <w:color w:val="000000" w:themeColor="text1"/>
          <w:sz w:val="22"/>
          <w:szCs w:val="22"/>
          <w:lang w:val="en-GB"/>
        </w:rPr>
        <w:t>Analyze</w:t>
      </w:r>
      <w:r w:rsidRPr="00BF4696">
        <w:rPr>
          <w:rFonts w:ascii="Cambria" w:hAnsi="Cambria"/>
          <w:bCs/>
          <w:color w:val="000000" w:themeColor="text1"/>
          <w:sz w:val="22"/>
          <w:szCs w:val="22"/>
          <w:lang w:val="en-GB"/>
        </w:rPr>
        <w:t xml:space="preserve"> an</w:t>
      </w:r>
      <w:r w:rsidR="005077C5">
        <w:rPr>
          <w:rFonts w:ascii="Cambria" w:hAnsi="Cambria"/>
          <w:bCs/>
          <w:color w:val="000000" w:themeColor="text1"/>
          <w:sz w:val="22"/>
          <w:szCs w:val="22"/>
          <w:lang w:val="en-GB"/>
        </w:rPr>
        <w:t>d apply geographical data in managing natural hazards and planning process</w:t>
      </w:r>
      <w:r w:rsidRPr="00BF4696">
        <w:rPr>
          <w:rFonts w:ascii="Cambria" w:eastAsiaTheme="minorHAnsi" w:hAnsi="Cambria"/>
          <w:bCs/>
          <w:color w:val="000000" w:themeColor="text1"/>
          <w:sz w:val="22"/>
          <w:szCs w:val="22"/>
          <w:lang w:val="en-GB"/>
        </w:rPr>
        <w:t>.</w:t>
      </w:r>
    </w:p>
    <w:p w14:paraId="264C881B" w14:textId="77777777" w:rsidR="007933C5" w:rsidRPr="00B47A66" w:rsidRDefault="007933C5" w:rsidP="007933C5">
      <w:pPr>
        <w:spacing w:line="276" w:lineRule="auto"/>
        <w:jc w:val="both"/>
        <w:rPr>
          <w:rFonts w:ascii="Cambria" w:hAnsi="Cambria"/>
          <w:b/>
          <w:color w:val="000000" w:themeColor="text1"/>
          <w:sz w:val="22"/>
          <w:szCs w:val="22"/>
        </w:rPr>
      </w:pPr>
      <w:r w:rsidRPr="00B47A66">
        <w:rPr>
          <w:rFonts w:ascii="Cambria" w:hAnsi="Cambria"/>
          <w:b/>
          <w:color w:val="000000" w:themeColor="text1"/>
          <w:sz w:val="22"/>
          <w:szCs w:val="22"/>
        </w:rPr>
        <w:t xml:space="preserve">Detailed Syllabus: </w:t>
      </w:r>
    </w:p>
    <w:p w14:paraId="610E3C90" w14:textId="77777777" w:rsidR="007933C5" w:rsidRPr="00647245" w:rsidRDefault="007933C5" w:rsidP="007933C5">
      <w:pPr>
        <w:spacing w:line="276" w:lineRule="auto"/>
        <w:jc w:val="both"/>
        <w:rPr>
          <w:rFonts w:ascii="Cambria" w:hAnsi="Cambria"/>
          <w:b/>
          <w:color w:val="000000" w:themeColor="text1"/>
          <w:sz w:val="22"/>
          <w:szCs w:val="22"/>
          <w:u w:val="single"/>
        </w:rPr>
      </w:pPr>
    </w:p>
    <w:tbl>
      <w:tblPr>
        <w:tblStyle w:val="TableGrid"/>
        <w:tblW w:w="10433" w:type="dxa"/>
        <w:tblInd w:w="108" w:type="dxa"/>
        <w:tblLook w:val="04A0" w:firstRow="1" w:lastRow="0" w:firstColumn="1" w:lastColumn="0" w:noHBand="0" w:noVBand="1"/>
      </w:tblPr>
      <w:tblGrid>
        <w:gridCol w:w="1154"/>
        <w:gridCol w:w="7924"/>
        <w:gridCol w:w="1355"/>
      </w:tblGrid>
      <w:tr w:rsidR="007933C5" w:rsidRPr="00647245" w14:paraId="4EC28CF6" w14:textId="77777777" w:rsidTr="008101E9">
        <w:trPr>
          <w:trHeight w:val="567"/>
        </w:trPr>
        <w:tc>
          <w:tcPr>
            <w:tcW w:w="1154" w:type="dxa"/>
            <w:vAlign w:val="center"/>
          </w:tcPr>
          <w:p w14:paraId="7A364876" w14:textId="77777777" w:rsidR="007933C5" w:rsidRPr="00647245" w:rsidRDefault="007933C5" w:rsidP="00592865">
            <w:pPr>
              <w:jc w:val="center"/>
              <w:rPr>
                <w:rFonts w:ascii="Cambria" w:hAnsi="Cambria"/>
                <w:b/>
              </w:rPr>
            </w:pPr>
            <w:r w:rsidRPr="00647245">
              <w:rPr>
                <w:rFonts w:ascii="Cambria" w:hAnsi="Cambria"/>
                <w:b/>
              </w:rPr>
              <w:t>Modules</w:t>
            </w:r>
          </w:p>
        </w:tc>
        <w:tc>
          <w:tcPr>
            <w:tcW w:w="7924" w:type="dxa"/>
            <w:vAlign w:val="center"/>
          </w:tcPr>
          <w:p w14:paraId="0F86C324" w14:textId="77777777" w:rsidR="007933C5" w:rsidRPr="00647245" w:rsidRDefault="007933C5" w:rsidP="00592865">
            <w:pPr>
              <w:jc w:val="center"/>
              <w:rPr>
                <w:rFonts w:ascii="Cambria" w:hAnsi="Cambria"/>
                <w:b/>
              </w:rPr>
            </w:pPr>
            <w:r w:rsidRPr="00647245">
              <w:rPr>
                <w:rFonts w:ascii="Cambria" w:hAnsi="Cambria"/>
                <w:b/>
                <w:bCs/>
                <w:color w:val="000000" w:themeColor="text1"/>
              </w:rPr>
              <w:t>Topics and Course Content</w:t>
            </w:r>
          </w:p>
        </w:tc>
        <w:tc>
          <w:tcPr>
            <w:tcW w:w="1355" w:type="dxa"/>
            <w:vAlign w:val="center"/>
          </w:tcPr>
          <w:p w14:paraId="3FF901B0" w14:textId="77777777" w:rsidR="007933C5" w:rsidRPr="00647245" w:rsidRDefault="007933C5" w:rsidP="00592865">
            <w:pPr>
              <w:jc w:val="center"/>
              <w:rPr>
                <w:rFonts w:ascii="Cambria" w:hAnsi="Cambria"/>
              </w:rPr>
            </w:pPr>
            <w:r w:rsidRPr="00647245">
              <w:rPr>
                <w:rFonts w:ascii="Cambria" w:hAnsi="Cambria"/>
                <w:b/>
                <w:bCs/>
                <w:color w:val="000000" w:themeColor="text1"/>
              </w:rPr>
              <w:t>Periods</w:t>
            </w:r>
          </w:p>
        </w:tc>
      </w:tr>
      <w:tr w:rsidR="008101E9" w:rsidRPr="00647245" w14:paraId="37ED42D3" w14:textId="77777777" w:rsidTr="00592865">
        <w:trPr>
          <w:trHeight w:val="943"/>
        </w:trPr>
        <w:tc>
          <w:tcPr>
            <w:tcW w:w="1154" w:type="dxa"/>
            <w:vAlign w:val="center"/>
          </w:tcPr>
          <w:p w14:paraId="18A692E9" w14:textId="77777777" w:rsidR="008101E9" w:rsidRPr="00647245" w:rsidRDefault="008101E9" w:rsidP="00592865">
            <w:pPr>
              <w:jc w:val="center"/>
              <w:rPr>
                <w:rFonts w:ascii="Cambria" w:hAnsi="Cambria"/>
              </w:rPr>
            </w:pPr>
            <w:r w:rsidRPr="00647245">
              <w:rPr>
                <w:rFonts w:ascii="Cambria" w:hAnsi="Cambria"/>
              </w:rPr>
              <w:t>Unit 1</w:t>
            </w:r>
          </w:p>
        </w:tc>
        <w:tc>
          <w:tcPr>
            <w:tcW w:w="7924" w:type="dxa"/>
            <w:vAlign w:val="center"/>
          </w:tcPr>
          <w:p w14:paraId="495EAA71" w14:textId="12D6F3E5" w:rsidR="008101E9" w:rsidRPr="000412E0" w:rsidRDefault="008101E9" w:rsidP="00592865">
            <w:pPr>
              <w:jc w:val="both"/>
              <w:rPr>
                <w:rFonts w:ascii="Cambria" w:hAnsi="Cambria"/>
                <w:lang w:val="en-US"/>
              </w:rPr>
            </w:pPr>
            <w:r w:rsidRPr="00887403">
              <w:rPr>
                <w:color w:val="000000" w:themeColor="text1"/>
                <w:lang w:val="en-US"/>
              </w:rPr>
              <w:t xml:space="preserve">Concept of Earth System, Lithosphere, Biosphere, Hydrosphere &amp; Atmosphere; </w:t>
            </w:r>
            <w:r w:rsidRPr="00887403">
              <w:rPr>
                <w:bCs/>
                <w:color w:val="000000" w:themeColor="text1"/>
                <w:lang w:val="en-US"/>
              </w:rPr>
              <w:t xml:space="preserve">Elements </w:t>
            </w:r>
            <w:r w:rsidR="00735901" w:rsidRPr="00887403">
              <w:rPr>
                <w:bCs/>
                <w:color w:val="000000" w:themeColor="text1"/>
                <w:lang w:val="en-US"/>
              </w:rPr>
              <w:t>of</w:t>
            </w:r>
            <w:r w:rsidRPr="00887403">
              <w:rPr>
                <w:bCs/>
                <w:color w:val="000000" w:themeColor="text1"/>
                <w:lang w:val="en-US"/>
              </w:rPr>
              <w:t xml:space="preserve"> Photo Interpretation </w:t>
            </w:r>
            <w:r w:rsidR="00791101">
              <w:rPr>
                <w:bCs/>
                <w:color w:val="000000" w:themeColor="text1"/>
                <w:lang w:val="en-US"/>
              </w:rPr>
              <w:t>i</w:t>
            </w:r>
            <w:r w:rsidRPr="00887403">
              <w:rPr>
                <w:bCs/>
                <w:color w:val="000000" w:themeColor="text1"/>
                <w:lang w:val="en-US"/>
              </w:rPr>
              <w:t>n Geological Studies- lithotypes and structural features</w:t>
            </w:r>
          </w:p>
        </w:tc>
        <w:tc>
          <w:tcPr>
            <w:tcW w:w="1355" w:type="dxa"/>
            <w:vAlign w:val="center"/>
          </w:tcPr>
          <w:p w14:paraId="4FBD9AEC" w14:textId="68EF574A" w:rsidR="008101E9" w:rsidRPr="00647245" w:rsidRDefault="008101E9" w:rsidP="00592865">
            <w:pPr>
              <w:jc w:val="center"/>
              <w:rPr>
                <w:rFonts w:ascii="Cambria" w:hAnsi="Cambria"/>
              </w:rPr>
            </w:pPr>
            <w:r>
              <w:rPr>
                <w:rFonts w:ascii="Cambria" w:hAnsi="Cambria"/>
              </w:rPr>
              <w:t>1</w:t>
            </w:r>
            <w:r w:rsidR="005E1A77">
              <w:rPr>
                <w:rFonts w:ascii="Cambria" w:hAnsi="Cambria"/>
              </w:rPr>
              <w:t>0</w:t>
            </w:r>
          </w:p>
        </w:tc>
      </w:tr>
      <w:tr w:rsidR="008101E9" w:rsidRPr="00647245" w14:paraId="3248E810" w14:textId="77777777" w:rsidTr="00592865">
        <w:trPr>
          <w:trHeight w:val="829"/>
        </w:trPr>
        <w:tc>
          <w:tcPr>
            <w:tcW w:w="1154" w:type="dxa"/>
            <w:vAlign w:val="center"/>
          </w:tcPr>
          <w:p w14:paraId="2429727E" w14:textId="77777777" w:rsidR="008101E9" w:rsidRPr="00647245" w:rsidRDefault="008101E9" w:rsidP="00592865">
            <w:pPr>
              <w:jc w:val="center"/>
              <w:rPr>
                <w:rFonts w:ascii="Cambria" w:hAnsi="Cambria"/>
              </w:rPr>
            </w:pPr>
            <w:r w:rsidRPr="00647245">
              <w:rPr>
                <w:rFonts w:ascii="Cambria" w:hAnsi="Cambria"/>
              </w:rPr>
              <w:t>Unit 2</w:t>
            </w:r>
          </w:p>
        </w:tc>
        <w:tc>
          <w:tcPr>
            <w:tcW w:w="7924" w:type="dxa"/>
            <w:vAlign w:val="center"/>
          </w:tcPr>
          <w:p w14:paraId="651A1D71" w14:textId="1DFBB449" w:rsidR="008101E9" w:rsidRPr="000412E0" w:rsidRDefault="008101E9" w:rsidP="00592865">
            <w:pPr>
              <w:autoSpaceDE w:val="0"/>
              <w:autoSpaceDN w:val="0"/>
              <w:adjustRightInd w:val="0"/>
              <w:jc w:val="both"/>
              <w:rPr>
                <w:rFonts w:ascii="Cambria" w:hAnsi="Cambria"/>
                <w:bCs/>
                <w:lang w:val="en-US"/>
              </w:rPr>
            </w:pPr>
            <w:r w:rsidRPr="00887403">
              <w:rPr>
                <w:color w:val="000000" w:themeColor="text1"/>
                <w:lang w:val="en-US"/>
              </w:rPr>
              <w:t>Visual and</w:t>
            </w:r>
            <w:r w:rsidRPr="00887403">
              <w:rPr>
                <w:bCs/>
                <w:color w:val="000000" w:themeColor="text1"/>
                <w:lang w:val="en-US"/>
              </w:rPr>
              <w:t xml:space="preserve"> </w:t>
            </w:r>
            <w:r w:rsidRPr="00887403">
              <w:rPr>
                <w:color w:val="000000" w:themeColor="text1"/>
                <w:lang w:val="en-US"/>
              </w:rPr>
              <w:t>Digital</w:t>
            </w:r>
            <w:r w:rsidRPr="00887403">
              <w:rPr>
                <w:bCs/>
                <w:color w:val="000000" w:themeColor="text1"/>
                <w:lang w:val="en-US"/>
              </w:rPr>
              <w:t xml:space="preserve"> Satellite Image Interpretation; E</w:t>
            </w:r>
            <w:r w:rsidRPr="00887403">
              <w:rPr>
                <w:color w:val="000000" w:themeColor="text1"/>
                <w:lang w:val="en-US"/>
              </w:rPr>
              <w:t xml:space="preserve">lements of Image Interpretation; Development of </w:t>
            </w:r>
            <w:r w:rsidRPr="00887403">
              <w:rPr>
                <w:bCs/>
                <w:color w:val="000000" w:themeColor="text1"/>
                <w:lang w:val="en-US"/>
              </w:rPr>
              <w:t>Interpretation</w:t>
            </w:r>
            <w:r w:rsidRPr="00887403">
              <w:rPr>
                <w:color w:val="000000" w:themeColor="text1"/>
                <w:lang w:val="en-US"/>
              </w:rPr>
              <w:t xml:space="preserve"> Keys; Ground Truth Verification</w:t>
            </w:r>
          </w:p>
        </w:tc>
        <w:tc>
          <w:tcPr>
            <w:tcW w:w="1355" w:type="dxa"/>
            <w:vAlign w:val="center"/>
          </w:tcPr>
          <w:p w14:paraId="35E877CE" w14:textId="044FDF77" w:rsidR="008101E9" w:rsidRPr="00647245" w:rsidRDefault="008101E9" w:rsidP="00592865">
            <w:pPr>
              <w:jc w:val="center"/>
              <w:rPr>
                <w:rFonts w:ascii="Cambria" w:hAnsi="Cambria"/>
              </w:rPr>
            </w:pPr>
            <w:r>
              <w:rPr>
                <w:rFonts w:ascii="Cambria" w:hAnsi="Cambria"/>
              </w:rPr>
              <w:t>1</w:t>
            </w:r>
            <w:r w:rsidR="005E1A77">
              <w:rPr>
                <w:rFonts w:ascii="Cambria" w:hAnsi="Cambria"/>
              </w:rPr>
              <w:t>0</w:t>
            </w:r>
          </w:p>
        </w:tc>
      </w:tr>
      <w:tr w:rsidR="008101E9" w:rsidRPr="00647245" w14:paraId="348415AB" w14:textId="77777777" w:rsidTr="008101E9">
        <w:trPr>
          <w:trHeight w:val="964"/>
        </w:trPr>
        <w:tc>
          <w:tcPr>
            <w:tcW w:w="1154" w:type="dxa"/>
            <w:vAlign w:val="center"/>
          </w:tcPr>
          <w:p w14:paraId="31FB7991" w14:textId="77777777" w:rsidR="008101E9" w:rsidRPr="00647245" w:rsidRDefault="008101E9" w:rsidP="00592865">
            <w:pPr>
              <w:jc w:val="center"/>
              <w:rPr>
                <w:rFonts w:ascii="Cambria" w:hAnsi="Cambria"/>
              </w:rPr>
            </w:pPr>
            <w:r w:rsidRPr="00647245">
              <w:rPr>
                <w:rFonts w:ascii="Cambria" w:hAnsi="Cambria"/>
              </w:rPr>
              <w:t>Unit 3</w:t>
            </w:r>
          </w:p>
        </w:tc>
        <w:tc>
          <w:tcPr>
            <w:tcW w:w="7924" w:type="dxa"/>
            <w:vAlign w:val="center"/>
          </w:tcPr>
          <w:p w14:paraId="445B968D" w14:textId="24287DA4" w:rsidR="008101E9" w:rsidRPr="000412E0" w:rsidRDefault="008101E9" w:rsidP="00592865">
            <w:pPr>
              <w:jc w:val="both"/>
              <w:rPr>
                <w:rFonts w:ascii="Cambria" w:hAnsi="Cambria"/>
                <w:lang w:val="en-US"/>
              </w:rPr>
            </w:pPr>
            <w:r w:rsidRPr="00887403">
              <w:rPr>
                <w:color w:val="000000" w:themeColor="text1"/>
                <w:lang w:val="en-US"/>
              </w:rPr>
              <w:t>Fundamental Concepts: Geomorphic Agents and Processes; Development of Drainage Patterns and their Significance; Image Characteristics of Major Landforms: Fluvial, Aeolian, Glacial and Marine</w:t>
            </w:r>
          </w:p>
        </w:tc>
        <w:tc>
          <w:tcPr>
            <w:tcW w:w="1355" w:type="dxa"/>
            <w:vAlign w:val="center"/>
          </w:tcPr>
          <w:p w14:paraId="08AB73BF" w14:textId="375E40B9" w:rsidR="008101E9" w:rsidRPr="00647245" w:rsidRDefault="008101E9" w:rsidP="00592865">
            <w:pPr>
              <w:jc w:val="center"/>
              <w:rPr>
                <w:rFonts w:ascii="Cambria" w:hAnsi="Cambria"/>
              </w:rPr>
            </w:pPr>
            <w:r>
              <w:rPr>
                <w:rFonts w:ascii="Cambria" w:hAnsi="Cambria"/>
              </w:rPr>
              <w:t>1</w:t>
            </w:r>
            <w:r w:rsidR="005E1A77">
              <w:rPr>
                <w:rFonts w:ascii="Cambria" w:hAnsi="Cambria"/>
              </w:rPr>
              <w:t>0</w:t>
            </w:r>
          </w:p>
        </w:tc>
      </w:tr>
      <w:tr w:rsidR="008101E9" w:rsidRPr="00647245" w14:paraId="15863A76" w14:textId="77777777" w:rsidTr="00592865">
        <w:trPr>
          <w:trHeight w:val="727"/>
        </w:trPr>
        <w:tc>
          <w:tcPr>
            <w:tcW w:w="1154" w:type="dxa"/>
            <w:vAlign w:val="center"/>
          </w:tcPr>
          <w:p w14:paraId="4A400C33" w14:textId="77777777" w:rsidR="008101E9" w:rsidRPr="00647245" w:rsidRDefault="008101E9" w:rsidP="00592865">
            <w:pPr>
              <w:jc w:val="center"/>
              <w:rPr>
                <w:rFonts w:ascii="Cambria" w:hAnsi="Cambria"/>
              </w:rPr>
            </w:pPr>
            <w:r w:rsidRPr="00647245">
              <w:rPr>
                <w:rFonts w:ascii="Cambria" w:hAnsi="Cambria"/>
              </w:rPr>
              <w:t>Unit 4</w:t>
            </w:r>
          </w:p>
        </w:tc>
        <w:tc>
          <w:tcPr>
            <w:tcW w:w="7924" w:type="dxa"/>
            <w:vAlign w:val="center"/>
          </w:tcPr>
          <w:p w14:paraId="1620DA85" w14:textId="0D8F9FBB" w:rsidR="008101E9" w:rsidRPr="000412E0" w:rsidRDefault="008101E9" w:rsidP="00592865">
            <w:pPr>
              <w:jc w:val="both"/>
              <w:rPr>
                <w:rFonts w:ascii="Cambria" w:hAnsi="Cambria"/>
                <w:bCs/>
                <w:lang w:val="en-US"/>
              </w:rPr>
            </w:pPr>
            <w:r w:rsidRPr="00887403">
              <w:rPr>
                <w:bCs/>
                <w:color w:val="000000" w:themeColor="text1"/>
                <w:lang w:val="en-US"/>
              </w:rPr>
              <w:t xml:space="preserve">Natural Hazard Risk Management; </w:t>
            </w:r>
            <w:r w:rsidRPr="00887403">
              <w:rPr>
                <w:color w:val="000000" w:themeColor="text1"/>
                <w:lang w:val="en-US"/>
              </w:rPr>
              <w:t>Regional &amp; Urban Planning; Agricultural, Soil and Land Evaluation; Water Resources</w:t>
            </w:r>
          </w:p>
        </w:tc>
        <w:tc>
          <w:tcPr>
            <w:tcW w:w="1355" w:type="dxa"/>
            <w:vAlign w:val="center"/>
          </w:tcPr>
          <w:p w14:paraId="056BD991" w14:textId="4A20E496" w:rsidR="008101E9" w:rsidRPr="00647245" w:rsidRDefault="008101E9" w:rsidP="00592865">
            <w:pPr>
              <w:jc w:val="center"/>
              <w:rPr>
                <w:rFonts w:ascii="Cambria" w:hAnsi="Cambria"/>
              </w:rPr>
            </w:pPr>
            <w:r>
              <w:rPr>
                <w:rFonts w:ascii="Cambria" w:hAnsi="Cambria"/>
              </w:rPr>
              <w:t>1</w:t>
            </w:r>
            <w:r w:rsidR="005E1A77">
              <w:rPr>
                <w:rFonts w:ascii="Cambria" w:hAnsi="Cambria"/>
              </w:rPr>
              <w:t>0</w:t>
            </w:r>
          </w:p>
        </w:tc>
      </w:tr>
      <w:tr w:rsidR="007933C5" w:rsidRPr="00647245" w14:paraId="57743BBC" w14:textId="77777777" w:rsidTr="008101E9">
        <w:trPr>
          <w:trHeight w:val="340"/>
        </w:trPr>
        <w:tc>
          <w:tcPr>
            <w:tcW w:w="1154" w:type="dxa"/>
            <w:vAlign w:val="center"/>
          </w:tcPr>
          <w:p w14:paraId="597D8FD7" w14:textId="77777777" w:rsidR="007933C5" w:rsidRPr="00647245" w:rsidRDefault="007933C5" w:rsidP="00592865">
            <w:pPr>
              <w:jc w:val="center"/>
              <w:rPr>
                <w:rFonts w:ascii="Cambria" w:hAnsi="Cambria"/>
                <w:b/>
              </w:rPr>
            </w:pPr>
          </w:p>
        </w:tc>
        <w:tc>
          <w:tcPr>
            <w:tcW w:w="7924" w:type="dxa"/>
            <w:vAlign w:val="center"/>
          </w:tcPr>
          <w:p w14:paraId="4104162E" w14:textId="77777777" w:rsidR="007933C5" w:rsidRPr="00647245" w:rsidRDefault="007933C5" w:rsidP="00592865">
            <w:pPr>
              <w:jc w:val="center"/>
              <w:rPr>
                <w:rFonts w:ascii="Cambria" w:hAnsi="Cambria"/>
                <w:b/>
              </w:rPr>
            </w:pPr>
            <w:r w:rsidRPr="00647245">
              <w:rPr>
                <w:rFonts w:ascii="Cambria" w:hAnsi="Cambria"/>
                <w:b/>
              </w:rPr>
              <w:t>Total</w:t>
            </w:r>
          </w:p>
        </w:tc>
        <w:tc>
          <w:tcPr>
            <w:tcW w:w="1355" w:type="dxa"/>
            <w:vAlign w:val="center"/>
          </w:tcPr>
          <w:p w14:paraId="54D3ABD7" w14:textId="4EB3495C" w:rsidR="007933C5" w:rsidRPr="00647245" w:rsidRDefault="000412E0" w:rsidP="00592865">
            <w:pPr>
              <w:jc w:val="center"/>
              <w:rPr>
                <w:rFonts w:ascii="Cambria" w:hAnsi="Cambria"/>
                <w:b/>
              </w:rPr>
            </w:pPr>
            <w:r>
              <w:rPr>
                <w:rFonts w:ascii="Cambria" w:hAnsi="Cambria"/>
                <w:b/>
              </w:rPr>
              <w:t>4</w:t>
            </w:r>
            <w:r w:rsidR="005E1A77">
              <w:rPr>
                <w:rFonts w:ascii="Cambria" w:hAnsi="Cambria"/>
                <w:b/>
              </w:rPr>
              <w:t>0</w:t>
            </w:r>
          </w:p>
        </w:tc>
      </w:tr>
    </w:tbl>
    <w:p w14:paraId="212472F7" w14:textId="77777777" w:rsidR="007933C5" w:rsidRPr="00647245" w:rsidRDefault="007933C5" w:rsidP="007933C5">
      <w:pPr>
        <w:spacing w:line="276" w:lineRule="auto"/>
        <w:jc w:val="both"/>
        <w:rPr>
          <w:rFonts w:ascii="Cambria" w:hAnsi="Cambria"/>
          <w:b/>
          <w:color w:val="000000" w:themeColor="text1"/>
          <w:sz w:val="22"/>
          <w:szCs w:val="22"/>
        </w:rPr>
      </w:pPr>
    </w:p>
    <w:p w14:paraId="0E5B3524" w14:textId="13E00549" w:rsidR="007933C5" w:rsidRPr="00647245" w:rsidRDefault="007933C5" w:rsidP="007933C5">
      <w:pPr>
        <w:spacing w:line="276" w:lineRule="auto"/>
        <w:jc w:val="both"/>
        <w:rPr>
          <w:rFonts w:ascii="Cambria" w:hAnsi="Cambria"/>
          <w:color w:val="000000" w:themeColor="text1"/>
          <w:sz w:val="22"/>
          <w:szCs w:val="22"/>
        </w:rPr>
      </w:pPr>
      <w:r w:rsidRPr="00647245">
        <w:rPr>
          <w:rFonts w:ascii="Cambria" w:hAnsi="Cambria"/>
          <w:b/>
          <w:color w:val="000000" w:themeColor="text1"/>
          <w:sz w:val="22"/>
          <w:szCs w:val="22"/>
        </w:rPr>
        <w:t>Text Books</w:t>
      </w:r>
      <w:r w:rsidRPr="00647245">
        <w:rPr>
          <w:rFonts w:ascii="Cambria" w:hAnsi="Cambria"/>
          <w:color w:val="000000" w:themeColor="text1"/>
          <w:sz w:val="22"/>
          <w:szCs w:val="22"/>
        </w:rPr>
        <w:t>:</w:t>
      </w:r>
    </w:p>
    <w:p w14:paraId="6E17434E" w14:textId="77777777" w:rsidR="000412E0" w:rsidRPr="000412E0" w:rsidRDefault="000412E0">
      <w:pPr>
        <w:pStyle w:val="ListParagraph"/>
        <w:numPr>
          <w:ilvl w:val="0"/>
          <w:numId w:val="10"/>
        </w:numPr>
        <w:spacing w:line="276" w:lineRule="auto"/>
        <w:jc w:val="both"/>
        <w:rPr>
          <w:rFonts w:ascii="Cambria" w:hAnsi="Cambria"/>
          <w:color w:val="000000" w:themeColor="text1"/>
          <w:sz w:val="22"/>
          <w:szCs w:val="22"/>
          <w:lang w:val="en-US"/>
        </w:rPr>
      </w:pPr>
      <w:r w:rsidRPr="000412E0">
        <w:rPr>
          <w:rFonts w:ascii="Cambria" w:hAnsi="Cambria"/>
          <w:color w:val="000000" w:themeColor="text1"/>
          <w:sz w:val="22"/>
          <w:szCs w:val="22"/>
          <w:lang w:val="en-US"/>
        </w:rPr>
        <w:t>Murk &amp; Skinner, (1999).  Geology Today - Understanding Our Planet, John Wiley And Sons Inc, New York</w:t>
      </w:r>
    </w:p>
    <w:p w14:paraId="0D7DFEED" w14:textId="77777777" w:rsidR="000412E0" w:rsidRPr="000412E0" w:rsidRDefault="000412E0">
      <w:pPr>
        <w:pStyle w:val="ListParagraph"/>
        <w:numPr>
          <w:ilvl w:val="0"/>
          <w:numId w:val="10"/>
        </w:numPr>
        <w:spacing w:line="276" w:lineRule="auto"/>
        <w:jc w:val="both"/>
        <w:rPr>
          <w:rFonts w:ascii="Cambria" w:hAnsi="Cambria"/>
          <w:color w:val="000000" w:themeColor="text1"/>
          <w:sz w:val="22"/>
          <w:szCs w:val="22"/>
          <w:lang w:val="en-US"/>
        </w:rPr>
      </w:pPr>
      <w:r w:rsidRPr="000412E0">
        <w:rPr>
          <w:rFonts w:ascii="Cambria" w:hAnsi="Cambria"/>
          <w:color w:val="000000" w:themeColor="text1"/>
          <w:sz w:val="22"/>
          <w:szCs w:val="22"/>
          <w:lang w:val="en-US"/>
        </w:rPr>
        <w:t>Lillisand, T. M. and Keifer, R. W., (2007).  Remote Sensing and Image Interpretation', John Willey and Sons, New York, Fourth Edition</w:t>
      </w:r>
    </w:p>
    <w:p w14:paraId="1ABDB55F" w14:textId="77777777" w:rsidR="000412E0" w:rsidRDefault="000412E0" w:rsidP="007933C5">
      <w:pPr>
        <w:spacing w:line="276" w:lineRule="auto"/>
        <w:jc w:val="both"/>
        <w:rPr>
          <w:rFonts w:ascii="Cambria" w:hAnsi="Cambria"/>
          <w:b/>
          <w:bCs/>
          <w:color w:val="000000" w:themeColor="text1"/>
          <w:sz w:val="22"/>
          <w:szCs w:val="22"/>
        </w:rPr>
      </w:pPr>
    </w:p>
    <w:p w14:paraId="17E09F93" w14:textId="14159339" w:rsidR="007933C5" w:rsidRPr="00647245" w:rsidRDefault="007933C5" w:rsidP="007933C5">
      <w:pPr>
        <w:spacing w:line="276" w:lineRule="auto"/>
        <w:jc w:val="both"/>
        <w:rPr>
          <w:rFonts w:ascii="Cambria" w:hAnsi="Cambria"/>
          <w:color w:val="000000" w:themeColor="text1"/>
          <w:sz w:val="22"/>
          <w:szCs w:val="22"/>
        </w:rPr>
      </w:pPr>
      <w:r w:rsidRPr="00647245">
        <w:rPr>
          <w:rFonts w:ascii="Cambria" w:hAnsi="Cambria"/>
          <w:b/>
          <w:bCs/>
          <w:color w:val="000000" w:themeColor="text1"/>
          <w:sz w:val="22"/>
          <w:szCs w:val="22"/>
        </w:rPr>
        <w:t>Reference books</w:t>
      </w:r>
      <w:r w:rsidRPr="00647245">
        <w:rPr>
          <w:rFonts w:ascii="Cambria" w:hAnsi="Cambria"/>
          <w:bCs/>
          <w:color w:val="000000" w:themeColor="text1"/>
          <w:sz w:val="22"/>
          <w:szCs w:val="22"/>
        </w:rPr>
        <w:t>:</w:t>
      </w:r>
    </w:p>
    <w:p w14:paraId="3F3B941D" w14:textId="77777777" w:rsidR="000412E0" w:rsidRPr="000412E0" w:rsidRDefault="000412E0">
      <w:pPr>
        <w:pStyle w:val="ListParagraph"/>
        <w:numPr>
          <w:ilvl w:val="0"/>
          <w:numId w:val="11"/>
        </w:numPr>
        <w:spacing w:after="160"/>
        <w:rPr>
          <w:rFonts w:ascii="Cambria" w:hAnsi="Cambria"/>
          <w:bCs/>
          <w:sz w:val="22"/>
          <w:szCs w:val="22"/>
          <w:lang w:val="en-US"/>
        </w:rPr>
      </w:pPr>
      <w:r w:rsidRPr="000412E0">
        <w:rPr>
          <w:rFonts w:ascii="Cambria" w:hAnsi="Cambria"/>
          <w:bCs/>
          <w:sz w:val="22"/>
          <w:szCs w:val="22"/>
          <w:lang w:val="en-US"/>
        </w:rPr>
        <w:t>Pandey, S. N. , (1987).  Principles and Applications of Photogeology. New Delhi: Eastern Wiley.</w:t>
      </w:r>
    </w:p>
    <w:p w14:paraId="02B65D99" w14:textId="206AE0B7" w:rsidR="000412E0" w:rsidRPr="000412E0" w:rsidRDefault="000412E0">
      <w:pPr>
        <w:pStyle w:val="ListParagraph"/>
        <w:numPr>
          <w:ilvl w:val="0"/>
          <w:numId w:val="11"/>
        </w:numPr>
        <w:spacing w:after="160"/>
        <w:rPr>
          <w:rFonts w:ascii="Cambria" w:hAnsi="Cambria"/>
          <w:bCs/>
          <w:sz w:val="22"/>
          <w:szCs w:val="22"/>
          <w:lang w:val="en-US"/>
        </w:rPr>
      </w:pPr>
      <w:r w:rsidRPr="000412E0">
        <w:rPr>
          <w:rFonts w:ascii="Cambria" w:hAnsi="Cambria"/>
          <w:sz w:val="22"/>
          <w:szCs w:val="22"/>
          <w:lang w:val="en-US"/>
        </w:rPr>
        <w:t xml:space="preserve">Jenson, J.R., (2006).  Remote Sensing of the Environment – An Earth Resource Perspective, Prentice Hall Inc. </w:t>
      </w:r>
    </w:p>
    <w:p w14:paraId="2931729A" w14:textId="77777777" w:rsidR="000412E0" w:rsidRPr="000412E0" w:rsidRDefault="000412E0">
      <w:pPr>
        <w:pStyle w:val="ListParagraph"/>
        <w:numPr>
          <w:ilvl w:val="0"/>
          <w:numId w:val="11"/>
        </w:numPr>
        <w:spacing w:after="160"/>
        <w:rPr>
          <w:rFonts w:ascii="Cambria" w:hAnsi="Cambria"/>
          <w:sz w:val="22"/>
          <w:szCs w:val="22"/>
          <w:lang w:val="en-US"/>
        </w:rPr>
      </w:pPr>
      <w:r w:rsidRPr="000412E0">
        <w:rPr>
          <w:rFonts w:ascii="Cambria" w:hAnsi="Cambria"/>
          <w:sz w:val="22"/>
          <w:szCs w:val="22"/>
          <w:lang w:val="en-US"/>
        </w:rPr>
        <w:t xml:space="preserve">Drury, S.A. , (2004).   Image Interpretation in Geology, Chapman &amp; Hall, India. </w:t>
      </w:r>
    </w:p>
    <w:p w14:paraId="69064461" w14:textId="77777777" w:rsidR="000412E0" w:rsidRPr="000412E0" w:rsidRDefault="000412E0">
      <w:pPr>
        <w:pStyle w:val="ListParagraph"/>
        <w:numPr>
          <w:ilvl w:val="0"/>
          <w:numId w:val="11"/>
        </w:numPr>
        <w:spacing w:after="160"/>
        <w:rPr>
          <w:rFonts w:ascii="Cambria" w:hAnsi="Cambria"/>
          <w:sz w:val="22"/>
          <w:szCs w:val="22"/>
          <w:lang w:val="en-US"/>
        </w:rPr>
      </w:pPr>
      <w:r w:rsidRPr="000412E0">
        <w:rPr>
          <w:rFonts w:ascii="Cambria" w:hAnsi="Cambria"/>
          <w:sz w:val="22"/>
          <w:szCs w:val="22"/>
          <w:lang w:val="en-US"/>
        </w:rPr>
        <w:t>Thornbury, W. D., (I969): Principles of Geomorphology, John Wiley and Sons, New York</w:t>
      </w:r>
    </w:p>
    <w:p w14:paraId="7696F6A5" w14:textId="09CE67BE" w:rsidR="000412E0" w:rsidRDefault="000412E0">
      <w:pPr>
        <w:pStyle w:val="ListParagraph"/>
        <w:numPr>
          <w:ilvl w:val="0"/>
          <w:numId w:val="11"/>
        </w:numPr>
        <w:spacing w:after="160"/>
        <w:rPr>
          <w:rFonts w:ascii="Cambria" w:hAnsi="Cambria"/>
          <w:sz w:val="22"/>
          <w:szCs w:val="22"/>
          <w:lang w:val="en-US"/>
        </w:rPr>
      </w:pPr>
      <w:r w:rsidRPr="000412E0">
        <w:rPr>
          <w:rFonts w:ascii="Cambria" w:hAnsi="Cambria"/>
          <w:sz w:val="22"/>
          <w:szCs w:val="22"/>
          <w:lang w:val="en-US"/>
        </w:rPr>
        <w:t>Sabins, Floyd F., (2007).  Remote Sensing: Principles and Interpretation, 2</w:t>
      </w:r>
      <w:r w:rsidRPr="000412E0">
        <w:rPr>
          <w:rFonts w:ascii="Cambria" w:hAnsi="Cambria"/>
          <w:sz w:val="22"/>
          <w:szCs w:val="22"/>
          <w:vertAlign w:val="superscript"/>
          <w:lang w:val="en-US"/>
        </w:rPr>
        <w:t>nd</w:t>
      </w:r>
      <w:r w:rsidRPr="000412E0">
        <w:rPr>
          <w:rFonts w:ascii="Cambria" w:hAnsi="Cambria"/>
          <w:sz w:val="22"/>
          <w:szCs w:val="22"/>
          <w:lang w:val="en-US"/>
        </w:rPr>
        <w:t xml:space="preserve"> Ed., Freeman, New York. </w:t>
      </w:r>
    </w:p>
    <w:p w14:paraId="4E6EA762" w14:textId="061EAB24" w:rsidR="000412E0" w:rsidRDefault="000412E0">
      <w:pPr>
        <w:spacing w:after="160" w:line="259" w:lineRule="auto"/>
        <w:rPr>
          <w:rFonts w:ascii="Cambria" w:hAnsi="Cambria"/>
          <w:sz w:val="22"/>
          <w:szCs w:val="22"/>
          <w:lang w:val="en-US"/>
        </w:rPr>
      </w:pPr>
    </w:p>
    <w:tbl>
      <w:tblPr>
        <w:tblStyle w:val="TableGrid"/>
        <w:tblW w:w="10429" w:type="dxa"/>
        <w:tblInd w:w="108" w:type="dxa"/>
        <w:tblLook w:val="04A0" w:firstRow="1" w:lastRow="0" w:firstColumn="1" w:lastColumn="0" w:noHBand="0" w:noVBand="1"/>
      </w:tblPr>
      <w:tblGrid>
        <w:gridCol w:w="1014"/>
        <w:gridCol w:w="7678"/>
        <w:gridCol w:w="1737"/>
      </w:tblGrid>
      <w:tr w:rsidR="008101E9" w:rsidRPr="00887403" w14:paraId="2D95718B" w14:textId="77777777" w:rsidTr="00353B20">
        <w:trPr>
          <w:trHeight w:val="1035"/>
        </w:trPr>
        <w:tc>
          <w:tcPr>
            <w:tcW w:w="1018" w:type="dxa"/>
            <w:vAlign w:val="center"/>
          </w:tcPr>
          <w:p w14:paraId="3B3AA4BF" w14:textId="77777777" w:rsidR="008101E9" w:rsidRPr="00353B20" w:rsidRDefault="008101E9" w:rsidP="00353B20">
            <w:pPr>
              <w:jc w:val="center"/>
              <w:rPr>
                <w:b/>
                <w:color w:val="000000" w:themeColor="text1"/>
              </w:rPr>
            </w:pPr>
            <w:r w:rsidRPr="00353B20">
              <w:rPr>
                <w:b/>
                <w:color w:val="000000" w:themeColor="text1"/>
              </w:rPr>
              <w:lastRenderedPageBreak/>
              <w:t>Paper V</w:t>
            </w:r>
          </w:p>
          <w:p w14:paraId="53CF0C8D" w14:textId="77777777" w:rsidR="008101E9" w:rsidRPr="00353B20" w:rsidRDefault="008101E9" w:rsidP="00353B20">
            <w:pPr>
              <w:jc w:val="center"/>
              <w:rPr>
                <w:b/>
                <w:color w:val="000000" w:themeColor="text1"/>
              </w:rPr>
            </w:pPr>
            <w:r w:rsidRPr="00353B20">
              <w:rPr>
                <w:b/>
                <w:color w:val="000000" w:themeColor="text1"/>
              </w:rPr>
              <w:t>Core Course</w:t>
            </w:r>
          </w:p>
        </w:tc>
        <w:tc>
          <w:tcPr>
            <w:tcW w:w="8034" w:type="dxa"/>
            <w:vAlign w:val="center"/>
          </w:tcPr>
          <w:p w14:paraId="49215CE8" w14:textId="77777777" w:rsidR="008101E9" w:rsidRPr="00353B20" w:rsidRDefault="008101E9" w:rsidP="00353B20">
            <w:pPr>
              <w:spacing w:before="240"/>
              <w:jc w:val="center"/>
              <w:rPr>
                <w:b/>
                <w:bCs/>
                <w:color w:val="000000" w:themeColor="text1"/>
              </w:rPr>
            </w:pPr>
            <w:r w:rsidRPr="00353B20">
              <w:rPr>
                <w:b/>
                <w:bCs/>
                <w:color w:val="000000" w:themeColor="text1"/>
              </w:rPr>
              <w:t>PRACTICAL I</w:t>
            </w:r>
          </w:p>
          <w:p w14:paraId="1FF60866" w14:textId="23A11E98" w:rsidR="008101E9" w:rsidRPr="00353B20" w:rsidRDefault="008F151A" w:rsidP="008F151A">
            <w:pPr>
              <w:spacing w:before="240"/>
              <w:rPr>
                <w:b/>
                <w:bCs/>
                <w:color w:val="000000" w:themeColor="text1"/>
              </w:rPr>
            </w:pPr>
            <w:r w:rsidRPr="00647245">
              <w:rPr>
                <w:rFonts w:ascii="Cambria" w:hAnsi="Cambria"/>
                <w:b/>
                <w:bCs/>
                <w:color w:val="000000" w:themeColor="text1"/>
              </w:rPr>
              <w:t xml:space="preserve">L-T-P-C: </w:t>
            </w:r>
            <w:r w:rsidR="00383914">
              <w:rPr>
                <w:rFonts w:ascii="Cambria" w:hAnsi="Cambria"/>
                <w:b/>
                <w:bCs/>
                <w:color w:val="000000" w:themeColor="text1"/>
              </w:rPr>
              <w:t>0</w:t>
            </w:r>
            <w:r w:rsidR="00B136B5" w:rsidRPr="00647245">
              <w:rPr>
                <w:rFonts w:ascii="Cambria" w:hAnsi="Cambria"/>
                <w:b/>
                <w:bCs/>
                <w:color w:val="000000" w:themeColor="text1"/>
              </w:rPr>
              <w:t>-</w:t>
            </w:r>
            <w:r w:rsidR="00383914">
              <w:rPr>
                <w:rFonts w:ascii="Cambria" w:hAnsi="Cambria"/>
                <w:b/>
                <w:bCs/>
                <w:color w:val="000000" w:themeColor="text1"/>
              </w:rPr>
              <w:t>0</w:t>
            </w:r>
            <w:r w:rsidR="00B136B5" w:rsidRPr="00647245">
              <w:rPr>
                <w:rFonts w:ascii="Cambria" w:hAnsi="Cambria"/>
                <w:b/>
                <w:bCs/>
                <w:color w:val="000000" w:themeColor="text1"/>
              </w:rPr>
              <w:t>-</w:t>
            </w:r>
            <w:r w:rsidR="00383914">
              <w:rPr>
                <w:rFonts w:ascii="Cambria" w:hAnsi="Cambria"/>
                <w:b/>
                <w:bCs/>
                <w:color w:val="000000" w:themeColor="text1"/>
              </w:rPr>
              <w:t>4</w:t>
            </w:r>
            <w:r w:rsidR="00B136B5">
              <w:rPr>
                <w:rFonts w:ascii="Cambria" w:hAnsi="Cambria"/>
                <w:b/>
                <w:bCs/>
                <w:color w:val="000000" w:themeColor="text1"/>
              </w:rPr>
              <w:t xml:space="preserve">-4             </w:t>
            </w:r>
            <w:r w:rsidR="008101E9" w:rsidRPr="00353B20">
              <w:rPr>
                <w:b/>
                <w:bCs/>
                <w:color w:val="000000" w:themeColor="text1"/>
              </w:rPr>
              <w:t xml:space="preserve">Credit Units: </w:t>
            </w:r>
            <w:r w:rsidR="00DA31DA">
              <w:rPr>
                <w:b/>
                <w:bCs/>
                <w:color w:val="000000" w:themeColor="text1"/>
              </w:rPr>
              <w:t>4</w:t>
            </w:r>
            <w:r w:rsidR="008101E9" w:rsidRPr="00353B20">
              <w:rPr>
                <w:b/>
                <w:bCs/>
                <w:color w:val="000000" w:themeColor="text1"/>
              </w:rPr>
              <w:t xml:space="preserve">             Scheme of Evaluation: (P)</w:t>
            </w:r>
          </w:p>
        </w:tc>
        <w:tc>
          <w:tcPr>
            <w:tcW w:w="1377" w:type="dxa"/>
            <w:vAlign w:val="center"/>
          </w:tcPr>
          <w:p w14:paraId="3CACFBE9" w14:textId="77777777" w:rsidR="008101E9" w:rsidRPr="00353B20" w:rsidRDefault="008101E9" w:rsidP="00353B20">
            <w:pPr>
              <w:jc w:val="center"/>
              <w:rPr>
                <w:b/>
                <w:bCs/>
                <w:color w:val="000000" w:themeColor="text1"/>
              </w:rPr>
            </w:pPr>
            <w:r w:rsidRPr="00353B20">
              <w:rPr>
                <w:b/>
                <w:bCs/>
                <w:color w:val="000000" w:themeColor="text1"/>
              </w:rPr>
              <w:t>Subject Code:</w:t>
            </w:r>
          </w:p>
          <w:p w14:paraId="5348DEBA" w14:textId="77777777" w:rsidR="008101E9" w:rsidRPr="00887403" w:rsidRDefault="008101E9" w:rsidP="00353B20">
            <w:pPr>
              <w:spacing w:before="240"/>
              <w:jc w:val="center"/>
              <w:rPr>
                <w:b/>
                <w:bCs/>
                <w:color w:val="000000" w:themeColor="text1"/>
              </w:rPr>
            </w:pPr>
            <w:r w:rsidRPr="00353B20">
              <w:rPr>
                <w:b/>
                <w:color w:val="000000" w:themeColor="text1"/>
              </w:rPr>
              <w:t>GEOI164C115</w:t>
            </w:r>
          </w:p>
        </w:tc>
      </w:tr>
    </w:tbl>
    <w:p w14:paraId="5931B185" w14:textId="77777777" w:rsidR="008101E9" w:rsidRPr="00887403" w:rsidRDefault="008101E9" w:rsidP="008101E9">
      <w:pPr>
        <w:pStyle w:val="Default"/>
        <w:rPr>
          <w:rFonts w:ascii="Times New Roman" w:eastAsia="TimesNewRomanPS-BoldMT" w:hAnsi="Times New Roman" w:cs="Times New Roman"/>
          <w:b/>
          <w:color w:val="000000" w:themeColor="text1"/>
        </w:rPr>
      </w:pPr>
    </w:p>
    <w:p w14:paraId="627414DB" w14:textId="77777777" w:rsidR="008101E9" w:rsidRPr="00887403" w:rsidRDefault="008101E9" w:rsidP="008101E9">
      <w:pPr>
        <w:pStyle w:val="Default"/>
        <w:rPr>
          <w:rFonts w:ascii="Times New Roman" w:hAnsi="Times New Roman" w:cs="Times New Roman"/>
          <w:color w:val="000000" w:themeColor="text1"/>
        </w:rPr>
      </w:pPr>
      <w:r w:rsidRPr="00887403">
        <w:rPr>
          <w:rFonts w:ascii="Times New Roman" w:hAnsi="Times New Roman" w:cs="Times New Roman"/>
          <w:b/>
          <w:bCs/>
          <w:color w:val="000000" w:themeColor="text1"/>
        </w:rPr>
        <w:t xml:space="preserve">Course Objectives: </w:t>
      </w:r>
      <w:r w:rsidRPr="00887403">
        <w:rPr>
          <w:rFonts w:ascii="Times New Roman" w:hAnsi="Times New Roman" w:cs="Times New Roman"/>
          <w:i/>
          <w:iCs/>
          <w:color w:val="000000" w:themeColor="text1"/>
        </w:rPr>
        <w:t xml:space="preserve">The course aims at increasing the practical knowledge of the students in the field of GIS and Remote sensing and its application in Geographical studies </w:t>
      </w:r>
    </w:p>
    <w:p w14:paraId="1A50F1B9"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b/>
          <w:bCs/>
          <w:color w:val="000000" w:themeColor="text1"/>
          <w:lang w:eastAsia="en-US"/>
        </w:rPr>
        <w:t xml:space="preserve">Course Outcomes: </w:t>
      </w:r>
    </w:p>
    <w:p w14:paraId="2E5609B8"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By the end of this course the students will be able to: </w:t>
      </w:r>
    </w:p>
    <w:p w14:paraId="35BFA492"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CO1. </w:t>
      </w:r>
      <w:r w:rsidRPr="00887403">
        <w:rPr>
          <w:rFonts w:eastAsiaTheme="minorHAnsi"/>
          <w:b/>
          <w:bCs/>
          <w:color w:val="000000" w:themeColor="text1"/>
          <w:lang w:eastAsia="en-US"/>
        </w:rPr>
        <w:t xml:space="preserve">Define </w:t>
      </w:r>
      <w:r w:rsidRPr="00887403">
        <w:rPr>
          <w:rFonts w:eastAsiaTheme="minorHAnsi"/>
          <w:color w:val="000000" w:themeColor="text1"/>
          <w:lang w:eastAsia="en-US"/>
        </w:rPr>
        <w:t xml:space="preserve">the principles and concepts involved in GIS and Remote sensing practical. </w:t>
      </w:r>
    </w:p>
    <w:p w14:paraId="14194EE2"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CO2. </w:t>
      </w:r>
      <w:r w:rsidRPr="00887403">
        <w:rPr>
          <w:rFonts w:eastAsiaTheme="minorHAnsi"/>
          <w:b/>
          <w:bCs/>
          <w:color w:val="000000" w:themeColor="text1"/>
          <w:lang w:eastAsia="en-US"/>
        </w:rPr>
        <w:t xml:space="preserve">Classify </w:t>
      </w:r>
      <w:r w:rsidRPr="00887403">
        <w:rPr>
          <w:rFonts w:eastAsiaTheme="minorHAnsi"/>
          <w:color w:val="000000" w:themeColor="text1"/>
          <w:lang w:eastAsia="en-US"/>
        </w:rPr>
        <w:t xml:space="preserve">the nature, characteristics and sources of geospatial data. </w:t>
      </w:r>
    </w:p>
    <w:p w14:paraId="29F3DF69"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CO3. </w:t>
      </w:r>
      <w:r w:rsidRPr="00887403">
        <w:rPr>
          <w:rFonts w:eastAsiaTheme="minorHAnsi"/>
          <w:b/>
          <w:bCs/>
          <w:color w:val="000000" w:themeColor="text1"/>
          <w:lang w:eastAsia="en-US"/>
        </w:rPr>
        <w:t xml:space="preserve">Develop </w:t>
      </w:r>
      <w:r w:rsidRPr="00887403">
        <w:rPr>
          <w:rFonts w:eastAsiaTheme="minorHAnsi"/>
          <w:color w:val="000000" w:themeColor="text1"/>
          <w:lang w:eastAsia="en-US"/>
        </w:rPr>
        <w:t xml:space="preserve">the skills and technical capabilities of the students. </w:t>
      </w:r>
    </w:p>
    <w:p w14:paraId="0BCE988A" w14:textId="77777777" w:rsidR="008101E9" w:rsidRPr="00887403" w:rsidRDefault="008101E9" w:rsidP="008101E9">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CO4. </w:t>
      </w:r>
      <w:r w:rsidRPr="00887403">
        <w:rPr>
          <w:rFonts w:eastAsiaTheme="minorHAnsi"/>
          <w:b/>
          <w:bCs/>
          <w:color w:val="000000" w:themeColor="text1"/>
          <w:lang w:eastAsia="en-US"/>
        </w:rPr>
        <w:t xml:space="preserve">Simplify </w:t>
      </w:r>
      <w:r w:rsidRPr="00887403">
        <w:rPr>
          <w:rFonts w:eastAsiaTheme="minorHAnsi"/>
          <w:color w:val="000000" w:themeColor="text1"/>
          <w:lang w:eastAsia="en-US"/>
        </w:rPr>
        <w:t xml:space="preserve">the application of the concepts related to Geomorphology, Climatology and Population Geography. </w:t>
      </w:r>
    </w:p>
    <w:p w14:paraId="0FBE8DFF" w14:textId="77777777" w:rsidR="008101E9" w:rsidRPr="00887403" w:rsidRDefault="008101E9" w:rsidP="008101E9">
      <w:pPr>
        <w:widowControl w:val="0"/>
        <w:autoSpaceDE w:val="0"/>
        <w:autoSpaceDN w:val="0"/>
        <w:jc w:val="both"/>
        <w:rPr>
          <w:rFonts w:eastAsia="TimesNewRomanPS-BoldMT"/>
          <w:b/>
          <w:color w:val="000000" w:themeColor="text1"/>
        </w:rPr>
      </w:pPr>
      <w:r w:rsidRPr="00887403">
        <w:rPr>
          <w:rFonts w:eastAsiaTheme="minorHAnsi"/>
          <w:color w:val="000000" w:themeColor="text1"/>
          <w:lang w:eastAsia="en-US"/>
        </w:rPr>
        <w:t xml:space="preserve">CO5. </w:t>
      </w:r>
      <w:r w:rsidRPr="00887403">
        <w:rPr>
          <w:rFonts w:eastAsiaTheme="minorHAnsi"/>
          <w:b/>
          <w:bCs/>
          <w:color w:val="000000" w:themeColor="text1"/>
          <w:lang w:eastAsia="en-US"/>
        </w:rPr>
        <w:t xml:space="preserve">Inspect </w:t>
      </w:r>
      <w:r w:rsidRPr="00887403">
        <w:rPr>
          <w:rFonts w:eastAsiaTheme="minorHAnsi"/>
          <w:color w:val="000000" w:themeColor="text1"/>
          <w:lang w:eastAsia="en-US"/>
        </w:rPr>
        <w:t xml:space="preserve">geospatial tools and technologies to create and </w:t>
      </w:r>
      <w:r w:rsidRPr="00887403">
        <w:rPr>
          <w:rFonts w:eastAsiaTheme="minorHAnsi"/>
          <w:b/>
          <w:bCs/>
          <w:color w:val="000000" w:themeColor="text1"/>
          <w:lang w:eastAsia="en-US"/>
        </w:rPr>
        <w:t xml:space="preserve">analyse </w:t>
      </w:r>
      <w:r w:rsidRPr="00887403">
        <w:rPr>
          <w:rFonts w:eastAsiaTheme="minorHAnsi"/>
          <w:color w:val="000000" w:themeColor="text1"/>
          <w:lang w:eastAsia="en-US"/>
        </w:rPr>
        <w:t>geospatial data for natural resource assessments, planning and management related applications.</w:t>
      </w:r>
    </w:p>
    <w:p w14:paraId="1C5A3B64" w14:textId="77777777" w:rsidR="008101E9" w:rsidRPr="00887403" w:rsidRDefault="008101E9" w:rsidP="008101E9">
      <w:pPr>
        <w:widowControl w:val="0"/>
        <w:autoSpaceDE w:val="0"/>
        <w:autoSpaceDN w:val="0"/>
        <w:jc w:val="both"/>
        <w:rPr>
          <w:rFonts w:eastAsia="TimesNewRomanPS-BoldMT"/>
          <w:b/>
          <w:color w:val="000000" w:themeColor="text1"/>
        </w:rPr>
      </w:pPr>
    </w:p>
    <w:p w14:paraId="4CA5374E" w14:textId="77777777" w:rsidR="008101E9" w:rsidRPr="00887403" w:rsidRDefault="008101E9" w:rsidP="008101E9">
      <w:pPr>
        <w:widowControl w:val="0"/>
        <w:autoSpaceDE w:val="0"/>
        <w:autoSpaceDN w:val="0"/>
        <w:jc w:val="both"/>
        <w:rPr>
          <w:rFonts w:eastAsia="TimesNewRomanPS-BoldMT"/>
          <w:b/>
          <w:color w:val="000000" w:themeColor="text1"/>
        </w:rPr>
      </w:pPr>
    </w:p>
    <w:p w14:paraId="79478C37" w14:textId="77777777" w:rsidR="008101E9" w:rsidRPr="00887403" w:rsidRDefault="008101E9" w:rsidP="008101E9">
      <w:pPr>
        <w:spacing w:line="276" w:lineRule="auto"/>
        <w:jc w:val="both"/>
        <w:rPr>
          <w:b/>
          <w:color w:val="000000" w:themeColor="text1"/>
        </w:rPr>
      </w:pPr>
      <w:r w:rsidRPr="00887403">
        <w:rPr>
          <w:b/>
          <w:color w:val="000000" w:themeColor="text1"/>
        </w:rPr>
        <w:t xml:space="preserve">Detailed Syllabus: </w:t>
      </w:r>
    </w:p>
    <w:p w14:paraId="48DB14DD" w14:textId="77777777" w:rsidR="008101E9" w:rsidRPr="00887403" w:rsidRDefault="008101E9" w:rsidP="008101E9">
      <w:pPr>
        <w:spacing w:line="276" w:lineRule="auto"/>
        <w:jc w:val="both"/>
        <w:rPr>
          <w:b/>
          <w:color w:val="000000" w:themeColor="text1"/>
          <w:u w:val="single"/>
        </w:rPr>
      </w:pPr>
    </w:p>
    <w:tbl>
      <w:tblPr>
        <w:tblStyle w:val="TableGrid"/>
        <w:tblW w:w="10433" w:type="dxa"/>
        <w:tblInd w:w="108" w:type="dxa"/>
        <w:tblLook w:val="04A0" w:firstRow="1" w:lastRow="0" w:firstColumn="1" w:lastColumn="0" w:noHBand="0" w:noVBand="1"/>
      </w:tblPr>
      <w:tblGrid>
        <w:gridCol w:w="1097"/>
        <w:gridCol w:w="8259"/>
        <w:gridCol w:w="1077"/>
      </w:tblGrid>
      <w:tr w:rsidR="008101E9" w:rsidRPr="00887403" w14:paraId="3181DCDF" w14:textId="77777777" w:rsidTr="00353B20">
        <w:trPr>
          <w:trHeight w:val="567"/>
        </w:trPr>
        <w:tc>
          <w:tcPr>
            <w:tcW w:w="1097" w:type="dxa"/>
            <w:tcBorders>
              <w:bottom w:val="single" w:sz="4" w:space="0" w:color="auto"/>
            </w:tcBorders>
            <w:vAlign w:val="center"/>
          </w:tcPr>
          <w:p w14:paraId="17BC37EE" w14:textId="77777777" w:rsidR="008101E9" w:rsidRPr="00887403" w:rsidRDefault="008101E9" w:rsidP="00353B20">
            <w:pPr>
              <w:jc w:val="center"/>
              <w:rPr>
                <w:b/>
                <w:color w:val="000000" w:themeColor="text1"/>
              </w:rPr>
            </w:pPr>
            <w:r w:rsidRPr="00887403">
              <w:rPr>
                <w:b/>
                <w:color w:val="000000" w:themeColor="text1"/>
              </w:rPr>
              <w:t>Modules</w:t>
            </w:r>
          </w:p>
        </w:tc>
        <w:tc>
          <w:tcPr>
            <w:tcW w:w="8259" w:type="dxa"/>
            <w:tcBorders>
              <w:bottom w:val="single" w:sz="4" w:space="0" w:color="auto"/>
            </w:tcBorders>
            <w:vAlign w:val="center"/>
          </w:tcPr>
          <w:p w14:paraId="2ABA708A" w14:textId="77777777" w:rsidR="008101E9" w:rsidRPr="00887403" w:rsidRDefault="008101E9" w:rsidP="00353B20">
            <w:pPr>
              <w:jc w:val="center"/>
              <w:rPr>
                <w:b/>
                <w:color w:val="000000" w:themeColor="text1"/>
              </w:rPr>
            </w:pPr>
            <w:r w:rsidRPr="00887403">
              <w:rPr>
                <w:b/>
                <w:bCs/>
                <w:color w:val="000000" w:themeColor="text1"/>
              </w:rPr>
              <w:t>Topics and Course Content</w:t>
            </w:r>
          </w:p>
        </w:tc>
        <w:tc>
          <w:tcPr>
            <w:tcW w:w="1077" w:type="dxa"/>
            <w:vAlign w:val="center"/>
          </w:tcPr>
          <w:p w14:paraId="4D7C381F" w14:textId="77777777" w:rsidR="008101E9" w:rsidRPr="00887403" w:rsidRDefault="008101E9" w:rsidP="00353B20">
            <w:pPr>
              <w:jc w:val="center"/>
              <w:rPr>
                <w:color w:val="000000" w:themeColor="text1"/>
              </w:rPr>
            </w:pPr>
            <w:r w:rsidRPr="00887403">
              <w:rPr>
                <w:b/>
                <w:bCs/>
                <w:color w:val="000000" w:themeColor="text1"/>
              </w:rPr>
              <w:t>Periods</w:t>
            </w:r>
          </w:p>
        </w:tc>
      </w:tr>
      <w:tr w:rsidR="008101E9" w:rsidRPr="00887403" w14:paraId="5ED12053" w14:textId="77777777" w:rsidTr="0006194E">
        <w:trPr>
          <w:trHeight w:val="3147"/>
        </w:trPr>
        <w:tc>
          <w:tcPr>
            <w:tcW w:w="1097" w:type="dxa"/>
            <w:vAlign w:val="center"/>
          </w:tcPr>
          <w:p w14:paraId="5E032828" w14:textId="77777777" w:rsidR="008101E9" w:rsidRPr="00887403" w:rsidRDefault="008101E9" w:rsidP="00353B20">
            <w:pPr>
              <w:jc w:val="center"/>
              <w:rPr>
                <w:color w:val="000000" w:themeColor="text1"/>
              </w:rPr>
            </w:pPr>
            <w:r w:rsidRPr="00887403">
              <w:rPr>
                <w:color w:val="000000" w:themeColor="text1"/>
              </w:rPr>
              <w:t>Unit I</w:t>
            </w:r>
          </w:p>
        </w:tc>
        <w:tc>
          <w:tcPr>
            <w:tcW w:w="8259" w:type="dxa"/>
            <w:tcBorders>
              <w:bottom w:val="single" w:sz="4" w:space="0" w:color="auto"/>
            </w:tcBorders>
            <w:vAlign w:val="center"/>
          </w:tcPr>
          <w:p w14:paraId="3A287BDF" w14:textId="77777777" w:rsidR="008101E9" w:rsidRPr="00887403" w:rsidRDefault="008101E9" w:rsidP="00353B20">
            <w:pPr>
              <w:spacing w:line="276" w:lineRule="auto"/>
              <w:jc w:val="both"/>
              <w:rPr>
                <w:b/>
                <w:color w:val="000000" w:themeColor="text1"/>
                <w:lang w:val="en-US"/>
              </w:rPr>
            </w:pPr>
            <w:r w:rsidRPr="00887403">
              <w:rPr>
                <w:b/>
                <w:color w:val="000000" w:themeColor="text1"/>
                <w:lang w:val="en-US"/>
              </w:rPr>
              <w:t xml:space="preserve">Lab Work: </w:t>
            </w:r>
          </w:p>
          <w:p w14:paraId="6536973C" w14:textId="7626088E" w:rsidR="006E0B5C" w:rsidRPr="00887403" w:rsidRDefault="008101E9" w:rsidP="006E0B5C">
            <w:pPr>
              <w:spacing w:line="276" w:lineRule="auto"/>
              <w:jc w:val="both"/>
            </w:pPr>
            <w:r w:rsidRPr="00887403">
              <w:t>Exercise 1</w:t>
            </w:r>
            <w:r w:rsidR="009E1CEA">
              <w:t xml:space="preserve">: </w:t>
            </w:r>
            <w:r w:rsidR="006E0B5C" w:rsidRPr="00887403">
              <w:t xml:space="preserve">a) </w:t>
            </w:r>
            <w:r w:rsidR="003905E5">
              <w:t>Data download</w:t>
            </w:r>
            <w:r w:rsidR="006E0B5C" w:rsidRPr="00887403">
              <w:t xml:space="preserve"> </w:t>
            </w:r>
            <w:r w:rsidR="009F7E2A">
              <w:t>(Top</w:t>
            </w:r>
            <w:r w:rsidR="0006194E">
              <w:t>o</w:t>
            </w:r>
            <w:r w:rsidR="009F7E2A">
              <w:t xml:space="preserve">sheets, Open Street maps) </w:t>
            </w:r>
            <w:r w:rsidR="006E0B5C" w:rsidRPr="00887403">
              <w:t xml:space="preserve">b) </w:t>
            </w:r>
            <w:r w:rsidR="00F06D79" w:rsidRPr="00F06D79">
              <w:t xml:space="preserve">Geo-referencing &amp; Reprojection: </w:t>
            </w:r>
            <w:r w:rsidR="00C007B7">
              <w:t>i</w:t>
            </w:r>
            <w:r w:rsidR="00F06D79" w:rsidRPr="00F06D79">
              <w:t>mage to image rectification, keyboard entry rectification - setting projection</w:t>
            </w:r>
            <w:r w:rsidR="006E0B5C" w:rsidRPr="00887403">
              <w:t xml:space="preserve"> </w:t>
            </w:r>
            <w:r w:rsidR="00F06D79">
              <w:t xml:space="preserve">c) </w:t>
            </w:r>
            <w:r w:rsidR="006E0B5C" w:rsidRPr="00887403">
              <w:t>Raster Mosaicking and Clipping</w:t>
            </w:r>
          </w:p>
          <w:p w14:paraId="34C53228" w14:textId="2D60EB98" w:rsidR="006E0B5C" w:rsidRDefault="008101E9" w:rsidP="006E0B5C">
            <w:pPr>
              <w:spacing w:line="276" w:lineRule="auto"/>
              <w:jc w:val="both"/>
            </w:pPr>
            <w:r w:rsidRPr="00887403">
              <w:t>Exercise 2</w:t>
            </w:r>
            <w:r w:rsidR="009E1CEA">
              <w:t>:</w:t>
            </w:r>
            <w:r w:rsidRPr="00887403">
              <w:t xml:space="preserve"> </w:t>
            </w:r>
            <w:r w:rsidR="006E0B5C" w:rsidRPr="00887403">
              <w:t>Creating and Managing Vector Data:</w:t>
            </w:r>
            <w:r w:rsidR="00F06D79">
              <w:t xml:space="preserve"> a) </w:t>
            </w:r>
            <w:r w:rsidR="006E0B5C" w:rsidRPr="00887403">
              <w:t xml:space="preserve">Adding vector layer b) </w:t>
            </w:r>
            <w:r w:rsidR="00F06D79" w:rsidRPr="00F06D79">
              <w:t>Geodatabase Creation &amp; digitizing entities like point, line and polygon data</w:t>
            </w:r>
            <w:r w:rsidR="006E0B5C" w:rsidRPr="00887403">
              <w:t xml:space="preserve"> c) Vector Layer Formatting</w:t>
            </w:r>
          </w:p>
          <w:p w14:paraId="65526F93" w14:textId="4F309602" w:rsidR="00592865" w:rsidRPr="00592865" w:rsidRDefault="009F7E2A" w:rsidP="0006194E">
            <w:pPr>
              <w:autoSpaceDE w:val="0"/>
              <w:autoSpaceDN w:val="0"/>
              <w:adjustRightInd w:val="0"/>
              <w:spacing w:line="276" w:lineRule="auto"/>
              <w:rPr>
                <w:color w:val="000000" w:themeColor="text1"/>
                <w:lang w:val="en-US"/>
              </w:rPr>
            </w:pPr>
            <w:r w:rsidRPr="00887403">
              <w:rPr>
                <w:bCs/>
                <w:color w:val="000000" w:themeColor="text1"/>
                <w:lang w:val="en-US"/>
              </w:rPr>
              <w:t xml:space="preserve">Exercise </w:t>
            </w:r>
            <w:r>
              <w:rPr>
                <w:bCs/>
                <w:color w:val="000000" w:themeColor="text1"/>
                <w:lang w:val="en-US"/>
              </w:rPr>
              <w:t xml:space="preserve">3: </w:t>
            </w:r>
            <w:r w:rsidRPr="00887403">
              <w:t>Working with attributes</w:t>
            </w:r>
            <w:r w:rsidRPr="00887403">
              <w:rPr>
                <w:color w:val="000000" w:themeColor="text1"/>
                <w:lang w:val="en-US"/>
              </w:rPr>
              <w:t xml:space="preserve"> </w:t>
            </w:r>
            <w:r>
              <w:rPr>
                <w:color w:val="000000" w:themeColor="text1"/>
                <w:lang w:val="en-US"/>
              </w:rPr>
              <w:t xml:space="preserve">and </w:t>
            </w:r>
            <w:r w:rsidRPr="00887403">
              <w:rPr>
                <w:color w:val="000000" w:themeColor="text1"/>
                <w:lang w:val="en-US"/>
              </w:rPr>
              <w:t>Data Organization (location, attributes, consistency, scale)</w:t>
            </w:r>
          </w:p>
        </w:tc>
        <w:tc>
          <w:tcPr>
            <w:tcW w:w="1077" w:type="dxa"/>
            <w:vAlign w:val="center"/>
          </w:tcPr>
          <w:p w14:paraId="268F342B" w14:textId="4E19D729" w:rsidR="008101E9" w:rsidRPr="00887403" w:rsidRDefault="008101E9" w:rsidP="00353B20">
            <w:pPr>
              <w:jc w:val="center"/>
              <w:rPr>
                <w:color w:val="000000" w:themeColor="text1"/>
              </w:rPr>
            </w:pPr>
            <w:r w:rsidRPr="00887403">
              <w:rPr>
                <w:color w:val="000000" w:themeColor="text1"/>
              </w:rPr>
              <w:t>1</w:t>
            </w:r>
            <w:r w:rsidR="0006194E">
              <w:rPr>
                <w:color w:val="000000" w:themeColor="text1"/>
              </w:rPr>
              <w:t>2</w:t>
            </w:r>
          </w:p>
        </w:tc>
      </w:tr>
      <w:tr w:rsidR="008101E9" w:rsidRPr="00887403" w14:paraId="6032094D" w14:textId="77777777" w:rsidTr="0006194E">
        <w:trPr>
          <w:trHeight w:val="1482"/>
        </w:trPr>
        <w:tc>
          <w:tcPr>
            <w:tcW w:w="1097" w:type="dxa"/>
            <w:vAlign w:val="center"/>
          </w:tcPr>
          <w:p w14:paraId="17D1EDAA" w14:textId="77777777" w:rsidR="008101E9" w:rsidRPr="00887403" w:rsidRDefault="008101E9" w:rsidP="00353B20">
            <w:pPr>
              <w:jc w:val="center"/>
              <w:rPr>
                <w:color w:val="000000" w:themeColor="text1"/>
              </w:rPr>
            </w:pPr>
            <w:r w:rsidRPr="00887403">
              <w:rPr>
                <w:color w:val="000000" w:themeColor="text1"/>
              </w:rPr>
              <w:t>Unit 2</w:t>
            </w:r>
          </w:p>
        </w:tc>
        <w:tc>
          <w:tcPr>
            <w:tcW w:w="8259" w:type="dxa"/>
            <w:tcBorders>
              <w:top w:val="single" w:sz="4" w:space="0" w:color="auto"/>
              <w:bottom w:val="single" w:sz="4" w:space="0" w:color="auto"/>
            </w:tcBorders>
            <w:vAlign w:val="center"/>
          </w:tcPr>
          <w:p w14:paraId="428647D3" w14:textId="77777777" w:rsidR="0006194E" w:rsidRDefault="0006194E" w:rsidP="0006194E">
            <w:pPr>
              <w:autoSpaceDE w:val="0"/>
              <w:autoSpaceDN w:val="0"/>
              <w:adjustRightInd w:val="0"/>
              <w:spacing w:line="276" w:lineRule="auto"/>
              <w:rPr>
                <w:color w:val="000000" w:themeColor="text1"/>
                <w:lang w:val="en-US"/>
              </w:rPr>
            </w:pPr>
            <w:r w:rsidRPr="00887403">
              <w:rPr>
                <w:color w:val="000000" w:themeColor="text1"/>
                <w:lang w:val="en-US"/>
              </w:rPr>
              <w:t xml:space="preserve">Exercise </w:t>
            </w:r>
            <w:r>
              <w:rPr>
                <w:color w:val="000000" w:themeColor="text1"/>
                <w:lang w:val="en-US"/>
              </w:rPr>
              <w:t>4:</w:t>
            </w:r>
            <w:r w:rsidRPr="00887403">
              <w:rPr>
                <w:color w:val="000000" w:themeColor="text1"/>
                <w:lang w:val="en-US"/>
              </w:rPr>
              <w:t xml:space="preserve">  Relational Data Base Query</w:t>
            </w:r>
          </w:p>
          <w:p w14:paraId="7753ACDE" w14:textId="6232690B" w:rsidR="00592865" w:rsidRDefault="00592865" w:rsidP="00353B20">
            <w:pPr>
              <w:autoSpaceDE w:val="0"/>
              <w:autoSpaceDN w:val="0"/>
              <w:adjustRightInd w:val="0"/>
              <w:spacing w:line="276" w:lineRule="auto"/>
              <w:rPr>
                <w:color w:val="000000" w:themeColor="text1"/>
                <w:lang w:val="en-US"/>
              </w:rPr>
            </w:pPr>
            <w:r w:rsidRPr="00887403">
              <w:t xml:space="preserve">Exercise </w:t>
            </w:r>
            <w:r>
              <w:t>5:</w:t>
            </w:r>
            <w:r w:rsidRPr="00887403">
              <w:t xml:space="preserve"> </w:t>
            </w:r>
            <w:r>
              <w:t>a</w:t>
            </w:r>
            <w:r w:rsidRPr="00887403">
              <w:t xml:space="preserve">) Importing Spread sheets or CSV files </w:t>
            </w:r>
            <w:r>
              <w:t xml:space="preserve">b) </w:t>
            </w:r>
            <w:r w:rsidRPr="00887403">
              <w:rPr>
                <w:color w:val="000000" w:themeColor="text1"/>
                <w:lang w:val="en-US"/>
              </w:rPr>
              <w:t>Graphical Representation of Spatial data</w:t>
            </w:r>
          </w:p>
          <w:p w14:paraId="2D9F8937" w14:textId="0DE6A0D0" w:rsidR="009F7E2A" w:rsidRPr="00592865" w:rsidRDefault="008101E9" w:rsidP="00353B20">
            <w:pPr>
              <w:autoSpaceDE w:val="0"/>
              <w:autoSpaceDN w:val="0"/>
              <w:adjustRightInd w:val="0"/>
              <w:spacing w:line="276" w:lineRule="auto"/>
              <w:rPr>
                <w:color w:val="000000" w:themeColor="text1"/>
                <w:lang w:val="en-US"/>
              </w:rPr>
            </w:pPr>
            <w:r w:rsidRPr="00887403">
              <w:rPr>
                <w:color w:val="000000" w:themeColor="text1"/>
                <w:lang w:val="en-US"/>
              </w:rPr>
              <w:t xml:space="preserve">Exercise </w:t>
            </w:r>
            <w:r w:rsidR="00182E01">
              <w:rPr>
                <w:color w:val="000000" w:themeColor="text1"/>
                <w:lang w:val="en-US"/>
              </w:rPr>
              <w:t>6</w:t>
            </w:r>
            <w:r w:rsidR="009F7E2A">
              <w:rPr>
                <w:color w:val="000000" w:themeColor="text1"/>
                <w:lang w:val="en-US"/>
              </w:rPr>
              <w:t xml:space="preserve">: </w:t>
            </w:r>
            <w:r w:rsidR="00182E01" w:rsidRPr="00182E01">
              <w:rPr>
                <w:color w:val="000000" w:themeColor="text1"/>
              </w:rPr>
              <w:t>Map algebra – raster processing tool</w:t>
            </w:r>
            <w:r w:rsidR="0006194E">
              <w:rPr>
                <w:color w:val="000000" w:themeColor="text1"/>
              </w:rPr>
              <w:t>s</w:t>
            </w:r>
          </w:p>
        </w:tc>
        <w:tc>
          <w:tcPr>
            <w:tcW w:w="1077" w:type="dxa"/>
            <w:vAlign w:val="center"/>
          </w:tcPr>
          <w:p w14:paraId="5C5FBF12" w14:textId="05FE5D14" w:rsidR="008101E9" w:rsidRPr="00887403" w:rsidRDefault="008101E9" w:rsidP="00353B20">
            <w:pPr>
              <w:jc w:val="center"/>
              <w:rPr>
                <w:color w:val="000000" w:themeColor="text1"/>
              </w:rPr>
            </w:pPr>
            <w:r w:rsidRPr="00887403">
              <w:rPr>
                <w:color w:val="000000" w:themeColor="text1"/>
              </w:rPr>
              <w:t>1</w:t>
            </w:r>
            <w:r w:rsidR="0006194E">
              <w:rPr>
                <w:color w:val="000000" w:themeColor="text1"/>
              </w:rPr>
              <w:t>2</w:t>
            </w:r>
          </w:p>
        </w:tc>
      </w:tr>
      <w:tr w:rsidR="008101E9" w:rsidRPr="00887403" w14:paraId="5A384E20" w14:textId="77777777" w:rsidTr="00353B20">
        <w:trPr>
          <w:trHeight w:val="964"/>
        </w:trPr>
        <w:tc>
          <w:tcPr>
            <w:tcW w:w="1097" w:type="dxa"/>
            <w:tcBorders>
              <w:bottom w:val="single" w:sz="4" w:space="0" w:color="auto"/>
            </w:tcBorders>
            <w:vAlign w:val="center"/>
          </w:tcPr>
          <w:p w14:paraId="7A9BC129" w14:textId="77777777" w:rsidR="008101E9" w:rsidRPr="00887403" w:rsidRDefault="008101E9" w:rsidP="00353B20">
            <w:pPr>
              <w:jc w:val="center"/>
              <w:rPr>
                <w:color w:val="000000" w:themeColor="text1"/>
              </w:rPr>
            </w:pPr>
            <w:r w:rsidRPr="00887403">
              <w:rPr>
                <w:color w:val="000000" w:themeColor="text1"/>
              </w:rPr>
              <w:t>Unit 3</w:t>
            </w:r>
          </w:p>
        </w:tc>
        <w:tc>
          <w:tcPr>
            <w:tcW w:w="8259" w:type="dxa"/>
            <w:tcBorders>
              <w:top w:val="single" w:sz="4" w:space="0" w:color="auto"/>
              <w:bottom w:val="single" w:sz="4" w:space="0" w:color="auto"/>
            </w:tcBorders>
            <w:vAlign w:val="center"/>
          </w:tcPr>
          <w:p w14:paraId="7559E4B0" w14:textId="4614374B" w:rsidR="0006194E" w:rsidRDefault="0006194E" w:rsidP="00830CA7">
            <w:pPr>
              <w:spacing w:line="276" w:lineRule="auto"/>
              <w:ind w:left="-44"/>
              <w:rPr>
                <w:color w:val="000000" w:themeColor="text1"/>
                <w:lang w:val="en-US"/>
              </w:rPr>
            </w:pPr>
            <w:r w:rsidRPr="00887403">
              <w:rPr>
                <w:color w:val="000000" w:themeColor="text1"/>
                <w:lang w:val="en-US"/>
              </w:rPr>
              <w:t xml:space="preserve">Exercise </w:t>
            </w:r>
            <w:r>
              <w:rPr>
                <w:color w:val="000000" w:themeColor="text1"/>
                <w:lang w:val="en-US"/>
              </w:rPr>
              <w:t xml:space="preserve">7: a) </w:t>
            </w:r>
            <w:r w:rsidRPr="00182E01">
              <w:rPr>
                <w:color w:val="000000" w:themeColor="text1"/>
              </w:rPr>
              <w:t>Methods of data analysis: Buffer</w:t>
            </w:r>
            <w:r>
              <w:rPr>
                <w:color w:val="000000" w:themeColor="text1"/>
              </w:rPr>
              <w:t xml:space="preserve"> analysis b)</w:t>
            </w:r>
            <w:r w:rsidR="00B93EC0">
              <w:rPr>
                <w:color w:val="000000" w:themeColor="text1"/>
              </w:rPr>
              <w:t xml:space="preserve"> </w:t>
            </w:r>
            <w:r w:rsidRPr="00182E01">
              <w:rPr>
                <w:color w:val="000000" w:themeColor="text1"/>
              </w:rPr>
              <w:t>surface interpolation</w:t>
            </w:r>
            <w:r>
              <w:rPr>
                <w:color w:val="000000" w:themeColor="text1"/>
              </w:rPr>
              <w:t>,</w:t>
            </w:r>
            <w:r w:rsidR="00830CA7">
              <w:rPr>
                <w:color w:val="000000" w:themeColor="text1"/>
              </w:rPr>
              <w:t xml:space="preserve"> </w:t>
            </w:r>
            <w:r w:rsidRPr="00182E01">
              <w:rPr>
                <w:color w:val="000000" w:themeColor="text1"/>
              </w:rPr>
              <w:t xml:space="preserve">reclassification </w:t>
            </w:r>
          </w:p>
          <w:p w14:paraId="6C3E6B1D" w14:textId="55569333" w:rsidR="00592865" w:rsidRDefault="00592865" w:rsidP="00592865">
            <w:pPr>
              <w:spacing w:line="276" w:lineRule="auto"/>
              <w:ind w:left="1440" w:hanging="1440"/>
              <w:rPr>
                <w:color w:val="000000" w:themeColor="text1"/>
                <w:lang w:val="en-US"/>
              </w:rPr>
            </w:pPr>
            <w:r w:rsidRPr="00887403">
              <w:rPr>
                <w:color w:val="000000" w:themeColor="text1"/>
                <w:lang w:val="en-US"/>
              </w:rPr>
              <w:t xml:space="preserve">Exercise </w:t>
            </w:r>
            <w:r>
              <w:rPr>
                <w:color w:val="000000" w:themeColor="text1"/>
                <w:lang w:val="en-US"/>
              </w:rPr>
              <w:t>8: Construction of Map scales: Simple, Comparative and Diagonal</w:t>
            </w:r>
          </w:p>
          <w:p w14:paraId="34CCA553" w14:textId="19F6EE76" w:rsidR="008101E9" w:rsidRPr="00887403" w:rsidRDefault="0006194E" w:rsidP="00592865">
            <w:pPr>
              <w:spacing w:line="276" w:lineRule="auto"/>
              <w:rPr>
                <w:color w:val="000000" w:themeColor="text1"/>
                <w:lang w:val="en-US"/>
              </w:rPr>
            </w:pPr>
            <w:r w:rsidRPr="00887403">
              <w:rPr>
                <w:color w:val="000000" w:themeColor="text1"/>
                <w:lang w:val="en-US"/>
              </w:rPr>
              <w:t xml:space="preserve">Exercise </w:t>
            </w:r>
            <w:r>
              <w:rPr>
                <w:color w:val="000000" w:themeColor="text1"/>
                <w:lang w:val="en-US"/>
              </w:rPr>
              <w:t xml:space="preserve">9: </w:t>
            </w:r>
            <w:r w:rsidRPr="00887403">
              <w:rPr>
                <w:color w:val="000000" w:themeColor="text1"/>
                <w:lang w:val="en-US"/>
              </w:rPr>
              <w:t>Construction of different types of map projection; Conical projection, Cylindrical Projection, Zenithal Projection</w:t>
            </w:r>
          </w:p>
        </w:tc>
        <w:tc>
          <w:tcPr>
            <w:tcW w:w="1077" w:type="dxa"/>
            <w:vAlign w:val="center"/>
          </w:tcPr>
          <w:p w14:paraId="29EF3E5D" w14:textId="287AA4BF" w:rsidR="008101E9" w:rsidRPr="00887403" w:rsidRDefault="008101E9" w:rsidP="00353B20">
            <w:pPr>
              <w:jc w:val="center"/>
              <w:rPr>
                <w:color w:val="000000" w:themeColor="text1"/>
              </w:rPr>
            </w:pPr>
            <w:r w:rsidRPr="00887403">
              <w:rPr>
                <w:color w:val="000000" w:themeColor="text1"/>
              </w:rPr>
              <w:t>1</w:t>
            </w:r>
            <w:r w:rsidR="0006194E">
              <w:rPr>
                <w:color w:val="000000" w:themeColor="text1"/>
              </w:rPr>
              <w:t>2</w:t>
            </w:r>
          </w:p>
        </w:tc>
      </w:tr>
      <w:tr w:rsidR="00592865" w:rsidRPr="00887403" w14:paraId="222DFCF6" w14:textId="77777777" w:rsidTr="00353B20">
        <w:trPr>
          <w:trHeight w:val="1307"/>
        </w:trPr>
        <w:tc>
          <w:tcPr>
            <w:tcW w:w="1097" w:type="dxa"/>
            <w:tcBorders>
              <w:bottom w:val="single" w:sz="4" w:space="0" w:color="auto"/>
            </w:tcBorders>
            <w:vAlign w:val="center"/>
          </w:tcPr>
          <w:p w14:paraId="3D1A0162" w14:textId="77777777" w:rsidR="00592865" w:rsidRPr="00887403" w:rsidRDefault="00592865" w:rsidP="00592865">
            <w:pPr>
              <w:rPr>
                <w:color w:val="000000" w:themeColor="text1"/>
              </w:rPr>
            </w:pPr>
            <w:r w:rsidRPr="00887403">
              <w:rPr>
                <w:color w:val="000000" w:themeColor="text1"/>
              </w:rPr>
              <w:t>Unit4</w:t>
            </w:r>
          </w:p>
        </w:tc>
        <w:tc>
          <w:tcPr>
            <w:tcW w:w="8259" w:type="dxa"/>
            <w:tcBorders>
              <w:top w:val="single" w:sz="4" w:space="0" w:color="auto"/>
              <w:bottom w:val="single" w:sz="4" w:space="0" w:color="auto"/>
            </w:tcBorders>
            <w:vAlign w:val="center"/>
          </w:tcPr>
          <w:p w14:paraId="7CACA70C" w14:textId="7767DC52" w:rsidR="00592865" w:rsidRPr="00887403" w:rsidRDefault="00592865" w:rsidP="00592865">
            <w:pPr>
              <w:spacing w:line="276" w:lineRule="auto"/>
              <w:rPr>
                <w:color w:val="000000" w:themeColor="text1"/>
                <w:lang w:val="en-US"/>
              </w:rPr>
            </w:pPr>
            <w:r w:rsidRPr="00887403">
              <w:rPr>
                <w:color w:val="000000" w:themeColor="text1"/>
                <w:lang w:val="en-US"/>
              </w:rPr>
              <w:t>Exercise 1</w:t>
            </w:r>
            <w:r>
              <w:rPr>
                <w:color w:val="000000" w:themeColor="text1"/>
                <w:lang w:val="en-US"/>
              </w:rPr>
              <w:t xml:space="preserve">0: </w:t>
            </w:r>
            <w:r w:rsidRPr="00887403">
              <w:rPr>
                <w:color w:val="000000" w:themeColor="text1"/>
                <w:lang w:val="en-US"/>
              </w:rPr>
              <w:t>Preparation of Base Map</w:t>
            </w:r>
          </w:p>
          <w:p w14:paraId="54B9F213" w14:textId="7445C73B" w:rsidR="00592865" w:rsidRPr="00887403" w:rsidRDefault="00592865" w:rsidP="00592865">
            <w:pPr>
              <w:spacing w:line="276" w:lineRule="auto"/>
              <w:jc w:val="both"/>
              <w:rPr>
                <w:bCs/>
                <w:color w:val="000000" w:themeColor="text1"/>
                <w:lang w:val="en-US"/>
              </w:rPr>
            </w:pPr>
            <w:r w:rsidRPr="00887403">
              <w:rPr>
                <w:color w:val="000000" w:themeColor="text1"/>
                <w:lang w:val="en-US"/>
              </w:rPr>
              <w:t>Exercise 1</w:t>
            </w:r>
            <w:r>
              <w:rPr>
                <w:color w:val="000000" w:themeColor="text1"/>
                <w:lang w:val="en-US"/>
              </w:rPr>
              <w:t xml:space="preserve">1: </w:t>
            </w:r>
            <w:r w:rsidRPr="00887403">
              <w:rPr>
                <w:color w:val="000000" w:themeColor="text1"/>
                <w:lang w:val="en-US"/>
              </w:rPr>
              <w:t>Designing, Symbolization, Pattern and Shading techniques</w:t>
            </w:r>
          </w:p>
        </w:tc>
        <w:tc>
          <w:tcPr>
            <w:tcW w:w="1077" w:type="dxa"/>
            <w:tcBorders>
              <w:bottom w:val="single" w:sz="4" w:space="0" w:color="auto"/>
            </w:tcBorders>
            <w:vAlign w:val="center"/>
          </w:tcPr>
          <w:p w14:paraId="7C88ABA6" w14:textId="4D269784" w:rsidR="00592865" w:rsidRPr="00887403" w:rsidRDefault="0006194E" w:rsidP="00592865">
            <w:pPr>
              <w:jc w:val="center"/>
              <w:rPr>
                <w:color w:val="000000" w:themeColor="text1"/>
              </w:rPr>
            </w:pPr>
            <w:r>
              <w:rPr>
                <w:color w:val="000000" w:themeColor="text1"/>
              </w:rPr>
              <w:t>4</w:t>
            </w:r>
          </w:p>
        </w:tc>
      </w:tr>
      <w:tr w:rsidR="00592865" w:rsidRPr="00887403" w14:paraId="0CDEEB7E" w14:textId="77777777" w:rsidTr="00353B20">
        <w:trPr>
          <w:trHeight w:val="271"/>
        </w:trPr>
        <w:tc>
          <w:tcPr>
            <w:tcW w:w="1097" w:type="dxa"/>
            <w:tcBorders>
              <w:top w:val="single" w:sz="4" w:space="0" w:color="auto"/>
            </w:tcBorders>
            <w:vAlign w:val="center"/>
          </w:tcPr>
          <w:p w14:paraId="594E345F" w14:textId="77777777" w:rsidR="00592865" w:rsidRPr="00887403" w:rsidRDefault="00592865" w:rsidP="00592865">
            <w:pPr>
              <w:rPr>
                <w:color w:val="000000" w:themeColor="text1"/>
              </w:rPr>
            </w:pPr>
          </w:p>
        </w:tc>
        <w:tc>
          <w:tcPr>
            <w:tcW w:w="8259" w:type="dxa"/>
            <w:tcBorders>
              <w:top w:val="single" w:sz="4" w:space="0" w:color="auto"/>
              <w:bottom w:val="single" w:sz="4" w:space="0" w:color="auto"/>
            </w:tcBorders>
            <w:vAlign w:val="center"/>
          </w:tcPr>
          <w:p w14:paraId="283BF389" w14:textId="77777777" w:rsidR="00592865" w:rsidRPr="00887403" w:rsidRDefault="00592865" w:rsidP="00592865">
            <w:pPr>
              <w:spacing w:line="276" w:lineRule="auto"/>
              <w:jc w:val="both"/>
              <w:rPr>
                <w:color w:val="000000" w:themeColor="text1"/>
                <w:lang w:val="en-US"/>
              </w:rPr>
            </w:pPr>
          </w:p>
        </w:tc>
        <w:tc>
          <w:tcPr>
            <w:tcW w:w="1077" w:type="dxa"/>
            <w:tcBorders>
              <w:top w:val="single" w:sz="4" w:space="0" w:color="auto"/>
            </w:tcBorders>
            <w:vAlign w:val="center"/>
          </w:tcPr>
          <w:p w14:paraId="1EFA8C23" w14:textId="106962C0" w:rsidR="00592865" w:rsidRPr="00887403" w:rsidRDefault="00592865" w:rsidP="00592865">
            <w:pPr>
              <w:jc w:val="center"/>
              <w:rPr>
                <w:color w:val="000000" w:themeColor="text1"/>
              </w:rPr>
            </w:pPr>
            <w:r w:rsidRPr="00887403">
              <w:rPr>
                <w:color w:val="000000" w:themeColor="text1"/>
              </w:rPr>
              <w:t>4</w:t>
            </w:r>
            <w:r w:rsidR="0006194E">
              <w:rPr>
                <w:color w:val="000000" w:themeColor="text1"/>
              </w:rPr>
              <w:t>0</w:t>
            </w:r>
            <w:r w:rsidRPr="00887403">
              <w:rPr>
                <w:color w:val="000000" w:themeColor="text1"/>
              </w:rPr>
              <w:t xml:space="preserve"> </w:t>
            </w:r>
          </w:p>
        </w:tc>
      </w:tr>
    </w:tbl>
    <w:p w14:paraId="5EFCECE8" w14:textId="77777777" w:rsidR="008101E9" w:rsidRPr="00887403" w:rsidRDefault="008101E9" w:rsidP="008101E9">
      <w:pPr>
        <w:autoSpaceDE w:val="0"/>
        <w:autoSpaceDN w:val="0"/>
        <w:adjustRightInd w:val="0"/>
        <w:rPr>
          <w:rFonts w:eastAsia="CIDFont+F1"/>
          <w:color w:val="000000" w:themeColor="text1"/>
          <w:lang w:val="en-US" w:eastAsia="en-US"/>
        </w:rPr>
      </w:pPr>
    </w:p>
    <w:p w14:paraId="28195999" w14:textId="77777777" w:rsidR="008101E9" w:rsidRPr="00887403" w:rsidRDefault="008101E9" w:rsidP="008101E9">
      <w:pPr>
        <w:autoSpaceDE w:val="0"/>
        <w:autoSpaceDN w:val="0"/>
        <w:adjustRightInd w:val="0"/>
        <w:rPr>
          <w:rFonts w:eastAsia="CIDFont+F1"/>
          <w:color w:val="000000" w:themeColor="text1"/>
          <w:lang w:val="en-US" w:eastAsia="en-US"/>
        </w:rPr>
      </w:pPr>
    </w:p>
    <w:p w14:paraId="26A369A0" w14:textId="77777777" w:rsidR="00B10480" w:rsidRDefault="00B10480" w:rsidP="008101E9">
      <w:pPr>
        <w:autoSpaceDE w:val="0"/>
        <w:autoSpaceDN w:val="0"/>
        <w:adjustRightInd w:val="0"/>
        <w:rPr>
          <w:rFonts w:eastAsia="CIDFont+F1"/>
          <w:b/>
          <w:color w:val="000000" w:themeColor="text1"/>
          <w:lang w:val="en-US" w:eastAsia="en-US"/>
        </w:rPr>
      </w:pPr>
    </w:p>
    <w:p w14:paraId="3ED9C2DF" w14:textId="77777777" w:rsidR="00B10480" w:rsidRDefault="00B10480" w:rsidP="008101E9">
      <w:pPr>
        <w:autoSpaceDE w:val="0"/>
        <w:autoSpaceDN w:val="0"/>
        <w:adjustRightInd w:val="0"/>
        <w:rPr>
          <w:rFonts w:eastAsia="CIDFont+F1"/>
          <w:b/>
          <w:color w:val="000000" w:themeColor="text1"/>
          <w:lang w:val="en-US" w:eastAsia="en-US"/>
        </w:rPr>
      </w:pPr>
    </w:p>
    <w:p w14:paraId="6F8F09D6" w14:textId="6617EC86" w:rsidR="008101E9" w:rsidRPr="00887403" w:rsidRDefault="008101E9" w:rsidP="008101E9">
      <w:pPr>
        <w:autoSpaceDE w:val="0"/>
        <w:autoSpaceDN w:val="0"/>
        <w:adjustRightInd w:val="0"/>
        <w:rPr>
          <w:rFonts w:eastAsia="CIDFont+F1"/>
          <w:b/>
          <w:color w:val="000000" w:themeColor="text1"/>
          <w:lang w:val="en-US" w:eastAsia="en-US"/>
        </w:rPr>
      </w:pPr>
      <w:r w:rsidRPr="00887403">
        <w:rPr>
          <w:rFonts w:eastAsia="CIDFont+F1"/>
          <w:b/>
          <w:color w:val="000000" w:themeColor="text1"/>
          <w:lang w:val="en-US" w:eastAsia="en-US"/>
        </w:rPr>
        <w:lastRenderedPageBreak/>
        <w:t xml:space="preserve">Books Recommended </w:t>
      </w:r>
    </w:p>
    <w:p w14:paraId="5D794CFA" w14:textId="77777777" w:rsidR="008101E9" w:rsidRPr="00887403" w:rsidRDefault="008101E9" w:rsidP="008101E9">
      <w:pPr>
        <w:autoSpaceDE w:val="0"/>
        <w:autoSpaceDN w:val="0"/>
        <w:adjustRightInd w:val="0"/>
        <w:rPr>
          <w:rFonts w:eastAsia="CIDFont+F1"/>
          <w:color w:val="000000" w:themeColor="text1"/>
          <w:lang w:val="en-US" w:eastAsia="en-US"/>
        </w:rPr>
      </w:pPr>
    </w:p>
    <w:p w14:paraId="118B04F0"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1. Date, C.J., 1995 : An Introduction to Data Base System, 6th edition, Reading Messachusetts; Adderson Werley.</w:t>
      </w:r>
    </w:p>
    <w:p w14:paraId="1D49372B"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2. Fraser Taylor, D.R., (ed.), 1980 : Progress in Contemporary Cartography, John Wiley, Chichester U.K.</w:t>
      </w:r>
    </w:p>
    <w:p w14:paraId="1CD62724"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3. Fraser Taylor, D.R., (ed.), 1983 : Graphic Communication and Design in Contemporary Cartography, John Wiley &amp; Sons Ltd. New York.</w:t>
      </w:r>
    </w:p>
    <w:p w14:paraId="5EA86498"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4. Jones, C., 1997 : Geographic Information Systems and Computer Cartography, Longman, London.</w:t>
      </w:r>
    </w:p>
    <w:p w14:paraId="7D281739"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5. Kraak, M-J., and Ormeling, F., 2004: Cartography: Visualization of Geospatial Data, Pearson Education.</w:t>
      </w:r>
    </w:p>
    <w:p w14:paraId="060FD727" w14:textId="77777777" w:rsidR="008101E9" w:rsidRPr="00887403" w:rsidRDefault="008101E9" w:rsidP="008101E9">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6. Misra, R.P., et al 2014: Fundamentals of Cartography, Concept Publishers, Delhi.</w:t>
      </w:r>
    </w:p>
    <w:p w14:paraId="28BDA6F2" w14:textId="77777777" w:rsidR="008101E9" w:rsidRPr="00887403" w:rsidRDefault="008101E9" w:rsidP="008101E9">
      <w:pPr>
        <w:autoSpaceDE w:val="0"/>
        <w:autoSpaceDN w:val="0"/>
        <w:adjustRightInd w:val="0"/>
        <w:rPr>
          <w:rFonts w:eastAsia="CIDFont+F1"/>
          <w:color w:val="000000" w:themeColor="text1"/>
          <w:lang w:val="en-US" w:eastAsia="en-US"/>
        </w:rPr>
      </w:pPr>
    </w:p>
    <w:p w14:paraId="1E479562" w14:textId="77777777" w:rsidR="008101E9" w:rsidRDefault="008101E9">
      <w:pPr>
        <w:spacing w:after="160" w:line="259" w:lineRule="auto"/>
        <w:rPr>
          <w:rFonts w:ascii="Cambria" w:eastAsia="Calibri" w:hAnsi="Cambria" w:cs="Arial"/>
          <w:sz w:val="22"/>
          <w:szCs w:val="22"/>
          <w:lang w:val="en-US" w:eastAsia="en-IN"/>
        </w:rPr>
      </w:pPr>
    </w:p>
    <w:p w14:paraId="39AB5F3F" w14:textId="77777777" w:rsidR="008101E9" w:rsidRDefault="008101E9" w:rsidP="008101E9">
      <w:pPr>
        <w:spacing w:after="160" w:line="259" w:lineRule="auto"/>
        <w:rPr>
          <w:b/>
          <w:bCs/>
          <w:color w:val="000000" w:themeColor="text1"/>
        </w:rPr>
      </w:pPr>
    </w:p>
    <w:p w14:paraId="49D8A14B" w14:textId="77777777" w:rsidR="00D45FD6" w:rsidRDefault="00D45FD6" w:rsidP="008101E9">
      <w:pPr>
        <w:spacing w:after="160" w:line="259" w:lineRule="auto"/>
        <w:rPr>
          <w:b/>
          <w:bCs/>
          <w:color w:val="000000" w:themeColor="text1"/>
        </w:rPr>
      </w:pPr>
    </w:p>
    <w:p w14:paraId="0F088359" w14:textId="77777777" w:rsidR="00D45FD6" w:rsidRDefault="00D45FD6" w:rsidP="008101E9">
      <w:pPr>
        <w:spacing w:after="160" w:line="259" w:lineRule="auto"/>
        <w:rPr>
          <w:b/>
          <w:bCs/>
          <w:color w:val="000000" w:themeColor="text1"/>
        </w:rPr>
      </w:pPr>
    </w:p>
    <w:p w14:paraId="26933D65" w14:textId="77777777" w:rsidR="00D45FD6" w:rsidRDefault="00D45FD6" w:rsidP="008101E9">
      <w:pPr>
        <w:spacing w:after="160" w:line="259" w:lineRule="auto"/>
        <w:rPr>
          <w:b/>
          <w:bCs/>
          <w:color w:val="000000" w:themeColor="text1"/>
        </w:rPr>
      </w:pPr>
    </w:p>
    <w:p w14:paraId="1B57CF97" w14:textId="77777777" w:rsidR="00D45FD6" w:rsidRDefault="00D45FD6" w:rsidP="008101E9">
      <w:pPr>
        <w:spacing w:after="160" w:line="259" w:lineRule="auto"/>
        <w:rPr>
          <w:b/>
          <w:bCs/>
          <w:color w:val="000000" w:themeColor="text1"/>
        </w:rPr>
      </w:pPr>
    </w:p>
    <w:p w14:paraId="75563514" w14:textId="77777777" w:rsidR="00D45FD6" w:rsidRDefault="00D45FD6" w:rsidP="008101E9">
      <w:pPr>
        <w:spacing w:after="160" w:line="259" w:lineRule="auto"/>
        <w:rPr>
          <w:b/>
          <w:bCs/>
          <w:color w:val="000000" w:themeColor="text1"/>
        </w:rPr>
      </w:pPr>
    </w:p>
    <w:p w14:paraId="1ED8A185" w14:textId="77777777" w:rsidR="00D45FD6" w:rsidRDefault="00D45FD6" w:rsidP="008101E9">
      <w:pPr>
        <w:spacing w:after="160" w:line="259" w:lineRule="auto"/>
        <w:rPr>
          <w:b/>
          <w:bCs/>
          <w:color w:val="000000" w:themeColor="text1"/>
        </w:rPr>
      </w:pPr>
    </w:p>
    <w:p w14:paraId="1374C835" w14:textId="77777777" w:rsidR="00D45FD6" w:rsidRDefault="00D45FD6" w:rsidP="008101E9">
      <w:pPr>
        <w:spacing w:after="160" w:line="259" w:lineRule="auto"/>
        <w:rPr>
          <w:b/>
          <w:bCs/>
          <w:color w:val="000000" w:themeColor="text1"/>
        </w:rPr>
      </w:pPr>
    </w:p>
    <w:p w14:paraId="3825B5EF" w14:textId="77777777" w:rsidR="00D45FD6" w:rsidRDefault="00D45FD6" w:rsidP="008101E9">
      <w:pPr>
        <w:spacing w:after="160" w:line="259" w:lineRule="auto"/>
        <w:rPr>
          <w:b/>
          <w:bCs/>
          <w:color w:val="000000" w:themeColor="text1"/>
        </w:rPr>
      </w:pPr>
    </w:p>
    <w:p w14:paraId="2BD9469B" w14:textId="77777777" w:rsidR="00D45FD6" w:rsidRDefault="00D45FD6" w:rsidP="008101E9">
      <w:pPr>
        <w:spacing w:after="160" w:line="259" w:lineRule="auto"/>
        <w:rPr>
          <w:b/>
          <w:bCs/>
          <w:color w:val="000000" w:themeColor="text1"/>
        </w:rPr>
      </w:pPr>
    </w:p>
    <w:p w14:paraId="62B39A3E" w14:textId="77777777" w:rsidR="00D45FD6" w:rsidRDefault="00D45FD6" w:rsidP="008101E9">
      <w:pPr>
        <w:spacing w:after="160" w:line="259" w:lineRule="auto"/>
        <w:rPr>
          <w:b/>
          <w:bCs/>
          <w:color w:val="000000" w:themeColor="text1"/>
        </w:rPr>
      </w:pPr>
    </w:p>
    <w:p w14:paraId="3AF14B6A" w14:textId="77777777" w:rsidR="00D45FD6" w:rsidRDefault="00D45FD6" w:rsidP="008101E9">
      <w:pPr>
        <w:spacing w:after="160" w:line="259" w:lineRule="auto"/>
        <w:rPr>
          <w:b/>
          <w:bCs/>
          <w:color w:val="000000" w:themeColor="text1"/>
        </w:rPr>
      </w:pPr>
    </w:p>
    <w:p w14:paraId="1576E2D9" w14:textId="77777777" w:rsidR="00D45FD6" w:rsidRDefault="00D45FD6" w:rsidP="008101E9">
      <w:pPr>
        <w:spacing w:after="160" w:line="259" w:lineRule="auto"/>
        <w:rPr>
          <w:b/>
          <w:bCs/>
          <w:color w:val="000000" w:themeColor="text1"/>
        </w:rPr>
      </w:pPr>
    </w:p>
    <w:p w14:paraId="705A7799" w14:textId="77777777" w:rsidR="00D45FD6" w:rsidRDefault="00D45FD6" w:rsidP="008101E9">
      <w:pPr>
        <w:spacing w:after="160" w:line="259" w:lineRule="auto"/>
        <w:rPr>
          <w:b/>
          <w:bCs/>
          <w:color w:val="000000" w:themeColor="text1"/>
        </w:rPr>
      </w:pPr>
    </w:p>
    <w:p w14:paraId="14DB691E" w14:textId="77777777" w:rsidR="00D45FD6" w:rsidRDefault="00D45FD6" w:rsidP="008101E9">
      <w:pPr>
        <w:spacing w:after="160" w:line="259" w:lineRule="auto"/>
        <w:rPr>
          <w:b/>
          <w:bCs/>
          <w:color w:val="000000" w:themeColor="text1"/>
        </w:rPr>
      </w:pPr>
    </w:p>
    <w:p w14:paraId="353145C7" w14:textId="77777777" w:rsidR="00D45FD6" w:rsidRDefault="00D45FD6" w:rsidP="008101E9">
      <w:pPr>
        <w:spacing w:after="160" w:line="259" w:lineRule="auto"/>
        <w:rPr>
          <w:b/>
          <w:bCs/>
          <w:color w:val="000000" w:themeColor="text1"/>
        </w:rPr>
      </w:pPr>
    </w:p>
    <w:p w14:paraId="69A721F7" w14:textId="77777777" w:rsidR="00D45FD6" w:rsidRDefault="00D45FD6" w:rsidP="008101E9">
      <w:pPr>
        <w:spacing w:after="160" w:line="259" w:lineRule="auto"/>
        <w:rPr>
          <w:b/>
          <w:bCs/>
          <w:color w:val="000000" w:themeColor="text1"/>
        </w:rPr>
      </w:pPr>
    </w:p>
    <w:p w14:paraId="5F49C3A9" w14:textId="77777777" w:rsidR="00D45FD6" w:rsidRDefault="00D45FD6" w:rsidP="008101E9">
      <w:pPr>
        <w:spacing w:after="160" w:line="259" w:lineRule="auto"/>
        <w:rPr>
          <w:b/>
          <w:bCs/>
          <w:color w:val="000000" w:themeColor="text1"/>
        </w:rPr>
      </w:pPr>
    </w:p>
    <w:p w14:paraId="65412671" w14:textId="77777777" w:rsidR="00D45FD6" w:rsidRDefault="00D45FD6" w:rsidP="008101E9">
      <w:pPr>
        <w:spacing w:after="160" w:line="259" w:lineRule="auto"/>
        <w:rPr>
          <w:b/>
          <w:bCs/>
          <w:color w:val="000000" w:themeColor="text1"/>
        </w:rPr>
      </w:pPr>
    </w:p>
    <w:p w14:paraId="5688FC1B" w14:textId="77777777" w:rsidR="00D45FD6" w:rsidRDefault="00D45FD6" w:rsidP="008101E9">
      <w:pPr>
        <w:spacing w:after="160" w:line="259" w:lineRule="auto"/>
        <w:rPr>
          <w:b/>
          <w:bCs/>
          <w:color w:val="000000" w:themeColor="text1"/>
        </w:rPr>
      </w:pPr>
    </w:p>
    <w:p w14:paraId="0E27EDB5" w14:textId="77777777" w:rsidR="00D45FD6" w:rsidRDefault="00D45FD6" w:rsidP="008101E9">
      <w:pPr>
        <w:spacing w:after="160" w:line="259" w:lineRule="auto"/>
        <w:rPr>
          <w:b/>
          <w:bCs/>
          <w:color w:val="000000" w:themeColor="text1"/>
        </w:rPr>
      </w:pPr>
    </w:p>
    <w:p w14:paraId="4C8A8119" w14:textId="77777777" w:rsidR="00D45FD6" w:rsidRDefault="00D45FD6" w:rsidP="008101E9">
      <w:pPr>
        <w:spacing w:after="160" w:line="259" w:lineRule="auto"/>
        <w:rPr>
          <w:b/>
          <w:bCs/>
          <w:color w:val="000000" w:themeColor="text1"/>
        </w:rPr>
      </w:pPr>
    </w:p>
    <w:p w14:paraId="7DCCA709" w14:textId="77777777" w:rsidR="00D45FD6" w:rsidRDefault="00D45FD6" w:rsidP="008101E9">
      <w:pPr>
        <w:spacing w:after="160" w:line="259" w:lineRule="auto"/>
        <w:rPr>
          <w:b/>
          <w:bCs/>
          <w:color w:val="000000" w:themeColor="text1"/>
        </w:rPr>
      </w:pPr>
    </w:p>
    <w:p w14:paraId="054EF5AD" w14:textId="77777777" w:rsidR="00D45FD6" w:rsidRDefault="00D45FD6" w:rsidP="008101E9">
      <w:pPr>
        <w:spacing w:after="160" w:line="259" w:lineRule="auto"/>
        <w:rPr>
          <w:b/>
          <w:bCs/>
          <w:color w:val="000000" w:themeColor="text1"/>
        </w:rPr>
      </w:pPr>
    </w:p>
    <w:p w14:paraId="5ABE69C0" w14:textId="77777777" w:rsidR="00BE489B" w:rsidRDefault="00BE489B" w:rsidP="00BE489B">
      <w:pPr>
        <w:widowControl w:val="0"/>
        <w:autoSpaceDE w:val="0"/>
        <w:autoSpaceDN w:val="0"/>
        <w:spacing w:before="120"/>
        <w:ind w:left="720"/>
        <w:jc w:val="both"/>
        <w:rPr>
          <w:rFonts w:ascii="Cambria" w:hAnsi="Cambria"/>
          <w:color w:val="000000"/>
          <w:sz w:val="22"/>
          <w:szCs w:val="22"/>
        </w:rPr>
      </w:pPr>
    </w:p>
    <w:p w14:paraId="50520AD0" w14:textId="76063190" w:rsidR="00796D69" w:rsidRPr="00202747" w:rsidRDefault="00107669" w:rsidP="00202747">
      <w:pPr>
        <w:widowControl w:val="0"/>
        <w:tabs>
          <w:tab w:val="left" w:pos="180"/>
          <w:tab w:val="left" w:pos="840"/>
        </w:tabs>
        <w:autoSpaceDE w:val="0"/>
        <w:autoSpaceDN w:val="0"/>
        <w:spacing w:line="276" w:lineRule="auto"/>
        <w:jc w:val="center"/>
        <w:rPr>
          <w:rFonts w:ascii="Cambria" w:eastAsia="TimesNewRomanPSMT" w:hAnsi="Cambria"/>
          <w:color w:val="000000" w:themeColor="text1"/>
          <w:sz w:val="22"/>
          <w:szCs w:val="22"/>
          <w:lang w:val="en-US"/>
        </w:rPr>
      </w:pPr>
      <w:r w:rsidRPr="00BE489B">
        <w:rPr>
          <w:rFonts w:ascii="Cambria" w:hAnsi="Cambria"/>
          <w:b/>
          <w:bCs/>
          <w:color w:val="000000" w:themeColor="text1"/>
          <w:sz w:val="28"/>
          <w:szCs w:val="28"/>
        </w:rPr>
        <w:lastRenderedPageBreak/>
        <w:t>Semester-II</w:t>
      </w:r>
    </w:p>
    <w:p w14:paraId="614DB62E" w14:textId="77777777" w:rsidR="00561126" w:rsidRPr="00647245" w:rsidRDefault="00561126" w:rsidP="00561126">
      <w:pPr>
        <w:autoSpaceDE w:val="0"/>
        <w:autoSpaceDN w:val="0"/>
        <w:adjustRightInd w:val="0"/>
        <w:rPr>
          <w:rFonts w:ascii="Cambria" w:eastAsia="CIDFont+F1" w:hAnsi="Cambria"/>
          <w:sz w:val="22"/>
          <w:szCs w:val="22"/>
          <w:lang w:val="en-US" w:eastAsia="en-US"/>
        </w:rPr>
      </w:pPr>
    </w:p>
    <w:tbl>
      <w:tblPr>
        <w:tblStyle w:val="TableGrid"/>
        <w:tblW w:w="10429" w:type="dxa"/>
        <w:tblInd w:w="108" w:type="dxa"/>
        <w:tblLook w:val="04A0" w:firstRow="1" w:lastRow="0" w:firstColumn="1" w:lastColumn="0" w:noHBand="0" w:noVBand="1"/>
      </w:tblPr>
      <w:tblGrid>
        <w:gridCol w:w="1018"/>
        <w:gridCol w:w="7941"/>
        <w:gridCol w:w="1470"/>
      </w:tblGrid>
      <w:tr w:rsidR="00561126" w:rsidRPr="00647245" w14:paraId="22C66F86" w14:textId="77777777" w:rsidTr="00DE25B1">
        <w:trPr>
          <w:trHeight w:val="1035"/>
        </w:trPr>
        <w:tc>
          <w:tcPr>
            <w:tcW w:w="1018" w:type="dxa"/>
            <w:vAlign w:val="center"/>
          </w:tcPr>
          <w:p w14:paraId="7D52F995" w14:textId="77777777" w:rsidR="00561126" w:rsidRPr="00647245" w:rsidRDefault="00561126" w:rsidP="00D54E58">
            <w:pPr>
              <w:jc w:val="center"/>
              <w:rPr>
                <w:rFonts w:ascii="Cambria" w:hAnsi="Cambria"/>
                <w:b/>
              </w:rPr>
            </w:pPr>
            <w:r w:rsidRPr="00647245">
              <w:rPr>
                <w:rFonts w:ascii="Cambria" w:hAnsi="Cambria"/>
                <w:b/>
              </w:rPr>
              <w:t>Paper I</w:t>
            </w:r>
          </w:p>
          <w:p w14:paraId="733DBCD1" w14:textId="77777777" w:rsidR="00561126" w:rsidRPr="00647245" w:rsidRDefault="00561126" w:rsidP="00D54E58">
            <w:pPr>
              <w:jc w:val="center"/>
              <w:rPr>
                <w:rFonts w:ascii="Cambria" w:hAnsi="Cambria"/>
                <w:b/>
              </w:rPr>
            </w:pPr>
            <w:r w:rsidRPr="00647245">
              <w:rPr>
                <w:rFonts w:ascii="Cambria" w:hAnsi="Cambria"/>
                <w:b/>
              </w:rPr>
              <w:t>Core Course</w:t>
            </w:r>
          </w:p>
        </w:tc>
        <w:tc>
          <w:tcPr>
            <w:tcW w:w="7941" w:type="dxa"/>
            <w:vAlign w:val="center"/>
          </w:tcPr>
          <w:p w14:paraId="22818926" w14:textId="1CD2DA6F" w:rsidR="00561126" w:rsidRPr="00647245" w:rsidRDefault="00561126" w:rsidP="00D54E58">
            <w:pPr>
              <w:jc w:val="center"/>
              <w:rPr>
                <w:rFonts w:ascii="Cambria" w:hAnsi="Cambria"/>
                <w:b/>
                <w:bCs/>
                <w:color w:val="000000" w:themeColor="text1"/>
              </w:rPr>
            </w:pPr>
            <w:r>
              <w:rPr>
                <w:rFonts w:ascii="Cambria" w:hAnsi="Cambria"/>
                <w:b/>
                <w:bCs/>
                <w:color w:val="000000" w:themeColor="text1"/>
              </w:rPr>
              <w:t>DIGITAL IMAGE PROCESSING</w:t>
            </w:r>
          </w:p>
          <w:p w14:paraId="5E774DF2" w14:textId="14DF0AB1" w:rsidR="00561126" w:rsidRPr="00647245" w:rsidRDefault="00561126"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383914">
              <w:rPr>
                <w:rFonts w:ascii="Cambria" w:hAnsi="Cambria"/>
                <w:b/>
                <w:bCs/>
                <w:color w:val="000000" w:themeColor="text1"/>
              </w:rPr>
              <w:t>3</w:t>
            </w:r>
            <w:r w:rsidR="00383914" w:rsidRPr="00647245">
              <w:rPr>
                <w:rFonts w:ascii="Cambria" w:hAnsi="Cambria"/>
                <w:b/>
                <w:bCs/>
                <w:color w:val="000000" w:themeColor="text1"/>
              </w:rPr>
              <w:t>-</w:t>
            </w:r>
            <w:r w:rsidR="00383914">
              <w:rPr>
                <w:rFonts w:ascii="Cambria" w:hAnsi="Cambria"/>
                <w:b/>
                <w:bCs/>
                <w:color w:val="000000" w:themeColor="text1"/>
              </w:rPr>
              <w:t>1</w:t>
            </w:r>
            <w:r w:rsidR="00383914" w:rsidRPr="00647245">
              <w:rPr>
                <w:rFonts w:ascii="Cambria" w:hAnsi="Cambria"/>
                <w:b/>
                <w:bCs/>
                <w:color w:val="000000" w:themeColor="text1"/>
              </w:rPr>
              <w:t>-</w:t>
            </w:r>
            <w:r w:rsidR="00383914">
              <w:rPr>
                <w:rFonts w:ascii="Cambria" w:hAnsi="Cambria"/>
                <w:b/>
                <w:bCs/>
                <w:color w:val="000000" w:themeColor="text1"/>
              </w:rPr>
              <w:t>0-4</w:t>
            </w:r>
            <w:r w:rsidRPr="00647245">
              <w:rPr>
                <w:rFonts w:ascii="Cambria" w:hAnsi="Cambria"/>
                <w:b/>
                <w:bCs/>
                <w:color w:val="000000" w:themeColor="text1"/>
              </w:rPr>
              <w:tab/>
              <w:t xml:space="preserve">  Credit Units: 4             Scheme of Evaluation: (T</w:t>
            </w:r>
            <w:r>
              <w:rPr>
                <w:rFonts w:ascii="Cambria" w:hAnsi="Cambria"/>
                <w:b/>
                <w:bCs/>
                <w:color w:val="000000" w:themeColor="text1"/>
              </w:rPr>
              <w:t>+P</w:t>
            </w:r>
            <w:r w:rsidRPr="00647245">
              <w:rPr>
                <w:rFonts w:ascii="Cambria" w:hAnsi="Cambria"/>
                <w:b/>
                <w:bCs/>
                <w:color w:val="000000" w:themeColor="text1"/>
              </w:rPr>
              <w:t>)</w:t>
            </w:r>
          </w:p>
        </w:tc>
        <w:tc>
          <w:tcPr>
            <w:tcW w:w="1470" w:type="dxa"/>
            <w:vAlign w:val="center"/>
          </w:tcPr>
          <w:p w14:paraId="21F62045" w14:textId="77777777" w:rsidR="00561126" w:rsidRPr="00647245" w:rsidRDefault="00561126" w:rsidP="00D54E58">
            <w:pPr>
              <w:jc w:val="center"/>
              <w:rPr>
                <w:rFonts w:ascii="Cambria" w:hAnsi="Cambria"/>
                <w:b/>
                <w:bCs/>
                <w:color w:val="000000" w:themeColor="text1"/>
              </w:rPr>
            </w:pPr>
            <w:r w:rsidRPr="00647245">
              <w:rPr>
                <w:rFonts w:ascii="Cambria" w:hAnsi="Cambria"/>
                <w:b/>
                <w:bCs/>
                <w:color w:val="000000" w:themeColor="text1"/>
              </w:rPr>
              <w:t>Subject Code:</w:t>
            </w:r>
          </w:p>
          <w:p w14:paraId="7A40CB5C" w14:textId="7006F26E" w:rsidR="00561126"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 xml:space="preserve">GEOI164C </w:t>
            </w:r>
            <w:r w:rsidR="00561126">
              <w:rPr>
                <w:rFonts w:ascii="Cambria" w:hAnsi="Cambria"/>
                <w:b/>
                <w:bCs/>
                <w:color w:val="000000" w:themeColor="text1"/>
              </w:rPr>
              <w:t>2</w:t>
            </w:r>
            <w:r w:rsidR="00561126" w:rsidRPr="00647245">
              <w:rPr>
                <w:rFonts w:ascii="Cambria" w:hAnsi="Cambria"/>
                <w:b/>
                <w:bCs/>
                <w:color w:val="000000" w:themeColor="text1"/>
              </w:rPr>
              <w:t>01</w:t>
            </w:r>
          </w:p>
        </w:tc>
      </w:tr>
    </w:tbl>
    <w:p w14:paraId="31B13F1F" w14:textId="77777777" w:rsidR="00561126" w:rsidRPr="00647245" w:rsidRDefault="00561126" w:rsidP="00561126">
      <w:pPr>
        <w:widowControl w:val="0"/>
        <w:tabs>
          <w:tab w:val="left" w:pos="840"/>
        </w:tabs>
        <w:autoSpaceDE w:val="0"/>
        <w:autoSpaceDN w:val="0"/>
        <w:spacing w:line="276" w:lineRule="auto"/>
        <w:jc w:val="both"/>
        <w:rPr>
          <w:rFonts w:ascii="Cambria" w:hAnsi="Cambria"/>
          <w:color w:val="000000" w:themeColor="text1"/>
          <w:sz w:val="22"/>
          <w:szCs w:val="22"/>
        </w:rPr>
      </w:pPr>
    </w:p>
    <w:p w14:paraId="44CE5285" w14:textId="76912453" w:rsidR="00CD068A" w:rsidRPr="00BF4696" w:rsidRDefault="00CD068A" w:rsidP="00CD068A">
      <w:pPr>
        <w:widowControl w:val="0"/>
        <w:autoSpaceDE w:val="0"/>
        <w:autoSpaceDN w:val="0"/>
        <w:rPr>
          <w:rFonts w:ascii="Cambria" w:eastAsia="TimesNewRomanPSMT" w:hAnsi="Cambria"/>
          <w:i/>
          <w:iCs/>
          <w:sz w:val="22"/>
          <w:szCs w:val="22"/>
        </w:rPr>
      </w:pPr>
      <w:r w:rsidRPr="00BF4696">
        <w:rPr>
          <w:rFonts w:ascii="Cambria" w:eastAsia="TimesNewRomanPS-BoldMT" w:hAnsi="Cambria"/>
          <w:b/>
          <w:sz w:val="22"/>
          <w:szCs w:val="22"/>
        </w:rPr>
        <w:t xml:space="preserve">Course Objectives: </w:t>
      </w:r>
      <w:r w:rsidRPr="00BF4696">
        <w:rPr>
          <w:rFonts w:ascii="Cambria" w:eastAsia="TimesNewRomanPSMT" w:hAnsi="Cambria"/>
          <w:i/>
          <w:iCs/>
          <w:sz w:val="22"/>
          <w:szCs w:val="22"/>
        </w:rPr>
        <w:t xml:space="preserve">The course aims to explain the </w:t>
      </w:r>
      <w:r>
        <w:rPr>
          <w:rFonts w:ascii="Cambria" w:eastAsia="TimesNewRomanPSMT" w:hAnsi="Cambria"/>
          <w:i/>
          <w:iCs/>
          <w:sz w:val="22"/>
          <w:szCs w:val="22"/>
        </w:rPr>
        <w:t xml:space="preserve">digital image processing system </w:t>
      </w:r>
      <w:r w:rsidRPr="00BF4696">
        <w:rPr>
          <w:rFonts w:ascii="Cambria" w:eastAsia="TimesNewRomanPSMT" w:hAnsi="Cambria"/>
          <w:i/>
          <w:iCs/>
          <w:sz w:val="22"/>
          <w:szCs w:val="22"/>
        </w:rPr>
        <w:t xml:space="preserve">and analysing resources and infrastructure using Geospatial Technologies and develop </w:t>
      </w:r>
      <w:r>
        <w:rPr>
          <w:rFonts w:ascii="Cambria" w:eastAsia="TimesNewRomanPSMT" w:hAnsi="Cambria"/>
          <w:i/>
          <w:iCs/>
          <w:sz w:val="22"/>
          <w:szCs w:val="22"/>
        </w:rPr>
        <w:t xml:space="preserve">practical </w:t>
      </w:r>
      <w:r w:rsidRPr="00BF4696">
        <w:rPr>
          <w:rFonts w:ascii="Cambria" w:eastAsia="TimesNewRomanPSMT" w:hAnsi="Cambria"/>
          <w:i/>
          <w:iCs/>
          <w:sz w:val="22"/>
          <w:szCs w:val="22"/>
        </w:rPr>
        <w:t>knowledge and skil</w:t>
      </w:r>
      <w:r w:rsidR="00E67DAF">
        <w:rPr>
          <w:rFonts w:ascii="Cambria" w:eastAsia="TimesNewRomanPSMT" w:hAnsi="Cambria"/>
          <w:i/>
          <w:iCs/>
          <w:sz w:val="22"/>
          <w:szCs w:val="22"/>
        </w:rPr>
        <w:t>l in advanced technologies.</w:t>
      </w:r>
    </w:p>
    <w:p w14:paraId="3A408964" w14:textId="77777777" w:rsidR="00CD068A" w:rsidRPr="00BF4696" w:rsidRDefault="00CD068A" w:rsidP="00CD068A">
      <w:pPr>
        <w:widowControl w:val="0"/>
        <w:autoSpaceDE w:val="0"/>
        <w:autoSpaceDN w:val="0"/>
        <w:rPr>
          <w:rFonts w:ascii="Cambria" w:eastAsia="TimesNewRomanPS-BoldMT" w:hAnsi="Cambria"/>
          <w:b/>
          <w:sz w:val="22"/>
          <w:szCs w:val="22"/>
        </w:rPr>
      </w:pPr>
    </w:p>
    <w:p w14:paraId="40B6AEA8" w14:textId="77777777" w:rsidR="00CD068A" w:rsidRPr="00BF4696" w:rsidRDefault="00CD068A" w:rsidP="00763BDC">
      <w:pPr>
        <w:spacing w:before="240" w:line="360" w:lineRule="auto"/>
        <w:jc w:val="both"/>
        <w:rPr>
          <w:rFonts w:ascii="Cambria" w:hAnsi="Cambria"/>
          <w:bCs/>
          <w:color w:val="000000" w:themeColor="text1"/>
          <w:sz w:val="22"/>
          <w:szCs w:val="22"/>
        </w:rPr>
      </w:pPr>
      <w:r w:rsidRPr="00BF4696">
        <w:rPr>
          <w:rFonts w:ascii="Cambria" w:hAnsi="Cambria"/>
          <w:b/>
          <w:bCs/>
          <w:color w:val="000000" w:themeColor="text1"/>
          <w:sz w:val="22"/>
          <w:szCs w:val="22"/>
        </w:rPr>
        <w:t>Course Outcomes</w:t>
      </w:r>
      <w:r w:rsidRPr="00BF4696">
        <w:rPr>
          <w:rFonts w:ascii="Cambria" w:hAnsi="Cambria"/>
          <w:bCs/>
          <w:color w:val="000000" w:themeColor="text1"/>
          <w:sz w:val="22"/>
          <w:szCs w:val="22"/>
        </w:rPr>
        <w:t>:</w:t>
      </w:r>
    </w:p>
    <w:p w14:paraId="3B574B2F" w14:textId="77777777" w:rsidR="00CD068A" w:rsidRPr="00BF4696" w:rsidRDefault="00CD068A" w:rsidP="00763BDC">
      <w:pPr>
        <w:widowControl w:val="0"/>
        <w:autoSpaceDE w:val="0"/>
        <w:autoSpaceDN w:val="0"/>
        <w:spacing w:line="360" w:lineRule="auto"/>
        <w:jc w:val="both"/>
        <w:rPr>
          <w:rFonts w:ascii="Cambria" w:eastAsia="TimesNewRomanPSMT" w:hAnsi="Cambria"/>
          <w:sz w:val="22"/>
          <w:szCs w:val="22"/>
        </w:rPr>
      </w:pPr>
      <w:r w:rsidRPr="00BF4696">
        <w:rPr>
          <w:rFonts w:ascii="Cambria" w:eastAsia="TimesNewRomanPSMT" w:hAnsi="Cambria"/>
          <w:sz w:val="22"/>
          <w:szCs w:val="22"/>
        </w:rPr>
        <w:t>After the completion of the course, the students will have the ability to:</w:t>
      </w:r>
    </w:p>
    <w:p w14:paraId="1EEC0FFC" w14:textId="2ADCA8EE" w:rsidR="00CD068A" w:rsidRPr="00BF4696" w:rsidRDefault="00CD068A">
      <w:pPr>
        <w:pStyle w:val="ListParagraph"/>
        <w:widowControl w:val="0"/>
        <w:numPr>
          <w:ilvl w:val="0"/>
          <w:numId w:val="33"/>
        </w:numPr>
        <w:tabs>
          <w:tab w:val="left" w:pos="420"/>
        </w:tabs>
        <w:autoSpaceDE w:val="0"/>
        <w:autoSpaceDN w:val="0"/>
        <w:spacing w:line="360" w:lineRule="auto"/>
        <w:ind w:left="1134" w:hanging="774"/>
        <w:jc w:val="both"/>
        <w:rPr>
          <w:rFonts w:ascii="Cambria" w:eastAsia="TimesNewRomanPSMT" w:hAnsi="Cambria" w:cs="Times New Roman"/>
          <w:sz w:val="22"/>
          <w:szCs w:val="22"/>
        </w:rPr>
      </w:pPr>
      <w:r w:rsidRPr="00BF4696">
        <w:rPr>
          <w:rFonts w:ascii="Cambria" w:eastAsia="TimesNewRomanPSMT" w:hAnsi="Cambria" w:cs="Times New Roman"/>
          <w:b/>
          <w:sz w:val="22"/>
          <w:szCs w:val="22"/>
        </w:rPr>
        <w:t>List</w:t>
      </w:r>
      <w:r w:rsidRPr="00BF4696">
        <w:rPr>
          <w:rFonts w:ascii="Cambria" w:eastAsia="TimesNewRomanPSMT" w:hAnsi="Cambria" w:cs="Times New Roman"/>
          <w:sz w:val="22"/>
          <w:szCs w:val="22"/>
        </w:rPr>
        <w:t xml:space="preserve"> the basic concepts</w:t>
      </w:r>
      <w:r w:rsidR="00E67DAF">
        <w:rPr>
          <w:rFonts w:ascii="Cambria" w:eastAsia="TimesNewRomanPSMT" w:hAnsi="Cambria" w:cs="Times New Roman"/>
          <w:sz w:val="22"/>
          <w:szCs w:val="22"/>
        </w:rPr>
        <w:t xml:space="preserve"> </w:t>
      </w:r>
      <w:r w:rsidR="00763BDC">
        <w:rPr>
          <w:rFonts w:ascii="Cambria" w:eastAsia="TimesNewRomanPSMT" w:hAnsi="Cambria" w:cs="Times New Roman"/>
          <w:sz w:val="22"/>
          <w:szCs w:val="22"/>
        </w:rPr>
        <w:t>of</w:t>
      </w:r>
      <w:r w:rsidR="00E67DAF">
        <w:rPr>
          <w:rFonts w:ascii="Cambria" w:eastAsia="TimesNewRomanPSMT" w:hAnsi="Cambria" w:cs="Times New Roman"/>
          <w:sz w:val="22"/>
          <w:szCs w:val="22"/>
        </w:rPr>
        <w:t xml:space="preserve"> digital images and its characteristics</w:t>
      </w:r>
      <w:r w:rsidRPr="00BF4696">
        <w:rPr>
          <w:rFonts w:ascii="Cambria" w:eastAsia="TimesNewRomanPSMT" w:hAnsi="Cambria" w:cs="Times New Roman"/>
          <w:sz w:val="22"/>
          <w:szCs w:val="22"/>
        </w:rPr>
        <w:t>.</w:t>
      </w:r>
    </w:p>
    <w:p w14:paraId="612DFC14" w14:textId="5C747033" w:rsidR="00CD068A" w:rsidRPr="00BF4696" w:rsidRDefault="00CD068A">
      <w:pPr>
        <w:pStyle w:val="ListParagraph"/>
        <w:widowControl w:val="0"/>
        <w:numPr>
          <w:ilvl w:val="0"/>
          <w:numId w:val="33"/>
        </w:numPr>
        <w:tabs>
          <w:tab w:val="left" w:pos="420"/>
        </w:tabs>
        <w:autoSpaceDE w:val="0"/>
        <w:autoSpaceDN w:val="0"/>
        <w:spacing w:line="360" w:lineRule="auto"/>
        <w:ind w:left="1134" w:hanging="774"/>
        <w:jc w:val="both"/>
        <w:rPr>
          <w:rFonts w:ascii="Cambria" w:eastAsia="TimesNewRomanPSMT" w:hAnsi="Cambria" w:cs="Times New Roman"/>
          <w:sz w:val="22"/>
          <w:szCs w:val="22"/>
        </w:rPr>
      </w:pPr>
      <w:r w:rsidRPr="00BF4696">
        <w:rPr>
          <w:rFonts w:ascii="Cambria" w:eastAsia="TimesNewRomanPSMT" w:hAnsi="Cambria" w:cs="Times New Roman"/>
          <w:b/>
          <w:sz w:val="22"/>
          <w:szCs w:val="22"/>
        </w:rPr>
        <w:t>Interpret</w:t>
      </w:r>
      <w:r w:rsidRPr="00BF4696">
        <w:rPr>
          <w:rFonts w:ascii="Cambria" w:eastAsia="TimesNewRomanPSMT" w:hAnsi="Cambria" w:cs="Times New Roman"/>
          <w:sz w:val="22"/>
          <w:szCs w:val="22"/>
        </w:rPr>
        <w:t xml:space="preserve"> </w:t>
      </w:r>
      <w:r w:rsidR="00E67DAF">
        <w:rPr>
          <w:rFonts w:ascii="Cambria" w:eastAsia="TimesNewRomanPSMT" w:hAnsi="Cambria" w:cs="Times New Roman"/>
          <w:sz w:val="22"/>
          <w:szCs w:val="22"/>
        </w:rPr>
        <w:t>image enhancement and filtering techniques.</w:t>
      </w:r>
    </w:p>
    <w:p w14:paraId="3C2C7AAF" w14:textId="72E3C541" w:rsidR="00CD068A" w:rsidRPr="00BF4696" w:rsidRDefault="00CD068A">
      <w:pPr>
        <w:pStyle w:val="ListParagraph"/>
        <w:widowControl w:val="0"/>
        <w:numPr>
          <w:ilvl w:val="0"/>
          <w:numId w:val="33"/>
        </w:numPr>
        <w:tabs>
          <w:tab w:val="left" w:pos="420"/>
        </w:tabs>
        <w:autoSpaceDE w:val="0"/>
        <w:autoSpaceDN w:val="0"/>
        <w:spacing w:line="360" w:lineRule="auto"/>
        <w:ind w:left="1134" w:hanging="774"/>
        <w:jc w:val="both"/>
        <w:rPr>
          <w:rFonts w:ascii="Cambria" w:hAnsi="Cambria" w:cs="Times New Roman"/>
          <w:sz w:val="22"/>
          <w:szCs w:val="22"/>
        </w:rPr>
      </w:pPr>
      <w:r w:rsidRPr="00BF4696">
        <w:rPr>
          <w:rFonts w:ascii="Cambria" w:eastAsia="TimesNewRomanPSMT" w:hAnsi="Cambria" w:cs="Times New Roman"/>
          <w:b/>
          <w:sz w:val="22"/>
          <w:szCs w:val="22"/>
        </w:rPr>
        <w:t xml:space="preserve">Apply </w:t>
      </w:r>
      <w:r w:rsidR="00E67DAF">
        <w:rPr>
          <w:rFonts w:ascii="Cambria" w:eastAsia="TimesNewRomanPSMT" w:hAnsi="Cambria" w:cs="Times New Roman"/>
          <w:sz w:val="22"/>
          <w:szCs w:val="22"/>
        </w:rPr>
        <w:t>multi-band enhancement techniques for better classification.</w:t>
      </w:r>
    </w:p>
    <w:p w14:paraId="255CC121" w14:textId="136C9F46" w:rsidR="00CD068A" w:rsidRPr="00E67DAF" w:rsidRDefault="00CD068A">
      <w:pPr>
        <w:pStyle w:val="ListParagraph"/>
        <w:widowControl w:val="0"/>
        <w:numPr>
          <w:ilvl w:val="0"/>
          <w:numId w:val="33"/>
        </w:numPr>
        <w:tabs>
          <w:tab w:val="left" w:pos="420"/>
        </w:tabs>
        <w:autoSpaceDE w:val="0"/>
        <w:autoSpaceDN w:val="0"/>
        <w:spacing w:line="360" w:lineRule="auto"/>
        <w:ind w:left="1134" w:hanging="774"/>
        <w:jc w:val="both"/>
        <w:rPr>
          <w:rFonts w:ascii="Cambria" w:hAnsi="Cambria" w:cs="Times New Roman"/>
          <w:sz w:val="22"/>
          <w:szCs w:val="22"/>
        </w:rPr>
      </w:pPr>
      <w:r w:rsidRPr="00BF4696">
        <w:rPr>
          <w:rFonts w:ascii="Cambria" w:eastAsia="TimesNewRomanPSMT" w:hAnsi="Cambria" w:cs="Times New Roman"/>
          <w:b/>
          <w:sz w:val="22"/>
          <w:szCs w:val="22"/>
        </w:rPr>
        <w:t xml:space="preserve">Analyse </w:t>
      </w:r>
      <w:r w:rsidRPr="00BF4696">
        <w:rPr>
          <w:rFonts w:ascii="Cambria" w:eastAsia="TimesNewRomanPSMT" w:hAnsi="Cambria" w:cs="Times New Roman"/>
          <w:sz w:val="22"/>
          <w:szCs w:val="22"/>
        </w:rPr>
        <w:t xml:space="preserve">and understand the basics of </w:t>
      </w:r>
      <w:r w:rsidR="00E67DAF">
        <w:rPr>
          <w:rFonts w:ascii="Cambria" w:eastAsia="TimesNewRomanPSMT" w:hAnsi="Cambria" w:cs="Times New Roman"/>
          <w:sz w:val="22"/>
          <w:szCs w:val="22"/>
        </w:rPr>
        <w:t>pattern recognition and its classifiers.</w:t>
      </w:r>
    </w:p>
    <w:p w14:paraId="39775605" w14:textId="77777777" w:rsidR="00561126" w:rsidRPr="00647245" w:rsidRDefault="00561126" w:rsidP="00561126">
      <w:pPr>
        <w:spacing w:after="40" w:line="276" w:lineRule="auto"/>
        <w:jc w:val="both"/>
        <w:rPr>
          <w:rFonts w:ascii="Cambria" w:eastAsia="TimesNewRomanPSMT" w:hAnsi="Cambria"/>
          <w:color w:val="000000" w:themeColor="text1"/>
          <w:sz w:val="22"/>
          <w:szCs w:val="22"/>
        </w:rPr>
      </w:pPr>
    </w:p>
    <w:p w14:paraId="322BC97F" w14:textId="77777777" w:rsidR="00561126" w:rsidRPr="00B47A66" w:rsidRDefault="00561126" w:rsidP="00561126">
      <w:pPr>
        <w:spacing w:line="276" w:lineRule="auto"/>
        <w:jc w:val="both"/>
        <w:rPr>
          <w:rFonts w:ascii="Cambria" w:hAnsi="Cambria"/>
          <w:b/>
          <w:color w:val="000000" w:themeColor="text1"/>
          <w:sz w:val="22"/>
          <w:szCs w:val="22"/>
        </w:rPr>
      </w:pPr>
      <w:r w:rsidRPr="00B47A66">
        <w:rPr>
          <w:rFonts w:ascii="Cambria" w:hAnsi="Cambria"/>
          <w:b/>
          <w:color w:val="000000" w:themeColor="text1"/>
          <w:sz w:val="22"/>
          <w:szCs w:val="22"/>
        </w:rPr>
        <w:t xml:space="preserve">Detailed Syllabus: </w:t>
      </w:r>
    </w:p>
    <w:p w14:paraId="54DDD225" w14:textId="77777777" w:rsidR="00561126" w:rsidRPr="00647245" w:rsidRDefault="00561126" w:rsidP="00561126">
      <w:pPr>
        <w:spacing w:line="276" w:lineRule="auto"/>
        <w:jc w:val="both"/>
        <w:rPr>
          <w:rFonts w:ascii="Cambria" w:hAnsi="Cambria"/>
          <w:b/>
          <w:color w:val="000000" w:themeColor="text1"/>
          <w:sz w:val="22"/>
          <w:szCs w:val="22"/>
          <w:u w:val="single"/>
        </w:rPr>
      </w:pPr>
    </w:p>
    <w:tbl>
      <w:tblPr>
        <w:tblStyle w:val="TableGrid"/>
        <w:tblW w:w="10433" w:type="dxa"/>
        <w:tblInd w:w="108" w:type="dxa"/>
        <w:tblLook w:val="04A0" w:firstRow="1" w:lastRow="0" w:firstColumn="1" w:lastColumn="0" w:noHBand="0" w:noVBand="1"/>
      </w:tblPr>
      <w:tblGrid>
        <w:gridCol w:w="1154"/>
        <w:gridCol w:w="7925"/>
        <w:gridCol w:w="1354"/>
      </w:tblGrid>
      <w:tr w:rsidR="00561126" w:rsidRPr="00C1111A" w14:paraId="4B029638" w14:textId="77777777" w:rsidTr="00BE489B">
        <w:trPr>
          <w:trHeight w:val="567"/>
        </w:trPr>
        <w:tc>
          <w:tcPr>
            <w:tcW w:w="1154" w:type="dxa"/>
            <w:vAlign w:val="center"/>
          </w:tcPr>
          <w:p w14:paraId="5CD3BA71" w14:textId="77777777" w:rsidR="00561126" w:rsidRPr="00C1111A" w:rsidRDefault="00561126" w:rsidP="00D54E58">
            <w:pPr>
              <w:jc w:val="center"/>
              <w:rPr>
                <w:rFonts w:ascii="Cambria" w:hAnsi="Cambria"/>
                <w:b/>
              </w:rPr>
            </w:pPr>
            <w:r w:rsidRPr="00C1111A">
              <w:rPr>
                <w:rFonts w:ascii="Cambria" w:hAnsi="Cambria"/>
                <w:b/>
              </w:rPr>
              <w:t>Modules</w:t>
            </w:r>
          </w:p>
        </w:tc>
        <w:tc>
          <w:tcPr>
            <w:tcW w:w="7925" w:type="dxa"/>
            <w:vAlign w:val="center"/>
          </w:tcPr>
          <w:p w14:paraId="41A47B8F" w14:textId="77777777" w:rsidR="00561126" w:rsidRPr="00C1111A" w:rsidRDefault="00561126" w:rsidP="00D54E58">
            <w:pPr>
              <w:jc w:val="center"/>
              <w:rPr>
                <w:rFonts w:ascii="Cambria" w:hAnsi="Cambria"/>
                <w:b/>
              </w:rPr>
            </w:pPr>
            <w:r w:rsidRPr="00C1111A">
              <w:rPr>
                <w:rFonts w:ascii="Cambria" w:hAnsi="Cambria"/>
                <w:b/>
                <w:bCs/>
                <w:color w:val="000000" w:themeColor="text1"/>
              </w:rPr>
              <w:t>Topics and Course Content</w:t>
            </w:r>
          </w:p>
        </w:tc>
        <w:tc>
          <w:tcPr>
            <w:tcW w:w="1354" w:type="dxa"/>
            <w:vAlign w:val="center"/>
          </w:tcPr>
          <w:p w14:paraId="5E24F61D" w14:textId="77777777" w:rsidR="00561126" w:rsidRPr="00C1111A" w:rsidRDefault="00561126" w:rsidP="00D54E58">
            <w:pPr>
              <w:jc w:val="center"/>
              <w:rPr>
                <w:rFonts w:ascii="Cambria" w:hAnsi="Cambria"/>
              </w:rPr>
            </w:pPr>
            <w:r w:rsidRPr="00C1111A">
              <w:rPr>
                <w:rFonts w:ascii="Cambria" w:hAnsi="Cambria"/>
                <w:b/>
                <w:bCs/>
                <w:color w:val="000000" w:themeColor="text1"/>
              </w:rPr>
              <w:t>Periods</w:t>
            </w:r>
          </w:p>
        </w:tc>
      </w:tr>
      <w:tr w:rsidR="00BE489B" w:rsidRPr="00C1111A" w14:paraId="26846BDB" w14:textId="77777777" w:rsidTr="00BE489B">
        <w:trPr>
          <w:trHeight w:val="1191"/>
        </w:trPr>
        <w:tc>
          <w:tcPr>
            <w:tcW w:w="1154" w:type="dxa"/>
            <w:vAlign w:val="center"/>
          </w:tcPr>
          <w:p w14:paraId="3D49BA76" w14:textId="77777777" w:rsidR="00BE489B" w:rsidRPr="00C1111A" w:rsidRDefault="00BE489B" w:rsidP="00BE489B">
            <w:pPr>
              <w:jc w:val="center"/>
              <w:rPr>
                <w:rFonts w:ascii="Cambria" w:hAnsi="Cambria"/>
              </w:rPr>
            </w:pPr>
            <w:r w:rsidRPr="00C1111A">
              <w:rPr>
                <w:rFonts w:ascii="Cambria" w:hAnsi="Cambria"/>
              </w:rPr>
              <w:t>Unit 1</w:t>
            </w:r>
          </w:p>
        </w:tc>
        <w:tc>
          <w:tcPr>
            <w:tcW w:w="7925" w:type="dxa"/>
            <w:vAlign w:val="center"/>
          </w:tcPr>
          <w:p w14:paraId="643C0E3A" w14:textId="77777777" w:rsidR="00BE489B" w:rsidRPr="00C1111A" w:rsidRDefault="00BE489B" w:rsidP="00BE489B">
            <w:pPr>
              <w:spacing w:line="241" w:lineRule="exact"/>
              <w:jc w:val="both"/>
              <w:rPr>
                <w:rFonts w:eastAsiaTheme="minorHAnsi"/>
                <w:color w:val="000000" w:themeColor="text1"/>
                <w:lang w:val="en-US" w:eastAsia="en-US" w:bidi="as-IN"/>
              </w:rPr>
            </w:pPr>
            <w:r w:rsidRPr="00C1111A">
              <w:rPr>
                <w:rFonts w:eastAsiaTheme="minorHAnsi"/>
                <w:color w:val="000000" w:themeColor="text1"/>
                <w:lang w:val="en-US" w:eastAsia="en-US" w:bidi="as-IN"/>
              </w:rPr>
              <w:t>INTRODUCTION:</w:t>
            </w:r>
          </w:p>
          <w:p w14:paraId="2400EE05" w14:textId="77777777" w:rsidR="00BE489B" w:rsidRPr="00C1111A" w:rsidRDefault="00BE489B" w:rsidP="00BE489B">
            <w:pPr>
              <w:spacing w:line="241" w:lineRule="exact"/>
              <w:jc w:val="both"/>
              <w:rPr>
                <w:rFonts w:eastAsiaTheme="minorHAnsi"/>
                <w:color w:val="000000" w:themeColor="text1"/>
                <w:lang w:val="en-US" w:eastAsia="en-US" w:bidi="as-IN"/>
              </w:rPr>
            </w:pPr>
            <w:r w:rsidRPr="00C1111A">
              <w:rPr>
                <w:rFonts w:eastAsiaTheme="minorHAnsi"/>
                <w:color w:val="000000" w:themeColor="text1"/>
                <w:lang w:val="en-US" w:eastAsia="en-US" w:bidi="as-IN"/>
              </w:rPr>
              <w:t>Concepts about digital image and its characteristics, Spectral, Spatial, Radiometric and Temporal resolution, Visual vs. Digital methods, Image data storage and retrieval, Image restoration and Noise Abatement, Radiometric and Geometric correction technique, Interpolation methods – linear and nonlinear transformation for geometric corrections</w:t>
            </w:r>
          </w:p>
          <w:p w14:paraId="50830BB8" w14:textId="70C22CC2" w:rsidR="00BE489B" w:rsidRPr="00C1111A" w:rsidRDefault="00BE489B" w:rsidP="00BE489B">
            <w:pPr>
              <w:spacing w:line="241" w:lineRule="exact"/>
              <w:jc w:val="both"/>
              <w:rPr>
                <w:rFonts w:ascii="Cambria" w:eastAsiaTheme="minorHAnsi" w:hAnsi="Cambria"/>
                <w:lang w:val="en-US" w:eastAsia="en-US" w:bidi="as-IN"/>
              </w:rPr>
            </w:pPr>
          </w:p>
        </w:tc>
        <w:tc>
          <w:tcPr>
            <w:tcW w:w="1354" w:type="dxa"/>
            <w:vAlign w:val="center"/>
          </w:tcPr>
          <w:p w14:paraId="4E657D4A" w14:textId="77777777" w:rsidR="00BE489B" w:rsidRPr="00C1111A" w:rsidRDefault="00BE489B" w:rsidP="00BE489B">
            <w:pPr>
              <w:jc w:val="center"/>
              <w:rPr>
                <w:rFonts w:ascii="Cambria" w:hAnsi="Cambria"/>
              </w:rPr>
            </w:pPr>
            <w:r w:rsidRPr="00C1111A">
              <w:rPr>
                <w:rFonts w:ascii="Cambria" w:hAnsi="Cambria"/>
              </w:rPr>
              <w:t>14</w:t>
            </w:r>
          </w:p>
        </w:tc>
      </w:tr>
      <w:tr w:rsidR="00BE489B" w:rsidRPr="00C1111A" w14:paraId="02269509" w14:textId="77777777" w:rsidTr="00BE489B">
        <w:trPr>
          <w:trHeight w:val="1247"/>
        </w:trPr>
        <w:tc>
          <w:tcPr>
            <w:tcW w:w="1154" w:type="dxa"/>
            <w:vAlign w:val="center"/>
          </w:tcPr>
          <w:p w14:paraId="412A8095" w14:textId="77777777" w:rsidR="00BE489B" w:rsidRPr="00C1111A" w:rsidRDefault="00BE489B" w:rsidP="00BE489B">
            <w:pPr>
              <w:jc w:val="center"/>
              <w:rPr>
                <w:rFonts w:ascii="Cambria" w:hAnsi="Cambria"/>
              </w:rPr>
            </w:pPr>
            <w:r w:rsidRPr="00C1111A">
              <w:rPr>
                <w:rFonts w:ascii="Cambria" w:hAnsi="Cambria"/>
              </w:rPr>
              <w:t>Unit 2</w:t>
            </w:r>
          </w:p>
        </w:tc>
        <w:tc>
          <w:tcPr>
            <w:tcW w:w="7925" w:type="dxa"/>
            <w:vAlign w:val="center"/>
          </w:tcPr>
          <w:p w14:paraId="778B90BD" w14:textId="77777777" w:rsidR="00BE489B" w:rsidRPr="00C1111A" w:rsidRDefault="00BE489B" w:rsidP="00BE489B">
            <w:pPr>
              <w:autoSpaceDE w:val="0"/>
              <w:autoSpaceDN w:val="0"/>
              <w:adjustRightInd w:val="0"/>
              <w:jc w:val="both"/>
              <w:rPr>
                <w:rFonts w:eastAsia="Calibri"/>
                <w:color w:val="000000" w:themeColor="text1"/>
                <w:lang w:val="en-US" w:eastAsia="en-IN"/>
              </w:rPr>
            </w:pPr>
            <w:r w:rsidRPr="00C1111A">
              <w:rPr>
                <w:rFonts w:eastAsia="Calibri"/>
                <w:color w:val="000000" w:themeColor="text1"/>
                <w:lang w:val="en-US" w:eastAsia="en-IN"/>
              </w:rPr>
              <w:t>IMAGE ENHANCEMENT &amp; FILTERING TECHNIQUES:</w:t>
            </w:r>
          </w:p>
          <w:p w14:paraId="6FED994A" w14:textId="5C3881AE" w:rsidR="00BE489B" w:rsidRPr="00C1111A" w:rsidRDefault="00BE489B" w:rsidP="00BE489B">
            <w:pPr>
              <w:autoSpaceDE w:val="0"/>
              <w:autoSpaceDN w:val="0"/>
              <w:adjustRightInd w:val="0"/>
              <w:jc w:val="both"/>
              <w:rPr>
                <w:rFonts w:eastAsia="Calibri"/>
                <w:color w:val="000000" w:themeColor="text1"/>
                <w:lang w:val="en-US" w:eastAsia="en-IN"/>
              </w:rPr>
            </w:pPr>
            <w:r w:rsidRPr="00C1111A">
              <w:rPr>
                <w:rFonts w:eastAsia="Calibri"/>
                <w:color w:val="000000" w:themeColor="text1"/>
                <w:lang w:val="en-US" w:eastAsia="en-IN"/>
              </w:rPr>
              <w:t xml:space="preserve">Look-up Tables (LUT) and Types of image displays and FCC; Image Enhancement Techniques: Radiometric and Spatial; </w:t>
            </w:r>
            <w:r w:rsidRPr="00C1111A">
              <w:rPr>
                <w:rFonts w:eastAsia="Calibri"/>
                <w:bCs/>
                <w:color w:val="000000" w:themeColor="text1"/>
                <w:lang w:val="en-US" w:eastAsia="en-IN"/>
              </w:rPr>
              <w:t xml:space="preserve">Contrast stretching: </w:t>
            </w:r>
            <w:r w:rsidRPr="00C1111A">
              <w:rPr>
                <w:rFonts w:eastAsia="Calibri"/>
                <w:color w:val="000000" w:themeColor="text1"/>
                <w:lang w:val="en-US" w:eastAsia="en-IN"/>
              </w:rPr>
              <w:t xml:space="preserve">Linear and non-linear methods; Spatial Filtering: High and Low frequency, Image smoothing, </w:t>
            </w:r>
          </w:p>
          <w:p w14:paraId="1693ADAC" w14:textId="52B7FDAC" w:rsidR="00BE489B" w:rsidRPr="00C1111A" w:rsidRDefault="00BE489B" w:rsidP="00BE489B">
            <w:pPr>
              <w:autoSpaceDE w:val="0"/>
              <w:autoSpaceDN w:val="0"/>
              <w:adjustRightInd w:val="0"/>
              <w:jc w:val="both"/>
              <w:rPr>
                <w:rFonts w:ascii="Cambria" w:eastAsia="Calibri" w:hAnsi="Cambria"/>
                <w:lang w:val="en-US" w:eastAsia="en-IN"/>
              </w:rPr>
            </w:pPr>
          </w:p>
        </w:tc>
        <w:tc>
          <w:tcPr>
            <w:tcW w:w="1354" w:type="dxa"/>
            <w:vAlign w:val="center"/>
          </w:tcPr>
          <w:p w14:paraId="3A7A5549" w14:textId="77777777" w:rsidR="00BE489B" w:rsidRPr="00C1111A" w:rsidRDefault="00BE489B" w:rsidP="00BE489B">
            <w:pPr>
              <w:jc w:val="center"/>
              <w:rPr>
                <w:rFonts w:ascii="Cambria" w:hAnsi="Cambria"/>
              </w:rPr>
            </w:pPr>
            <w:r w:rsidRPr="00C1111A">
              <w:rPr>
                <w:rFonts w:ascii="Cambria" w:hAnsi="Cambria"/>
              </w:rPr>
              <w:t>12</w:t>
            </w:r>
          </w:p>
        </w:tc>
      </w:tr>
      <w:tr w:rsidR="00BE489B" w:rsidRPr="00C1111A" w14:paraId="768FFD24" w14:textId="77777777" w:rsidTr="00BE489B">
        <w:trPr>
          <w:trHeight w:val="964"/>
        </w:trPr>
        <w:tc>
          <w:tcPr>
            <w:tcW w:w="1154" w:type="dxa"/>
            <w:vAlign w:val="center"/>
          </w:tcPr>
          <w:p w14:paraId="1D3020A3" w14:textId="77777777" w:rsidR="00BE489B" w:rsidRPr="00C1111A" w:rsidRDefault="00BE489B" w:rsidP="00BE489B">
            <w:pPr>
              <w:jc w:val="center"/>
              <w:rPr>
                <w:rFonts w:ascii="Cambria" w:hAnsi="Cambria"/>
              </w:rPr>
            </w:pPr>
            <w:r w:rsidRPr="00C1111A">
              <w:rPr>
                <w:rFonts w:ascii="Cambria" w:hAnsi="Cambria"/>
              </w:rPr>
              <w:t>Unit 3</w:t>
            </w:r>
          </w:p>
        </w:tc>
        <w:tc>
          <w:tcPr>
            <w:tcW w:w="7925" w:type="dxa"/>
            <w:vAlign w:val="center"/>
          </w:tcPr>
          <w:p w14:paraId="77D983E1" w14:textId="77777777" w:rsidR="00BE489B" w:rsidRPr="00C1111A" w:rsidRDefault="00BE489B" w:rsidP="00BE489B">
            <w:pPr>
              <w:jc w:val="both"/>
              <w:rPr>
                <w:color w:val="000000" w:themeColor="text1"/>
                <w:lang w:val="en-US"/>
              </w:rPr>
            </w:pPr>
            <w:r w:rsidRPr="00C1111A">
              <w:rPr>
                <w:color w:val="000000" w:themeColor="text1"/>
                <w:lang w:val="en-US"/>
              </w:rPr>
              <w:t>MULTI-BAND ENHANCEMENT TECHNIQUES &amp; CLASSIFICATION:</w:t>
            </w:r>
          </w:p>
          <w:p w14:paraId="53CD0829" w14:textId="19C8EF7B" w:rsidR="00BE489B" w:rsidRPr="00C1111A" w:rsidRDefault="00BE489B" w:rsidP="00BE489B">
            <w:pPr>
              <w:jc w:val="both"/>
              <w:rPr>
                <w:color w:val="000000" w:themeColor="text1"/>
                <w:lang w:val="en-US"/>
              </w:rPr>
            </w:pPr>
            <w:r w:rsidRPr="00C1111A">
              <w:rPr>
                <w:color w:val="000000" w:themeColor="text1"/>
                <w:lang w:val="en-US"/>
              </w:rPr>
              <w:t xml:space="preserve">Band ratio, Types of Vegetation indices; Principal Component Analysis, </w:t>
            </w:r>
            <w:r w:rsidRPr="00C1111A">
              <w:rPr>
                <w:iCs/>
                <w:color w:val="000000" w:themeColor="text1"/>
                <w:lang w:val="en-US"/>
              </w:rPr>
              <w:t xml:space="preserve">Multi dated data analysis </w:t>
            </w:r>
            <w:r w:rsidRPr="00C1111A">
              <w:rPr>
                <w:color w:val="000000" w:themeColor="text1"/>
                <w:lang w:val="en-US"/>
              </w:rPr>
              <w:t>and Change detection; Digital Image Classification: Supervised &amp; Unsupervised</w:t>
            </w:r>
            <w:r w:rsidR="007B5B4A" w:rsidRPr="00C1111A">
              <w:rPr>
                <w:color w:val="000000" w:themeColor="text1"/>
                <w:lang w:val="en-US"/>
              </w:rPr>
              <w:t xml:space="preserve">, </w:t>
            </w:r>
            <w:r w:rsidR="007B5B4A" w:rsidRPr="00C1111A">
              <w:rPr>
                <w:rFonts w:eastAsia="Calibri"/>
                <w:color w:val="000000" w:themeColor="text1"/>
                <w:lang w:val="en-US" w:eastAsia="en-IN"/>
              </w:rPr>
              <w:t>Accuracy Assessment, Error Matrix</w:t>
            </w:r>
          </w:p>
          <w:p w14:paraId="5A60C0B1" w14:textId="091EA62B" w:rsidR="00BE489B" w:rsidRPr="00C1111A" w:rsidRDefault="00BE489B" w:rsidP="00BE489B">
            <w:pPr>
              <w:jc w:val="both"/>
              <w:rPr>
                <w:rFonts w:ascii="Cambria" w:hAnsi="Cambria"/>
                <w:lang w:val="en-US"/>
              </w:rPr>
            </w:pPr>
          </w:p>
        </w:tc>
        <w:tc>
          <w:tcPr>
            <w:tcW w:w="1354" w:type="dxa"/>
            <w:vAlign w:val="center"/>
          </w:tcPr>
          <w:p w14:paraId="4CCD2EFA" w14:textId="77777777" w:rsidR="00BE489B" w:rsidRPr="00C1111A" w:rsidRDefault="00BE489B" w:rsidP="00BE489B">
            <w:pPr>
              <w:jc w:val="center"/>
              <w:rPr>
                <w:rFonts w:ascii="Cambria" w:hAnsi="Cambria"/>
              </w:rPr>
            </w:pPr>
            <w:r w:rsidRPr="00C1111A">
              <w:rPr>
                <w:rFonts w:ascii="Cambria" w:hAnsi="Cambria"/>
              </w:rPr>
              <w:t>12</w:t>
            </w:r>
          </w:p>
        </w:tc>
      </w:tr>
      <w:tr w:rsidR="00BE489B" w:rsidRPr="00C1111A" w14:paraId="04B34FB4" w14:textId="77777777" w:rsidTr="00BE489B">
        <w:trPr>
          <w:trHeight w:val="964"/>
        </w:trPr>
        <w:tc>
          <w:tcPr>
            <w:tcW w:w="1154" w:type="dxa"/>
            <w:vAlign w:val="center"/>
          </w:tcPr>
          <w:p w14:paraId="0CEF437F" w14:textId="77777777" w:rsidR="00BE489B" w:rsidRPr="00C1111A" w:rsidRDefault="00BE489B" w:rsidP="00BE489B">
            <w:pPr>
              <w:jc w:val="center"/>
              <w:rPr>
                <w:rFonts w:ascii="Cambria" w:hAnsi="Cambria"/>
              </w:rPr>
            </w:pPr>
            <w:r w:rsidRPr="00C1111A">
              <w:rPr>
                <w:rFonts w:ascii="Cambria" w:hAnsi="Cambria"/>
              </w:rPr>
              <w:t>Unit 4</w:t>
            </w:r>
          </w:p>
        </w:tc>
        <w:tc>
          <w:tcPr>
            <w:tcW w:w="7925" w:type="dxa"/>
            <w:vAlign w:val="center"/>
          </w:tcPr>
          <w:p w14:paraId="67167B6A" w14:textId="77777777" w:rsidR="00BE489B" w:rsidRPr="00C1111A" w:rsidRDefault="00BE489B" w:rsidP="00BE489B">
            <w:pPr>
              <w:jc w:val="both"/>
              <w:rPr>
                <w:color w:val="000000" w:themeColor="text1"/>
                <w:lang w:val="en-US"/>
              </w:rPr>
            </w:pPr>
            <w:r w:rsidRPr="00C1111A">
              <w:rPr>
                <w:color w:val="000000" w:themeColor="text1"/>
                <w:lang w:val="en-US"/>
              </w:rPr>
              <w:t>PATTERN RECOGNITION:</w:t>
            </w:r>
          </w:p>
          <w:p w14:paraId="51FD0486" w14:textId="42585FBC" w:rsidR="00BE489B" w:rsidRPr="00C1111A" w:rsidRDefault="00BE489B" w:rsidP="00BE489B">
            <w:pPr>
              <w:jc w:val="both"/>
              <w:rPr>
                <w:color w:val="000000" w:themeColor="text1"/>
                <w:lang w:val="en-US"/>
              </w:rPr>
            </w:pPr>
            <w:r w:rsidRPr="00C1111A">
              <w:rPr>
                <w:color w:val="000000" w:themeColor="text1"/>
                <w:lang w:val="en-US"/>
              </w:rPr>
              <w:t>Concept of Pattern Recognition, Multi-spectral pattern recognition; Spectral discrimination, Signature bank, Parametric and Non-Parametric classifiers; Kriging</w:t>
            </w:r>
          </w:p>
        </w:tc>
        <w:tc>
          <w:tcPr>
            <w:tcW w:w="1354" w:type="dxa"/>
            <w:vAlign w:val="center"/>
          </w:tcPr>
          <w:p w14:paraId="72A37B04" w14:textId="77777777" w:rsidR="00BE489B" w:rsidRPr="00C1111A" w:rsidRDefault="00BE489B" w:rsidP="00BE489B">
            <w:pPr>
              <w:jc w:val="center"/>
              <w:rPr>
                <w:rFonts w:ascii="Cambria" w:hAnsi="Cambria"/>
              </w:rPr>
            </w:pPr>
            <w:r w:rsidRPr="00C1111A">
              <w:rPr>
                <w:rFonts w:ascii="Cambria" w:hAnsi="Cambria"/>
              </w:rPr>
              <w:t>10</w:t>
            </w:r>
          </w:p>
        </w:tc>
      </w:tr>
      <w:tr w:rsidR="00561126" w:rsidRPr="00C1111A" w14:paraId="34499CBE" w14:textId="77777777" w:rsidTr="00BE489B">
        <w:trPr>
          <w:trHeight w:val="340"/>
        </w:trPr>
        <w:tc>
          <w:tcPr>
            <w:tcW w:w="1154" w:type="dxa"/>
            <w:vAlign w:val="center"/>
          </w:tcPr>
          <w:p w14:paraId="6E055A9E" w14:textId="77777777" w:rsidR="00561126" w:rsidRPr="00C1111A" w:rsidRDefault="00561126" w:rsidP="00D54E58">
            <w:pPr>
              <w:jc w:val="center"/>
              <w:rPr>
                <w:rFonts w:ascii="Cambria" w:hAnsi="Cambria"/>
                <w:b/>
              </w:rPr>
            </w:pPr>
          </w:p>
        </w:tc>
        <w:tc>
          <w:tcPr>
            <w:tcW w:w="7925" w:type="dxa"/>
            <w:vAlign w:val="center"/>
          </w:tcPr>
          <w:p w14:paraId="5E72625F" w14:textId="77777777" w:rsidR="00561126" w:rsidRPr="00C1111A" w:rsidRDefault="00561126" w:rsidP="00D54E58">
            <w:pPr>
              <w:jc w:val="center"/>
              <w:rPr>
                <w:rFonts w:ascii="Cambria" w:hAnsi="Cambria"/>
                <w:b/>
              </w:rPr>
            </w:pPr>
            <w:r w:rsidRPr="00C1111A">
              <w:rPr>
                <w:rFonts w:ascii="Cambria" w:hAnsi="Cambria"/>
                <w:b/>
              </w:rPr>
              <w:t>Total</w:t>
            </w:r>
          </w:p>
        </w:tc>
        <w:tc>
          <w:tcPr>
            <w:tcW w:w="1354" w:type="dxa"/>
            <w:vAlign w:val="center"/>
          </w:tcPr>
          <w:p w14:paraId="6534C3D5" w14:textId="77777777" w:rsidR="00561126" w:rsidRPr="00C1111A" w:rsidRDefault="00561126" w:rsidP="00D54E58">
            <w:pPr>
              <w:jc w:val="center"/>
              <w:rPr>
                <w:rFonts w:ascii="Cambria" w:hAnsi="Cambria"/>
                <w:b/>
              </w:rPr>
            </w:pPr>
            <w:r w:rsidRPr="00C1111A">
              <w:rPr>
                <w:rFonts w:ascii="Cambria" w:hAnsi="Cambria"/>
                <w:b/>
              </w:rPr>
              <w:t>48</w:t>
            </w:r>
          </w:p>
        </w:tc>
      </w:tr>
    </w:tbl>
    <w:p w14:paraId="070F011D" w14:textId="77777777" w:rsidR="00561126" w:rsidRDefault="00561126" w:rsidP="00561126">
      <w:pPr>
        <w:spacing w:line="276" w:lineRule="auto"/>
        <w:jc w:val="both"/>
        <w:rPr>
          <w:rFonts w:ascii="Cambria" w:hAnsi="Cambria"/>
          <w:b/>
          <w:color w:val="000000" w:themeColor="text1"/>
          <w:sz w:val="22"/>
          <w:szCs w:val="22"/>
          <w:lang w:val="en-US"/>
        </w:rPr>
      </w:pPr>
    </w:p>
    <w:p w14:paraId="1068AC17" w14:textId="77777777" w:rsidR="00561126" w:rsidRPr="000B023C" w:rsidRDefault="00561126" w:rsidP="00561126">
      <w:pPr>
        <w:spacing w:line="276" w:lineRule="auto"/>
        <w:jc w:val="both"/>
        <w:rPr>
          <w:rFonts w:ascii="Cambria" w:hAnsi="Cambria"/>
          <w:bCs/>
          <w:color w:val="000000" w:themeColor="text1"/>
          <w:sz w:val="22"/>
          <w:szCs w:val="22"/>
          <w:lang w:val="en-US"/>
        </w:rPr>
      </w:pPr>
    </w:p>
    <w:p w14:paraId="65AE5FFF" w14:textId="77777777" w:rsidR="009E6816" w:rsidRDefault="009E6816" w:rsidP="00561126">
      <w:pPr>
        <w:spacing w:line="276" w:lineRule="auto"/>
        <w:jc w:val="both"/>
        <w:rPr>
          <w:rFonts w:ascii="Cambria" w:hAnsi="Cambria"/>
          <w:b/>
          <w:color w:val="000000" w:themeColor="text1"/>
          <w:sz w:val="22"/>
          <w:szCs w:val="22"/>
        </w:rPr>
      </w:pPr>
    </w:p>
    <w:p w14:paraId="0902885A" w14:textId="77777777" w:rsidR="009E6816" w:rsidRDefault="009E6816" w:rsidP="00561126">
      <w:pPr>
        <w:spacing w:line="276" w:lineRule="auto"/>
        <w:jc w:val="both"/>
        <w:rPr>
          <w:rFonts w:ascii="Cambria" w:hAnsi="Cambria"/>
          <w:b/>
          <w:color w:val="000000" w:themeColor="text1"/>
          <w:sz w:val="22"/>
          <w:szCs w:val="22"/>
        </w:rPr>
      </w:pPr>
    </w:p>
    <w:p w14:paraId="3FBFA5CC" w14:textId="77777777" w:rsidR="009E6816" w:rsidRDefault="009E6816" w:rsidP="00561126">
      <w:pPr>
        <w:spacing w:line="276" w:lineRule="auto"/>
        <w:jc w:val="both"/>
        <w:rPr>
          <w:rFonts w:ascii="Cambria" w:hAnsi="Cambria"/>
          <w:b/>
          <w:color w:val="000000" w:themeColor="text1"/>
          <w:sz w:val="22"/>
          <w:szCs w:val="22"/>
        </w:rPr>
      </w:pPr>
    </w:p>
    <w:p w14:paraId="0DD58DF9" w14:textId="77777777" w:rsidR="009E6816" w:rsidRDefault="009E6816" w:rsidP="00561126">
      <w:pPr>
        <w:spacing w:line="276" w:lineRule="auto"/>
        <w:jc w:val="both"/>
        <w:rPr>
          <w:rFonts w:ascii="Cambria" w:hAnsi="Cambria"/>
          <w:b/>
          <w:color w:val="000000" w:themeColor="text1"/>
          <w:sz w:val="22"/>
          <w:szCs w:val="22"/>
        </w:rPr>
      </w:pPr>
    </w:p>
    <w:p w14:paraId="1A9EB577" w14:textId="364846EC" w:rsidR="00561126" w:rsidRDefault="00561126" w:rsidP="00561126">
      <w:pPr>
        <w:spacing w:line="276" w:lineRule="auto"/>
        <w:jc w:val="both"/>
        <w:rPr>
          <w:rFonts w:ascii="Cambria" w:hAnsi="Cambria"/>
          <w:color w:val="000000" w:themeColor="text1"/>
          <w:sz w:val="22"/>
          <w:szCs w:val="22"/>
        </w:rPr>
      </w:pPr>
      <w:r w:rsidRPr="00647245">
        <w:rPr>
          <w:rFonts w:ascii="Cambria" w:hAnsi="Cambria"/>
          <w:b/>
          <w:color w:val="000000" w:themeColor="text1"/>
          <w:sz w:val="22"/>
          <w:szCs w:val="22"/>
        </w:rPr>
        <w:lastRenderedPageBreak/>
        <w:t>Text Books</w:t>
      </w:r>
      <w:r w:rsidRPr="00647245">
        <w:rPr>
          <w:rFonts w:ascii="Cambria" w:hAnsi="Cambria"/>
          <w:color w:val="000000" w:themeColor="text1"/>
          <w:sz w:val="22"/>
          <w:szCs w:val="22"/>
        </w:rPr>
        <w:t>:</w:t>
      </w:r>
    </w:p>
    <w:p w14:paraId="4EAD17C3" w14:textId="77777777" w:rsidR="00446970" w:rsidRPr="00446970" w:rsidRDefault="00446970">
      <w:pPr>
        <w:pStyle w:val="ListParagraph"/>
        <w:numPr>
          <w:ilvl w:val="0"/>
          <w:numId w:val="14"/>
        </w:numPr>
        <w:spacing w:line="276" w:lineRule="auto"/>
        <w:jc w:val="both"/>
        <w:rPr>
          <w:rFonts w:ascii="Cambria" w:hAnsi="Cambria"/>
          <w:color w:val="000000" w:themeColor="text1"/>
          <w:sz w:val="22"/>
          <w:szCs w:val="22"/>
          <w:lang w:val="en-US"/>
        </w:rPr>
      </w:pPr>
      <w:r w:rsidRPr="00446970">
        <w:rPr>
          <w:rFonts w:ascii="Cambria" w:hAnsi="Cambria"/>
          <w:color w:val="000000" w:themeColor="text1"/>
          <w:sz w:val="22"/>
          <w:szCs w:val="22"/>
          <w:lang w:val="en-US"/>
        </w:rPr>
        <w:t xml:space="preserve">Sabins, Floyd F. (2007), Remote Sensing: Principles and Interpretation, H. Freeman and C., New York. </w:t>
      </w:r>
    </w:p>
    <w:p w14:paraId="6175747F" w14:textId="77777777" w:rsidR="00446970" w:rsidRPr="00446970" w:rsidRDefault="00446970">
      <w:pPr>
        <w:pStyle w:val="ListParagraph"/>
        <w:numPr>
          <w:ilvl w:val="0"/>
          <w:numId w:val="14"/>
        </w:numPr>
        <w:spacing w:line="276" w:lineRule="auto"/>
        <w:jc w:val="both"/>
        <w:rPr>
          <w:rFonts w:ascii="Cambria" w:hAnsi="Cambria"/>
          <w:color w:val="000000" w:themeColor="text1"/>
          <w:sz w:val="22"/>
          <w:szCs w:val="22"/>
          <w:lang w:val="en-US"/>
        </w:rPr>
      </w:pPr>
      <w:r w:rsidRPr="00446970">
        <w:rPr>
          <w:rFonts w:ascii="Cambria" w:hAnsi="Cambria"/>
          <w:color w:val="000000" w:themeColor="text1"/>
          <w:sz w:val="22"/>
          <w:szCs w:val="22"/>
          <w:lang w:val="en-US"/>
        </w:rPr>
        <w:t xml:space="preserve">Thomas M. Lillesand &amp; Kiefer, Ralph W. (2007), Remote Sensing and Image Interpretation, John Wiley &amp; Sons, New York. </w:t>
      </w:r>
    </w:p>
    <w:p w14:paraId="085DE1E4" w14:textId="77777777" w:rsidR="00561126" w:rsidRPr="00647245" w:rsidRDefault="00561126" w:rsidP="00561126">
      <w:pPr>
        <w:spacing w:line="276" w:lineRule="auto"/>
        <w:jc w:val="both"/>
        <w:rPr>
          <w:rFonts w:ascii="Cambria" w:hAnsi="Cambria"/>
          <w:color w:val="000000" w:themeColor="text1"/>
          <w:sz w:val="22"/>
          <w:szCs w:val="22"/>
        </w:rPr>
      </w:pPr>
    </w:p>
    <w:p w14:paraId="14AF8B46" w14:textId="77777777" w:rsidR="00561126" w:rsidRPr="00647245" w:rsidRDefault="00561126" w:rsidP="00561126">
      <w:pPr>
        <w:spacing w:line="276" w:lineRule="auto"/>
        <w:jc w:val="both"/>
        <w:rPr>
          <w:rFonts w:ascii="Cambria" w:hAnsi="Cambria"/>
          <w:color w:val="000000" w:themeColor="text1"/>
          <w:sz w:val="22"/>
          <w:szCs w:val="22"/>
        </w:rPr>
      </w:pPr>
      <w:r w:rsidRPr="00647245">
        <w:rPr>
          <w:rFonts w:ascii="Cambria" w:hAnsi="Cambria"/>
          <w:b/>
          <w:bCs/>
          <w:color w:val="000000" w:themeColor="text1"/>
          <w:sz w:val="22"/>
          <w:szCs w:val="22"/>
        </w:rPr>
        <w:t>Reference books</w:t>
      </w:r>
      <w:r w:rsidRPr="00647245">
        <w:rPr>
          <w:rFonts w:ascii="Cambria" w:hAnsi="Cambria"/>
          <w:bCs/>
          <w:color w:val="000000" w:themeColor="text1"/>
          <w:sz w:val="22"/>
          <w:szCs w:val="22"/>
        </w:rPr>
        <w:t>:</w:t>
      </w:r>
    </w:p>
    <w:p w14:paraId="3D914183" w14:textId="77777777" w:rsidR="00446970" w:rsidRP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 xml:space="preserve">Jensen, JR. (2006), Remote Sensing of the Environment- An Earth Resources Perspective, Prentice Hall Inc. </w:t>
      </w:r>
    </w:p>
    <w:p w14:paraId="088B0A59" w14:textId="77777777" w:rsidR="00446970" w:rsidRP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Rencz, Andrew N. , (1999), Remote Sensing for the Earth Sciences: Manual of Remote Sensing, 3</w:t>
      </w:r>
      <w:r w:rsidRPr="00446970">
        <w:rPr>
          <w:rFonts w:ascii="Cambria" w:eastAsia="CIDFont+F1" w:hAnsi="Cambria"/>
          <w:sz w:val="22"/>
          <w:szCs w:val="22"/>
          <w:vertAlign w:val="superscript"/>
          <w:lang w:val="en-US" w:eastAsia="en-US"/>
        </w:rPr>
        <w:t>rd</w:t>
      </w:r>
      <w:r w:rsidRPr="00446970">
        <w:rPr>
          <w:rFonts w:ascii="Cambria" w:eastAsia="CIDFont+F1" w:hAnsi="Cambria"/>
          <w:sz w:val="22"/>
          <w:szCs w:val="22"/>
          <w:lang w:val="en-US" w:eastAsia="en-US"/>
        </w:rPr>
        <w:t xml:space="preserve"> ed., John Wiley &amp; Sons, Inc., New York. </w:t>
      </w:r>
    </w:p>
    <w:p w14:paraId="59189DF2" w14:textId="77777777" w:rsidR="00446970" w:rsidRP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 xml:space="preserve">Curran, P., (1985), Principles of Remote Sensing, Longman, London.  </w:t>
      </w:r>
    </w:p>
    <w:p w14:paraId="20702DCC" w14:textId="77777777" w:rsidR="00446970" w:rsidRP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 xml:space="preserve">Campbell, James B., (2006), Introductory Remote Sensing: Principles and Concepts, Routledge. </w:t>
      </w:r>
    </w:p>
    <w:p w14:paraId="0A99BFA2" w14:textId="77777777" w:rsidR="00446970" w:rsidRP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Gibson, P.J., (2000), Introduction to Remote Sensing, 2</w:t>
      </w:r>
      <w:r w:rsidRPr="00446970">
        <w:rPr>
          <w:rFonts w:ascii="Cambria" w:eastAsia="CIDFont+F1" w:hAnsi="Cambria"/>
          <w:sz w:val="22"/>
          <w:szCs w:val="22"/>
          <w:vertAlign w:val="superscript"/>
          <w:lang w:val="en-US" w:eastAsia="en-US"/>
        </w:rPr>
        <w:t>nd</w:t>
      </w:r>
      <w:r w:rsidRPr="00446970">
        <w:rPr>
          <w:rFonts w:ascii="Cambria" w:eastAsia="CIDFont+F1" w:hAnsi="Cambria"/>
          <w:sz w:val="22"/>
          <w:szCs w:val="22"/>
          <w:lang w:val="en-US" w:eastAsia="en-US"/>
        </w:rPr>
        <w:t xml:space="preserve"> ed., Taylor &amp; Francis, London. </w:t>
      </w:r>
    </w:p>
    <w:p w14:paraId="47595922" w14:textId="0B28246C" w:rsidR="00446970" w:rsidRDefault="00446970">
      <w:pPr>
        <w:pStyle w:val="ListParagraph"/>
        <w:numPr>
          <w:ilvl w:val="0"/>
          <w:numId w:val="15"/>
        </w:numPr>
        <w:autoSpaceDE w:val="0"/>
        <w:autoSpaceDN w:val="0"/>
        <w:adjustRightInd w:val="0"/>
        <w:rPr>
          <w:rFonts w:ascii="Cambria" w:eastAsia="CIDFont+F1" w:hAnsi="Cambria"/>
          <w:sz w:val="22"/>
          <w:szCs w:val="22"/>
          <w:lang w:val="en-US" w:eastAsia="en-US"/>
        </w:rPr>
      </w:pPr>
      <w:r w:rsidRPr="00446970">
        <w:rPr>
          <w:rFonts w:ascii="Cambria" w:eastAsia="CIDFont+F1" w:hAnsi="Cambria"/>
          <w:sz w:val="22"/>
          <w:szCs w:val="22"/>
          <w:lang w:val="en-US" w:eastAsia="en-US"/>
        </w:rPr>
        <w:t xml:space="preserve">Cracknell, A.P. &amp; Hayes, L.W B., (2007), Introduction to Remote Sensing, Taylor &amp; Francis, London. </w:t>
      </w:r>
    </w:p>
    <w:p w14:paraId="1E09F73D" w14:textId="3448C579" w:rsidR="00446970" w:rsidRDefault="00446970">
      <w:pPr>
        <w:spacing w:after="160" w:line="259" w:lineRule="auto"/>
        <w:rPr>
          <w:rFonts w:ascii="Cambria" w:eastAsia="CIDFont+F1" w:hAnsi="Cambria"/>
          <w:sz w:val="22"/>
          <w:szCs w:val="22"/>
          <w:lang w:val="en-US" w:eastAsia="en-US"/>
        </w:rPr>
      </w:pPr>
      <w:r>
        <w:rPr>
          <w:rFonts w:ascii="Cambria" w:eastAsia="CIDFont+F1" w:hAnsi="Cambria"/>
          <w:sz w:val="22"/>
          <w:szCs w:val="22"/>
          <w:lang w:val="en-US" w:eastAsia="en-US"/>
        </w:rPr>
        <w:br w:type="page"/>
      </w:r>
    </w:p>
    <w:p w14:paraId="2B3E0FD9" w14:textId="77777777" w:rsidR="00561126" w:rsidRPr="00647245" w:rsidRDefault="00561126" w:rsidP="00561126">
      <w:pPr>
        <w:autoSpaceDE w:val="0"/>
        <w:autoSpaceDN w:val="0"/>
        <w:adjustRightInd w:val="0"/>
        <w:rPr>
          <w:rFonts w:ascii="Cambria" w:eastAsia="CIDFont+F1" w:hAnsi="Cambria"/>
          <w:sz w:val="22"/>
          <w:szCs w:val="22"/>
          <w:lang w:val="en-US" w:eastAsia="en-US"/>
        </w:rPr>
      </w:pPr>
    </w:p>
    <w:tbl>
      <w:tblPr>
        <w:tblStyle w:val="TableGrid"/>
        <w:tblW w:w="10429" w:type="dxa"/>
        <w:tblInd w:w="108" w:type="dxa"/>
        <w:tblLook w:val="04A0" w:firstRow="1" w:lastRow="0" w:firstColumn="1" w:lastColumn="0" w:noHBand="0" w:noVBand="1"/>
      </w:tblPr>
      <w:tblGrid>
        <w:gridCol w:w="1018"/>
        <w:gridCol w:w="8050"/>
        <w:gridCol w:w="1361"/>
      </w:tblGrid>
      <w:tr w:rsidR="00561126" w:rsidRPr="00647245" w14:paraId="5CBEAC1C" w14:textId="77777777" w:rsidTr="00D54E58">
        <w:trPr>
          <w:trHeight w:val="870"/>
        </w:trPr>
        <w:tc>
          <w:tcPr>
            <w:tcW w:w="1018" w:type="dxa"/>
            <w:vAlign w:val="center"/>
          </w:tcPr>
          <w:p w14:paraId="06F2C709" w14:textId="77777777" w:rsidR="00561126" w:rsidRPr="00647245" w:rsidRDefault="00561126" w:rsidP="00D54E58">
            <w:pPr>
              <w:jc w:val="center"/>
              <w:rPr>
                <w:rFonts w:ascii="Cambria" w:hAnsi="Cambria"/>
                <w:b/>
              </w:rPr>
            </w:pPr>
            <w:r w:rsidRPr="00647245">
              <w:rPr>
                <w:rFonts w:ascii="Cambria" w:hAnsi="Cambria"/>
                <w:b/>
              </w:rPr>
              <w:t>Paper II</w:t>
            </w:r>
          </w:p>
          <w:p w14:paraId="2ACA5786" w14:textId="77777777" w:rsidR="00561126" w:rsidRPr="00647245" w:rsidRDefault="00561126" w:rsidP="00D54E58">
            <w:pPr>
              <w:jc w:val="center"/>
              <w:rPr>
                <w:rFonts w:ascii="Cambria" w:hAnsi="Cambria"/>
                <w:b/>
              </w:rPr>
            </w:pPr>
            <w:r w:rsidRPr="00647245">
              <w:rPr>
                <w:rFonts w:ascii="Cambria" w:hAnsi="Cambria"/>
                <w:b/>
              </w:rPr>
              <w:t>Core Course</w:t>
            </w:r>
          </w:p>
        </w:tc>
        <w:tc>
          <w:tcPr>
            <w:tcW w:w="8050" w:type="dxa"/>
            <w:vAlign w:val="center"/>
          </w:tcPr>
          <w:p w14:paraId="2F8C6C73" w14:textId="0EC97630" w:rsidR="00561126" w:rsidRPr="00647245" w:rsidRDefault="00446970" w:rsidP="00D54E58">
            <w:pPr>
              <w:jc w:val="center"/>
              <w:rPr>
                <w:rFonts w:ascii="Cambria" w:hAnsi="Cambria"/>
                <w:b/>
                <w:bCs/>
                <w:color w:val="000000" w:themeColor="text1"/>
              </w:rPr>
            </w:pPr>
            <w:r>
              <w:rPr>
                <w:rFonts w:ascii="Cambria" w:hAnsi="Cambria"/>
                <w:b/>
                <w:bCs/>
                <w:color w:val="000000" w:themeColor="text1"/>
              </w:rPr>
              <w:t>SPATIAL ANALYSIS &amp; MODELLING</w:t>
            </w:r>
          </w:p>
          <w:p w14:paraId="3929372B" w14:textId="0D8A9346" w:rsidR="00561126" w:rsidRPr="00647245" w:rsidRDefault="008F151A" w:rsidP="00D54E58">
            <w:pPr>
              <w:spacing w:before="240"/>
              <w:jc w:val="center"/>
              <w:rPr>
                <w:rFonts w:ascii="Cambria" w:hAnsi="Cambria"/>
                <w:b/>
                <w:bCs/>
                <w:color w:val="000000" w:themeColor="text1"/>
              </w:rPr>
            </w:pPr>
            <w:r w:rsidRPr="00647245">
              <w:rPr>
                <w:rFonts w:ascii="Cambria" w:hAnsi="Cambria"/>
                <w:b/>
                <w:bCs/>
                <w:color w:val="000000" w:themeColor="text1"/>
              </w:rPr>
              <w:t xml:space="preserve">L-T-P-C: </w:t>
            </w:r>
            <w:r w:rsidR="00383914">
              <w:rPr>
                <w:rFonts w:ascii="Cambria" w:hAnsi="Cambria"/>
                <w:b/>
                <w:bCs/>
                <w:color w:val="000000" w:themeColor="text1"/>
              </w:rPr>
              <w:t>3</w:t>
            </w:r>
            <w:r w:rsidR="00383914" w:rsidRPr="00647245">
              <w:rPr>
                <w:rFonts w:ascii="Cambria" w:hAnsi="Cambria"/>
                <w:b/>
                <w:bCs/>
                <w:color w:val="000000" w:themeColor="text1"/>
              </w:rPr>
              <w:t>-</w:t>
            </w:r>
            <w:r w:rsidR="00383914">
              <w:rPr>
                <w:rFonts w:ascii="Cambria" w:hAnsi="Cambria"/>
                <w:b/>
                <w:bCs/>
                <w:color w:val="000000" w:themeColor="text1"/>
              </w:rPr>
              <w:t>1</w:t>
            </w:r>
            <w:r w:rsidR="00383914" w:rsidRPr="00647245">
              <w:rPr>
                <w:rFonts w:ascii="Cambria" w:hAnsi="Cambria"/>
                <w:b/>
                <w:bCs/>
                <w:color w:val="000000" w:themeColor="text1"/>
              </w:rPr>
              <w:t>-</w:t>
            </w:r>
            <w:r w:rsidR="00383914">
              <w:rPr>
                <w:rFonts w:ascii="Cambria" w:hAnsi="Cambria"/>
                <w:b/>
                <w:bCs/>
                <w:color w:val="000000" w:themeColor="text1"/>
              </w:rPr>
              <w:t>0-4</w:t>
            </w:r>
            <w:r w:rsidR="00561126" w:rsidRPr="00647245">
              <w:rPr>
                <w:rFonts w:ascii="Cambria" w:hAnsi="Cambria"/>
                <w:b/>
                <w:bCs/>
                <w:color w:val="000000" w:themeColor="text1"/>
              </w:rPr>
              <w:tab/>
              <w:t xml:space="preserve">  Credit Units: 4             Scheme of Evaluation: (</w:t>
            </w:r>
            <w:r w:rsidR="00446970">
              <w:rPr>
                <w:rFonts w:ascii="Cambria" w:hAnsi="Cambria"/>
                <w:b/>
                <w:bCs/>
                <w:color w:val="000000" w:themeColor="text1"/>
              </w:rPr>
              <w:t>T+</w:t>
            </w:r>
            <w:r w:rsidR="00561126" w:rsidRPr="00647245">
              <w:rPr>
                <w:rFonts w:ascii="Cambria" w:hAnsi="Cambria"/>
                <w:b/>
                <w:bCs/>
                <w:color w:val="000000" w:themeColor="text1"/>
              </w:rPr>
              <w:t>P)</w:t>
            </w:r>
          </w:p>
        </w:tc>
        <w:tc>
          <w:tcPr>
            <w:tcW w:w="1361" w:type="dxa"/>
            <w:vAlign w:val="center"/>
          </w:tcPr>
          <w:p w14:paraId="7D3639B8" w14:textId="77777777" w:rsidR="00561126" w:rsidRPr="00647245" w:rsidRDefault="00561126" w:rsidP="00D54E58">
            <w:pPr>
              <w:jc w:val="center"/>
              <w:rPr>
                <w:rFonts w:ascii="Cambria" w:hAnsi="Cambria"/>
                <w:b/>
                <w:bCs/>
                <w:color w:val="000000" w:themeColor="text1"/>
              </w:rPr>
            </w:pPr>
            <w:r w:rsidRPr="00647245">
              <w:rPr>
                <w:rFonts w:ascii="Cambria" w:hAnsi="Cambria"/>
                <w:b/>
                <w:bCs/>
                <w:color w:val="000000" w:themeColor="text1"/>
              </w:rPr>
              <w:t>Subject Code:</w:t>
            </w:r>
          </w:p>
          <w:p w14:paraId="24514487" w14:textId="69DB3225" w:rsidR="00561126" w:rsidRPr="00647245" w:rsidRDefault="00DF1E32" w:rsidP="00D54E58">
            <w:pPr>
              <w:spacing w:before="240"/>
              <w:jc w:val="center"/>
              <w:rPr>
                <w:rFonts w:ascii="Cambria" w:hAnsi="Cambria"/>
                <w:b/>
                <w:bCs/>
                <w:color w:val="000000" w:themeColor="text1"/>
              </w:rPr>
            </w:pPr>
            <w:r>
              <w:rPr>
                <w:rFonts w:ascii="Cambria" w:hAnsi="Cambria"/>
                <w:b/>
                <w:bCs/>
                <w:color w:val="000000" w:themeColor="text1"/>
              </w:rPr>
              <w:t xml:space="preserve">GEOI164C </w:t>
            </w:r>
            <w:r w:rsidR="00446970">
              <w:rPr>
                <w:rFonts w:ascii="Cambria" w:hAnsi="Cambria"/>
                <w:b/>
                <w:bCs/>
                <w:color w:val="000000" w:themeColor="text1"/>
              </w:rPr>
              <w:t>2</w:t>
            </w:r>
            <w:r w:rsidR="00561126">
              <w:rPr>
                <w:rFonts w:ascii="Cambria" w:hAnsi="Cambria"/>
                <w:b/>
                <w:bCs/>
                <w:color w:val="000000" w:themeColor="text1"/>
              </w:rPr>
              <w:t>02</w:t>
            </w:r>
          </w:p>
        </w:tc>
      </w:tr>
    </w:tbl>
    <w:p w14:paraId="7269CF80" w14:textId="77777777" w:rsidR="00CD068A" w:rsidRPr="00BF4696" w:rsidRDefault="00CD068A" w:rsidP="00CD068A">
      <w:pPr>
        <w:widowControl w:val="0"/>
        <w:autoSpaceDE w:val="0"/>
        <w:autoSpaceDN w:val="0"/>
        <w:spacing w:line="276" w:lineRule="auto"/>
        <w:jc w:val="both"/>
        <w:rPr>
          <w:rFonts w:ascii="Cambria" w:eastAsia="TimesNewRomanPS-BoldMT" w:hAnsi="Cambria"/>
          <w:b/>
          <w:color w:val="000000" w:themeColor="text1"/>
          <w:sz w:val="22"/>
          <w:szCs w:val="22"/>
        </w:rPr>
      </w:pPr>
      <w:r w:rsidRPr="00BF4696">
        <w:rPr>
          <w:rFonts w:ascii="Cambria" w:eastAsia="TimesNewRomanPS-BoldMT" w:hAnsi="Cambria"/>
          <w:b/>
          <w:color w:val="000000" w:themeColor="text1"/>
          <w:sz w:val="22"/>
          <w:szCs w:val="22"/>
        </w:rPr>
        <w:t xml:space="preserve">Course Objectives: </w:t>
      </w:r>
      <w:r w:rsidRPr="00BF4696">
        <w:rPr>
          <w:rFonts w:ascii="Cambria" w:eastAsia="TimesNewRomanPSMT" w:hAnsi="Cambria"/>
          <w:i/>
          <w:iCs/>
          <w:color w:val="000000" w:themeColor="text1"/>
          <w:sz w:val="22"/>
          <w:szCs w:val="22"/>
        </w:rPr>
        <w:t>This course intends to show</w:t>
      </w:r>
      <w:r w:rsidRPr="00BF4696">
        <w:rPr>
          <w:rFonts w:ascii="Cambria" w:hAnsi="Cambria" w:cs="AppleSystemUIFont"/>
          <w:i/>
          <w:iCs/>
          <w:sz w:val="22"/>
          <w:szCs w:val="22"/>
          <w:lang w:val="en-GB" w:eastAsia="en-US"/>
        </w:rPr>
        <w:t xml:space="preserve"> the rationale behind the use of remotely sensed data and its advantages and disadvantages and illustrate how GIS/GPS methodologies can be used to address spatial analysis from the theoretical and practical perspective.</w:t>
      </w:r>
    </w:p>
    <w:p w14:paraId="604A4A66" w14:textId="77777777" w:rsidR="00CD068A" w:rsidRPr="00BF4696" w:rsidRDefault="00CD068A" w:rsidP="00CD068A">
      <w:pPr>
        <w:spacing w:before="240" w:line="276" w:lineRule="auto"/>
        <w:jc w:val="both"/>
        <w:rPr>
          <w:rFonts w:ascii="Cambria" w:hAnsi="Cambria"/>
          <w:bCs/>
          <w:color w:val="000000" w:themeColor="text1"/>
          <w:sz w:val="22"/>
          <w:szCs w:val="22"/>
        </w:rPr>
      </w:pPr>
      <w:r w:rsidRPr="00BF4696">
        <w:rPr>
          <w:rFonts w:ascii="Cambria" w:hAnsi="Cambria"/>
          <w:b/>
          <w:bCs/>
          <w:color w:val="000000" w:themeColor="text1"/>
          <w:sz w:val="22"/>
          <w:szCs w:val="22"/>
        </w:rPr>
        <w:t>Course Outcomes</w:t>
      </w:r>
      <w:r w:rsidRPr="00BF4696">
        <w:rPr>
          <w:rFonts w:ascii="Cambria" w:hAnsi="Cambria"/>
          <w:bCs/>
          <w:color w:val="000000" w:themeColor="text1"/>
          <w:sz w:val="22"/>
          <w:szCs w:val="22"/>
        </w:rPr>
        <w:t>:</w:t>
      </w:r>
    </w:p>
    <w:p w14:paraId="6B958114" w14:textId="77777777" w:rsidR="00763BDC" w:rsidRDefault="00CD068A" w:rsidP="00763BDC">
      <w:pPr>
        <w:widowControl w:val="0"/>
        <w:autoSpaceDE w:val="0"/>
        <w:autoSpaceDN w:val="0"/>
        <w:spacing w:line="276" w:lineRule="auto"/>
        <w:jc w:val="both"/>
        <w:rPr>
          <w:rFonts w:ascii="Cambria" w:eastAsia="TimesNewRomanPSMT" w:hAnsi="Cambria"/>
          <w:color w:val="000000" w:themeColor="text1"/>
          <w:sz w:val="22"/>
          <w:szCs w:val="22"/>
        </w:rPr>
      </w:pPr>
      <w:r w:rsidRPr="00BF4696">
        <w:rPr>
          <w:rFonts w:ascii="Cambria" w:eastAsia="TimesNewRomanPSMT" w:hAnsi="Cambria"/>
          <w:color w:val="000000" w:themeColor="text1"/>
          <w:sz w:val="22"/>
          <w:szCs w:val="22"/>
        </w:rPr>
        <w:t>After successful completion of the course, the students will be able to:</w:t>
      </w:r>
    </w:p>
    <w:p w14:paraId="64DE1691" w14:textId="1FE09E4C" w:rsidR="00763BDC" w:rsidRPr="00763BDC" w:rsidRDefault="00763BDC">
      <w:pPr>
        <w:widowControl w:val="0"/>
        <w:numPr>
          <w:ilvl w:val="0"/>
          <w:numId w:val="32"/>
        </w:numPr>
        <w:autoSpaceDE w:val="0"/>
        <w:autoSpaceDN w:val="0"/>
        <w:spacing w:line="360" w:lineRule="auto"/>
        <w:ind w:left="1134" w:hanging="774"/>
        <w:jc w:val="both"/>
        <w:rPr>
          <w:rFonts w:ascii="Cambria" w:hAnsi="Cambria" w:cs="Cambria"/>
          <w:color w:val="000000"/>
          <w:sz w:val="22"/>
          <w:szCs w:val="22"/>
          <w:lang w:val="en-GB"/>
        </w:rPr>
      </w:pPr>
      <w:r w:rsidRPr="00763BDC">
        <w:rPr>
          <w:rFonts w:ascii="Cambria" w:hAnsi="Cambria" w:cs="Cambria"/>
          <w:b/>
          <w:bCs/>
          <w:color w:val="000000"/>
          <w:sz w:val="22"/>
          <w:szCs w:val="22"/>
          <w:lang w:val="en-GB"/>
        </w:rPr>
        <w:t>Define</w:t>
      </w:r>
      <w:r w:rsidRPr="00763BDC">
        <w:rPr>
          <w:rFonts w:ascii="Cambria" w:hAnsi="Cambria" w:cs="Cambria"/>
          <w:color w:val="000000"/>
          <w:sz w:val="22"/>
          <w:szCs w:val="22"/>
          <w:lang w:val="en-GB"/>
        </w:rPr>
        <w:t xml:space="preserve"> </w:t>
      </w:r>
      <w:r>
        <w:rPr>
          <w:rFonts w:ascii="Cambria" w:hAnsi="Cambria" w:cs="Cambria"/>
          <w:color w:val="000000"/>
          <w:sz w:val="22"/>
          <w:szCs w:val="22"/>
          <w:lang w:val="en-GB"/>
        </w:rPr>
        <w:t xml:space="preserve">the </w:t>
      </w:r>
      <w:r w:rsidRPr="00763BDC">
        <w:rPr>
          <w:rFonts w:ascii="Cambria" w:hAnsi="Cambria" w:cs="Cambria"/>
          <w:color w:val="000000"/>
          <w:sz w:val="22"/>
          <w:szCs w:val="22"/>
          <w:lang w:val="en-GB"/>
        </w:rPr>
        <w:t>basic concepts of GIS and modelling.</w:t>
      </w:r>
    </w:p>
    <w:p w14:paraId="499C550E" w14:textId="6185CB88" w:rsidR="00CD068A" w:rsidRPr="00BF4696" w:rsidRDefault="00CD068A">
      <w:pPr>
        <w:widowControl w:val="0"/>
        <w:numPr>
          <w:ilvl w:val="0"/>
          <w:numId w:val="32"/>
        </w:numPr>
        <w:autoSpaceDE w:val="0"/>
        <w:autoSpaceDN w:val="0"/>
        <w:spacing w:line="360" w:lineRule="auto"/>
        <w:ind w:left="1134" w:hanging="774"/>
        <w:jc w:val="both"/>
        <w:rPr>
          <w:rFonts w:ascii="Cambria" w:hAnsi="Cambria" w:cs="Cambria"/>
          <w:color w:val="000000"/>
          <w:sz w:val="22"/>
          <w:szCs w:val="22"/>
          <w:lang w:val="en-GB"/>
        </w:rPr>
      </w:pPr>
      <w:r w:rsidRPr="00BF4696">
        <w:rPr>
          <w:rFonts w:ascii="Cambria" w:hAnsi="Cambria" w:cs="Cambria"/>
          <w:b/>
          <w:color w:val="000000"/>
          <w:sz w:val="22"/>
          <w:szCs w:val="22"/>
          <w:lang w:val="en-GB"/>
        </w:rPr>
        <w:t>Interpret</w:t>
      </w:r>
      <w:r>
        <w:rPr>
          <w:rFonts w:ascii="Cambria" w:hAnsi="Cambria" w:cs="Cambria"/>
          <w:color w:val="000000"/>
          <w:sz w:val="22"/>
          <w:szCs w:val="22"/>
          <w:lang w:val="en-GB"/>
        </w:rPr>
        <w:t xml:space="preserve"> spatial data analysis techniques.</w:t>
      </w:r>
      <w:r w:rsidRPr="00BF4696">
        <w:rPr>
          <w:rFonts w:ascii="Cambria" w:hAnsi="Cambria" w:cs="Cambria"/>
          <w:color w:val="000000"/>
          <w:sz w:val="22"/>
          <w:szCs w:val="22"/>
          <w:lang w:val="en-GB"/>
        </w:rPr>
        <w:t xml:space="preserve"> </w:t>
      </w:r>
    </w:p>
    <w:p w14:paraId="0D77DAE6" w14:textId="7684F02F" w:rsidR="00CD068A" w:rsidRPr="00BF4696" w:rsidRDefault="00CD068A">
      <w:pPr>
        <w:widowControl w:val="0"/>
        <w:numPr>
          <w:ilvl w:val="0"/>
          <w:numId w:val="32"/>
        </w:numPr>
        <w:autoSpaceDE w:val="0"/>
        <w:autoSpaceDN w:val="0"/>
        <w:spacing w:line="360" w:lineRule="auto"/>
        <w:ind w:left="1134" w:hanging="774"/>
        <w:jc w:val="both"/>
        <w:rPr>
          <w:rFonts w:ascii="Cambria" w:hAnsi="Cambria" w:cs="Cambria"/>
          <w:color w:val="000000"/>
          <w:sz w:val="22"/>
          <w:szCs w:val="22"/>
          <w:lang w:val="en-GB"/>
        </w:rPr>
      </w:pPr>
      <w:r w:rsidRPr="00BF4696">
        <w:rPr>
          <w:rFonts w:ascii="Cambria" w:hAnsi="Cambria" w:cs="Cambria"/>
          <w:b/>
          <w:color w:val="000000"/>
          <w:sz w:val="22"/>
          <w:szCs w:val="22"/>
          <w:lang w:val="en-GB"/>
        </w:rPr>
        <w:t>Utilize</w:t>
      </w:r>
      <w:r w:rsidRPr="00BF4696">
        <w:rPr>
          <w:rFonts w:ascii="Cambria" w:hAnsi="Cambria" w:cs="Cambria"/>
          <w:color w:val="000000"/>
          <w:sz w:val="22"/>
          <w:szCs w:val="22"/>
          <w:lang w:val="en-GB"/>
        </w:rPr>
        <w:t xml:space="preserve"> </w:t>
      </w:r>
      <w:r>
        <w:rPr>
          <w:rFonts w:ascii="Cambria" w:hAnsi="Cambria" w:cs="Cambria"/>
          <w:color w:val="000000"/>
          <w:sz w:val="22"/>
          <w:szCs w:val="22"/>
          <w:lang w:val="en-GB"/>
        </w:rPr>
        <w:t>geostatistical analysis techniques for spatial interpolation.</w:t>
      </w:r>
    </w:p>
    <w:p w14:paraId="1D301038" w14:textId="4FD4120A" w:rsidR="002450F1" w:rsidRPr="002450F1" w:rsidRDefault="00CD068A">
      <w:pPr>
        <w:widowControl w:val="0"/>
        <w:numPr>
          <w:ilvl w:val="0"/>
          <w:numId w:val="32"/>
        </w:numPr>
        <w:autoSpaceDE w:val="0"/>
        <w:autoSpaceDN w:val="0"/>
        <w:spacing w:line="360" w:lineRule="auto"/>
        <w:ind w:left="1134" w:hanging="774"/>
        <w:jc w:val="both"/>
        <w:rPr>
          <w:rFonts w:ascii="Cambria" w:hAnsi="Cambria" w:cs="Cambria"/>
          <w:color w:val="000000"/>
          <w:sz w:val="22"/>
          <w:szCs w:val="22"/>
          <w:lang w:val="en-GB"/>
        </w:rPr>
      </w:pPr>
      <w:r w:rsidRPr="00BF4696">
        <w:rPr>
          <w:rFonts w:ascii="Cambria" w:hAnsi="Cambria" w:cs="Cambria"/>
          <w:b/>
          <w:color w:val="000000"/>
          <w:sz w:val="22"/>
          <w:szCs w:val="22"/>
          <w:lang w:val="en-GB"/>
        </w:rPr>
        <w:t xml:space="preserve">Apply </w:t>
      </w:r>
      <w:r>
        <w:rPr>
          <w:rFonts w:ascii="Cambria" w:hAnsi="Cambria" w:cs="Cambria"/>
          <w:color w:val="000000"/>
          <w:sz w:val="22"/>
          <w:szCs w:val="22"/>
          <w:lang w:val="en-GB"/>
        </w:rPr>
        <w:t>this knowledge for decision making through decision support system framework</w:t>
      </w:r>
      <w:r w:rsidRPr="00BF4696">
        <w:rPr>
          <w:rFonts w:ascii="Cambria" w:hAnsi="Cambria" w:cs="Cambria"/>
          <w:color w:val="000000"/>
          <w:sz w:val="22"/>
          <w:szCs w:val="22"/>
          <w:lang w:val="en-GB"/>
        </w:rPr>
        <w:t>.</w:t>
      </w:r>
    </w:p>
    <w:p w14:paraId="13F60B02" w14:textId="77777777" w:rsidR="00561126" w:rsidRPr="00B47A66" w:rsidRDefault="00561126" w:rsidP="00561126">
      <w:pPr>
        <w:spacing w:before="10" w:after="40" w:line="360" w:lineRule="auto"/>
        <w:jc w:val="both"/>
        <w:rPr>
          <w:rFonts w:ascii="Cambria" w:hAnsi="Cambria"/>
          <w:b/>
          <w:color w:val="000000" w:themeColor="text1"/>
          <w:sz w:val="22"/>
          <w:szCs w:val="22"/>
        </w:rPr>
      </w:pPr>
      <w:r w:rsidRPr="00B47A66">
        <w:rPr>
          <w:rFonts w:ascii="Cambria" w:hAnsi="Cambria"/>
          <w:b/>
          <w:color w:val="000000" w:themeColor="text1"/>
          <w:sz w:val="22"/>
          <w:szCs w:val="22"/>
        </w:rPr>
        <w:t xml:space="preserve">Detailed Syllabus: </w:t>
      </w:r>
    </w:p>
    <w:tbl>
      <w:tblPr>
        <w:tblStyle w:val="TableGrid"/>
        <w:tblW w:w="10431" w:type="dxa"/>
        <w:tblInd w:w="108" w:type="dxa"/>
        <w:tblLook w:val="04A0" w:firstRow="1" w:lastRow="0" w:firstColumn="1" w:lastColumn="0" w:noHBand="0" w:noVBand="1"/>
      </w:tblPr>
      <w:tblGrid>
        <w:gridCol w:w="1154"/>
        <w:gridCol w:w="7923"/>
        <w:gridCol w:w="1354"/>
      </w:tblGrid>
      <w:tr w:rsidR="00561126" w:rsidRPr="00854FA6" w14:paraId="06BCB32D" w14:textId="77777777" w:rsidTr="00BE489B">
        <w:trPr>
          <w:trHeight w:val="393"/>
        </w:trPr>
        <w:tc>
          <w:tcPr>
            <w:tcW w:w="1154" w:type="dxa"/>
            <w:vAlign w:val="center"/>
          </w:tcPr>
          <w:p w14:paraId="61110379" w14:textId="77777777" w:rsidR="00561126" w:rsidRPr="00854FA6" w:rsidRDefault="00561126" w:rsidP="00D54E58">
            <w:pPr>
              <w:rPr>
                <w:b/>
              </w:rPr>
            </w:pPr>
            <w:r w:rsidRPr="00854FA6">
              <w:rPr>
                <w:b/>
              </w:rPr>
              <w:t>Modules</w:t>
            </w:r>
          </w:p>
        </w:tc>
        <w:tc>
          <w:tcPr>
            <w:tcW w:w="7923" w:type="dxa"/>
            <w:vAlign w:val="center"/>
          </w:tcPr>
          <w:p w14:paraId="64BF1830" w14:textId="77777777" w:rsidR="00561126" w:rsidRPr="00854FA6" w:rsidRDefault="00561126" w:rsidP="00D54E58">
            <w:pPr>
              <w:jc w:val="center"/>
              <w:rPr>
                <w:b/>
              </w:rPr>
            </w:pPr>
            <w:r w:rsidRPr="00854FA6">
              <w:rPr>
                <w:b/>
                <w:bCs/>
                <w:color w:val="000000" w:themeColor="text1"/>
              </w:rPr>
              <w:t>Topics and Course Content</w:t>
            </w:r>
          </w:p>
        </w:tc>
        <w:tc>
          <w:tcPr>
            <w:tcW w:w="1354" w:type="dxa"/>
            <w:vAlign w:val="center"/>
          </w:tcPr>
          <w:p w14:paraId="120FE479" w14:textId="77777777" w:rsidR="00561126" w:rsidRPr="00854FA6" w:rsidRDefault="00561126" w:rsidP="00D54E58">
            <w:pPr>
              <w:jc w:val="center"/>
            </w:pPr>
            <w:r w:rsidRPr="00854FA6">
              <w:rPr>
                <w:b/>
                <w:bCs/>
                <w:color w:val="000000" w:themeColor="text1"/>
              </w:rPr>
              <w:t>Periods</w:t>
            </w:r>
          </w:p>
        </w:tc>
      </w:tr>
      <w:tr w:rsidR="00BE489B" w:rsidRPr="00854FA6" w14:paraId="3393A970" w14:textId="77777777" w:rsidTr="00BE489B">
        <w:trPr>
          <w:trHeight w:val="734"/>
        </w:trPr>
        <w:tc>
          <w:tcPr>
            <w:tcW w:w="1154" w:type="dxa"/>
            <w:vAlign w:val="center"/>
          </w:tcPr>
          <w:p w14:paraId="10328830" w14:textId="77777777" w:rsidR="00BE489B" w:rsidRPr="00854FA6" w:rsidRDefault="00BE489B" w:rsidP="00BE489B">
            <w:pPr>
              <w:jc w:val="center"/>
            </w:pPr>
            <w:r w:rsidRPr="00854FA6">
              <w:t>Unit 1</w:t>
            </w:r>
          </w:p>
        </w:tc>
        <w:tc>
          <w:tcPr>
            <w:tcW w:w="7923" w:type="dxa"/>
            <w:vAlign w:val="center"/>
          </w:tcPr>
          <w:p w14:paraId="73BB7655" w14:textId="77777777" w:rsidR="00BE489B" w:rsidRPr="00854FA6" w:rsidRDefault="00BE489B" w:rsidP="00BE489B">
            <w:pPr>
              <w:jc w:val="both"/>
              <w:rPr>
                <w:color w:val="000000" w:themeColor="text1"/>
                <w:lang w:val="en-US"/>
              </w:rPr>
            </w:pPr>
            <w:r w:rsidRPr="00854FA6">
              <w:rPr>
                <w:color w:val="000000" w:themeColor="text1"/>
                <w:lang w:val="en-US"/>
              </w:rPr>
              <w:t>INTRODUCTION TO GIS ANALYSIS &amp; MODELLING</w:t>
            </w:r>
          </w:p>
          <w:p w14:paraId="14100304" w14:textId="77777777" w:rsidR="00BE489B" w:rsidRPr="00854FA6" w:rsidRDefault="00BE489B" w:rsidP="00BE489B">
            <w:pPr>
              <w:jc w:val="both"/>
              <w:rPr>
                <w:color w:val="000000" w:themeColor="text1"/>
                <w:lang w:val="en-US"/>
              </w:rPr>
            </w:pPr>
            <w:r w:rsidRPr="00854FA6">
              <w:rPr>
                <w:color w:val="000000" w:themeColor="text1"/>
                <w:lang w:val="en-US"/>
              </w:rPr>
              <w:t xml:space="preserve">Spatial Data: Definition, Analysis, Processes &amp; Steps, Software and Tools; Raster-Based and Vector-Based GIS Modeling, Binary Models, Index Models, Regression Models, Process Models; Geodatabase Model, Role of Databases in GIS, Creating, Editing and Managing </w:t>
            </w:r>
          </w:p>
          <w:p w14:paraId="7D9F4DCF" w14:textId="5FF27691" w:rsidR="00BE489B" w:rsidRPr="00854FA6" w:rsidRDefault="00BE489B" w:rsidP="00BE489B">
            <w:pPr>
              <w:jc w:val="both"/>
              <w:rPr>
                <w:lang w:val="en-US"/>
              </w:rPr>
            </w:pPr>
          </w:p>
        </w:tc>
        <w:tc>
          <w:tcPr>
            <w:tcW w:w="1354" w:type="dxa"/>
            <w:vAlign w:val="center"/>
          </w:tcPr>
          <w:p w14:paraId="6378FD20" w14:textId="77777777" w:rsidR="00BE489B" w:rsidRPr="00854FA6" w:rsidRDefault="00BE489B" w:rsidP="00BE489B">
            <w:pPr>
              <w:jc w:val="center"/>
            </w:pPr>
            <w:r w:rsidRPr="00854FA6">
              <w:t>12</w:t>
            </w:r>
          </w:p>
        </w:tc>
      </w:tr>
      <w:tr w:rsidR="00BE489B" w:rsidRPr="00854FA6" w14:paraId="1EAC5BB1" w14:textId="77777777" w:rsidTr="00BE489B">
        <w:trPr>
          <w:trHeight w:val="1198"/>
        </w:trPr>
        <w:tc>
          <w:tcPr>
            <w:tcW w:w="1154" w:type="dxa"/>
            <w:vAlign w:val="center"/>
          </w:tcPr>
          <w:p w14:paraId="42D80E58" w14:textId="77777777" w:rsidR="00BE489B" w:rsidRPr="00854FA6" w:rsidRDefault="00BE489B" w:rsidP="00BE489B">
            <w:pPr>
              <w:jc w:val="center"/>
            </w:pPr>
            <w:r w:rsidRPr="00854FA6">
              <w:t>Unit 2</w:t>
            </w:r>
          </w:p>
        </w:tc>
        <w:tc>
          <w:tcPr>
            <w:tcW w:w="7923" w:type="dxa"/>
            <w:vAlign w:val="center"/>
          </w:tcPr>
          <w:p w14:paraId="3A441A0B" w14:textId="77777777" w:rsidR="00BE489B" w:rsidRPr="00854FA6" w:rsidRDefault="00BE489B" w:rsidP="00BE489B">
            <w:pPr>
              <w:widowControl w:val="0"/>
              <w:autoSpaceDE w:val="0"/>
              <w:autoSpaceDN w:val="0"/>
              <w:jc w:val="both"/>
              <w:rPr>
                <w:color w:val="000000" w:themeColor="text1"/>
                <w:lang w:val="en-US"/>
              </w:rPr>
            </w:pPr>
            <w:r w:rsidRPr="00854FA6">
              <w:rPr>
                <w:color w:val="000000" w:themeColor="text1"/>
                <w:lang w:val="en-US"/>
              </w:rPr>
              <w:t>SPATIAL DATA ANALYSIS TECHNIQUES</w:t>
            </w:r>
          </w:p>
          <w:p w14:paraId="03CFE697" w14:textId="77777777" w:rsidR="00BE489B" w:rsidRPr="00854FA6" w:rsidRDefault="00BE489B" w:rsidP="00BE489B">
            <w:pPr>
              <w:widowControl w:val="0"/>
              <w:autoSpaceDE w:val="0"/>
              <w:autoSpaceDN w:val="0"/>
              <w:jc w:val="both"/>
              <w:rPr>
                <w:color w:val="000000" w:themeColor="text1"/>
                <w:lang w:val="en-US"/>
              </w:rPr>
            </w:pPr>
            <w:r w:rsidRPr="00854FA6">
              <w:rPr>
                <w:color w:val="000000" w:themeColor="text1"/>
                <w:lang w:val="en-US"/>
              </w:rPr>
              <w:t>Classification Scheme of Vector-Based and Raster-Based GIS Operations; Raster–Based Techniques:</w:t>
            </w:r>
            <w:r w:rsidRPr="00854FA6">
              <w:rPr>
                <w:b/>
                <w:color w:val="000000" w:themeColor="text1"/>
                <w:lang w:val="en-US"/>
              </w:rPr>
              <w:t xml:space="preserve"> </w:t>
            </w:r>
            <w:r w:rsidRPr="00854FA6">
              <w:rPr>
                <w:color w:val="000000" w:themeColor="text1"/>
                <w:lang w:val="en-US"/>
              </w:rPr>
              <w:t xml:space="preserve">Methods of Reclassification, Overlay Analysis, Slope and Aspects, Buffering, Cost-Distance Calculation; Vector-Based Techniques: Map Manipulation Techniques, Buffering, Overlay Analysis, Network Analysis; Digital Terrain Analyses and Modeling: TIN and DEM, Surface Representation &amp; Analysis </w:t>
            </w:r>
          </w:p>
          <w:p w14:paraId="75AB2BF1" w14:textId="45507277" w:rsidR="00BE489B" w:rsidRPr="00854FA6" w:rsidRDefault="00BE489B" w:rsidP="00BE489B">
            <w:pPr>
              <w:widowControl w:val="0"/>
              <w:autoSpaceDE w:val="0"/>
              <w:autoSpaceDN w:val="0"/>
              <w:jc w:val="both"/>
              <w:rPr>
                <w:b/>
                <w:i/>
                <w:u w:val="single"/>
                <w:lang w:val="en-US"/>
              </w:rPr>
            </w:pPr>
          </w:p>
        </w:tc>
        <w:tc>
          <w:tcPr>
            <w:tcW w:w="1354" w:type="dxa"/>
            <w:vAlign w:val="center"/>
          </w:tcPr>
          <w:p w14:paraId="42C1C4EC" w14:textId="4F155FB0" w:rsidR="00BE489B" w:rsidRPr="00854FA6" w:rsidRDefault="00BE489B" w:rsidP="00BE489B">
            <w:pPr>
              <w:jc w:val="center"/>
            </w:pPr>
            <w:r w:rsidRPr="00854FA6">
              <w:t>12</w:t>
            </w:r>
          </w:p>
        </w:tc>
      </w:tr>
      <w:tr w:rsidR="00BE489B" w:rsidRPr="00854FA6" w14:paraId="110DEC7C" w14:textId="77777777" w:rsidTr="00BE489B">
        <w:trPr>
          <w:trHeight w:val="1186"/>
        </w:trPr>
        <w:tc>
          <w:tcPr>
            <w:tcW w:w="1154" w:type="dxa"/>
            <w:vAlign w:val="center"/>
          </w:tcPr>
          <w:p w14:paraId="5546537E" w14:textId="77777777" w:rsidR="00BE489B" w:rsidRPr="00854FA6" w:rsidRDefault="00BE489B" w:rsidP="00BE489B">
            <w:pPr>
              <w:jc w:val="center"/>
            </w:pPr>
            <w:r w:rsidRPr="00854FA6">
              <w:t>Unit 3</w:t>
            </w:r>
          </w:p>
        </w:tc>
        <w:tc>
          <w:tcPr>
            <w:tcW w:w="7923" w:type="dxa"/>
            <w:vAlign w:val="center"/>
          </w:tcPr>
          <w:p w14:paraId="496DF431" w14:textId="77777777" w:rsidR="00BE489B" w:rsidRPr="00854FA6" w:rsidRDefault="00BE489B" w:rsidP="00BE489B">
            <w:pPr>
              <w:widowControl w:val="0"/>
              <w:jc w:val="both"/>
              <w:rPr>
                <w:color w:val="000000" w:themeColor="text1"/>
                <w:lang w:val="en-US"/>
              </w:rPr>
            </w:pPr>
            <w:r w:rsidRPr="00854FA6">
              <w:rPr>
                <w:color w:val="000000" w:themeColor="text1"/>
                <w:lang w:val="en-US"/>
              </w:rPr>
              <w:t>GEOSTATISTICAL ANALYSIS TECHNIQUES</w:t>
            </w:r>
          </w:p>
          <w:p w14:paraId="4F3FDD03" w14:textId="77777777" w:rsidR="00BE489B" w:rsidRPr="00854FA6" w:rsidRDefault="00BE489B" w:rsidP="00BE489B">
            <w:pPr>
              <w:widowControl w:val="0"/>
              <w:jc w:val="both"/>
              <w:rPr>
                <w:color w:val="000000" w:themeColor="text1"/>
                <w:lang w:val="en-US"/>
              </w:rPr>
            </w:pPr>
            <w:r w:rsidRPr="00854FA6">
              <w:rPr>
                <w:color w:val="000000" w:themeColor="text1"/>
                <w:lang w:val="en-US"/>
              </w:rPr>
              <w:t>Introduction to Spatial Interpolation: Control Points; Global Methods: Trend Surface Analysis, Regression Models; Local Methods: Thiessen Polygons, Density Estimation, Inverse Distance Weighted Interpolation; Kriging: Ordinary Kriging (Semivariance, Semivariogram), Universal Kriging</w:t>
            </w:r>
          </w:p>
          <w:p w14:paraId="05FDD97A" w14:textId="59CDDB96" w:rsidR="00BE489B" w:rsidRPr="00854FA6" w:rsidRDefault="00BE489B" w:rsidP="00BE489B">
            <w:pPr>
              <w:widowControl w:val="0"/>
              <w:jc w:val="both"/>
              <w:rPr>
                <w:lang w:val="en-US"/>
              </w:rPr>
            </w:pPr>
          </w:p>
        </w:tc>
        <w:tc>
          <w:tcPr>
            <w:tcW w:w="1354" w:type="dxa"/>
            <w:vAlign w:val="center"/>
          </w:tcPr>
          <w:p w14:paraId="768CC27B" w14:textId="0C0441DF" w:rsidR="00BE489B" w:rsidRPr="00854FA6" w:rsidRDefault="00BE489B" w:rsidP="00BE489B">
            <w:pPr>
              <w:jc w:val="center"/>
            </w:pPr>
            <w:r w:rsidRPr="00854FA6">
              <w:t>12</w:t>
            </w:r>
          </w:p>
        </w:tc>
      </w:tr>
      <w:tr w:rsidR="00BE489B" w:rsidRPr="00854FA6" w14:paraId="3CB776F0" w14:textId="77777777" w:rsidTr="00BE489B">
        <w:trPr>
          <w:trHeight w:val="850"/>
        </w:trPr>
        <w:tc>
          <w:tcPr>
            <w:tcW w:w="1154" w:type="dxa"/>
            <w:vAlign w:val="center"/>
          </w:tcPr>
          <w:p w14:paraId="5E361801" w14:textId="77777777" w:rsidR="00BE489B" w:rsidRPr="00854FA6" w:rsidRDefault="00BE489B" w:rsidP="00BE489B">
            <w:pPr>
              <w:jc w:val="center"/>
            </w:pPr>
            <w:r w:rsidRPr="00854FA6">
              <w:t>Unit 4</w:t>
            </w:r>
          </w:p>
        </w:tc>
        <w:tc>
          <w:tcPr>
            <w:tcW w:w="7923" w:type="dxa"/>
            <w:vAlign w:val="center"/>
          </w:tcPr>
          <w:p w14:paraId="29FF641E" w14:textId="77777777" w:rsidR="00BE489B" w:rsidRPr="00854FA6" w:rsidRDefault="00BE489B" w:rsidP="00BE489B">
            <w:pPr>
              <w:widowControl w:val="0"/>
              <w:autoSpaceDE w:val="0"/>
              <w:autoSpaceDN w:val="0"/>
              <w:jc w:val="both"/>
              <w:rPr>
                <w:color w:val="000000" w:themeColor="text1"/>
                <w:lang w:val="en-US"/>
              </w:rPr>
            </w:pPr>
            <w:r w:rsidRPr="00854FA6">
              <w:rPr>
                <w:color w:val="000000" w:themeColor="text1"/>
                <w:lang w:val="en-US"/>
              </w:rPr>
              <w:t>INTRODUCTION TO DSS</w:t>
            </w:r>
          </w:p>
          <w:p w14:paraId="24A92E4D" w14:textId="77777777" w:rsidR="00BE489B" w:rsidRPr="00854FA6" w:rsidRDefault="00BE489B" w:rsidP="00BE489B">
            <w:pPr>
              <w:widowControl w:val="0"/>
              <w:autoSpaceDE w:val="0"/>
              <w:autoSpaceDN w:val="0"/>
              <w:jc w:val="both"/>
              <w:rPr>
                <w:color w:val="000000" w:themeColor="text1"/>
                <w:lang w:val="en-US"/>
              </w:rPr>
            </w:pPr>
            <w:r w:rsidRPr="00854FA6">
              <w:rPr>
                <w:color w:val="000000" w:themeColor="text1"/>
                <w:lang w:val="en-US"/>
              </w:rPr>
              <w:t>GIS and decision support system, Introduction to decision making process and decision support systems, Introduction of a framework for planning and decision making, Spatial Decision Making; Development of DSS, DSS Architecture; Principles and components of multiple-criteria decision making; Main multiple-criteria evaluation methods/techniques; Spatial multiple criteria decision making; Multiple-criteria decision making in spatial data analysis; Introduction to AHP, Basic Principles of AHP; Effect Table, Pair Wise comparison, Standardization, Consistency, Wieghtage, performance score, Different method in PWC</w:t>
            </w:r>
          </w:p>
          <w:p w14:paraId="5C43B8BA" w14:textId="600E91E2" w:rsidR="00BE489B" w:rsidRPr="00854FA6" w:rsidRDefault="00BE489B" w:rsidP="00BE489B">
            <w:pPr>
              <w:widowControl w:val="0"/>
              <w:autoSpaceDE w:val="0"/>
              <w:autoSpaceDN w:val="0"/>
              <w:jc w:val="both"/>
              <w:rPr>
                <w:lang w:val="en-US"/>
              </w:rPr>
            </w:pPr>
          </w:p>
        </w:tc>
        <w:tc>
          <w:tcPr>
            <w:tcW w:w="1354" w:type="dxa"/>
            <w:vAlign w:val="center"/>
          </w:tcPr>
          <w:p w14:paraId="2D1293A9" w14:textId="10D5E52F" w:rsidR="00BE489B" w:rsidRPr="00854FA6" w:rsidRDefault="00BE489B" w:rsidP="00BE489B">
            <w:pPr>
              <w:jc w:val="center"/>
            </w:pPr>
            <w:r w:rsidRPr="00854FA6">
              <w:t>12</w:t>
            </w:r>
          </w:p>
        </w:tc>
      </w:tr>
      <w:tr w:rsidR="00561126" w:rsidRPr="00854FA6" w14:paraId="34AF8668" w14:textId="77777777" w:rsidTr="00BE489B">
        <w:trPr>
          <w:trHeight w:val="340"/>
        </w:trPr>
        <w:tc>
          <w:tcPr>
            <w:tcW w:w="1154" w:type="dxa"/>
            <w:vAlign w:val="center"/>
          </w:tcPr>
          <w:p w14:paraId="655AA608" w14:textId="77777777" w:rsidR="00561126" w:rsidRPr="00854FA6" w:rsidRDefault="00561126" w:rsidP="00D54E58">
            <w:pPr>
              <w:jc w:val="center"/>
              <w:rPr>
                <w:b/>
              </w:rPr>
            </w:pPr>
          </w:p>
        </w:tc>
        <w:tc>
          <w:tcPr>
            <w:tcW w:w="7923" w:type="dxa"/>
            <w:vAlign w:val="center"/>
          </w:tcPr>
          <w:p w14:paraId="61A080BB" w14:textId="77777777" w:rsidR="00561126" w:rsidRPr="00854FA6" w:rsidRDefault="00561126" w:rsidP="00D54E58">
            <w:pPr>
              <w:jc w:val="center"/>
              <w:rPr>
                <w:b/>
              </w:rPr>
            </w:pPr>
            <w:r w:rsidRPr="00854FA6">
              <w:rPr>
                <w:b/>
              </w:rPr>
              <w:t>Total</w:t>
            </w:r>
          </w:p>
        </w:tc>
        <w:tc>
          <w:tcPr>
            <w:tcW w:w="1354" w:type="dxa"/>
            <w:vAlign w:val="center"/>
          </w:tcPr>
          <w:p w14:paraId="6577817D" w14:textId="77777777" w:rsidR="00561126" w:rsidRPr="00854FA6" w:rsidRDefault="00561126" w:rsidP="00D54E58">
            <w:pPr>
              <w:jc w:val="center"/>
              <w:rPr>
                <w:b/>
              </w:rPr>
            </w:pPr>
            <w:r w:rsidRPr="00854FA6">
              <w:rPr>
                <w:b/>
              </w:rPr>
              <w:t>48</w:t>
            </w:r>
          </w:p>
        </w:tc>
      </w:tr>
    </w:tbl>
    <w:p w14:paraId="4CC41022" w14:textId="77777777" w:rsidR="00561126" w:rsidRDefault="00561126" w:rsidP="00561126">
      <w:pPr>
        <w:autoSpaceDE w:val="0"/>
        <w:autoSpaceDN w:val="0"/>
        <w:adjustRightInd w:val="0"/>
        <w:spacing w:line="276" w:lineRule="auto"/>
        <w:rPr>
          <w:rFonts w:ascii="Cambria" w:hAnsi="Cambria"/>
          <w:b/>
          <w:bCs/>
          <w:color w:val="000000" w:themeColor="text1"/>
          <w:sz w:val="22"/>
          <w:szCs w:val="22"/>
        </w:rPr>
      </w:pPr>
    </w:p>
    <w:p w14:paraId="24D372BC" w14:textId="77777777" w:rsidR="00A20FF2" w:rsidRDefault="00A20FF2" w:rsidP="00561126">
      <w:pPr>
        <w:autoSpaceDE w:val="0"/>
        <w:autoSpaceDN w:val="0"/>
        <w:adjustRightInd w:val="0"/>
        <w:spacing w:line="276" w:lineRule="auto"/>
        <w:rPr>
          <w:rFonts w:ascii="Cambria" w:hAnsi="Cambria"/>
          <w:b/>
          <w:bCs/>
          <w:color w:val="000000" w:themeColor="text1"/>
          <w:sz w:val="22"/>
          <w:szCs w:val="22"/>
          <w:lang w:val="en-US"/>
        </w:rPr>
      </w:pPr>
    </w:p>
    <w:p w14:paraId="2087DD5C" w14:textId="77777777" w:rsidR="00A20FF2" w:rsidRDefault="00A20FF2" w:rsidP="00561126">
      <w:pPr>
        <w:autoSpaceDE w:val="0"/>
        <w:autoSpaceDN w:val="0"/>
        <w:adjustRightInd w:val="0"/>
        <w:spacing w:line="276" w:lineRule="auto"/>
        <w:rPr>
          <w:rFonts w:ascii="Cambria" w:hAnsi="Cambria"/>
          <w:b/>
          <w:bCs/>
          <w:color w:val="000000" w:themeColor="text1"/>
          <w:sz w:val="22"/>
          <w:szCs w:val="22"/>
          <w:lang w:val="en-US"/>
        </w:rPr>
      </w:pPr>
    </w:p>
    <w:p w14:paraId="1E5696DE" w14:textId="77777777" w:rsidR="00A20FF2" w:rsidRDefault="00A20FF2" w:rsidP="00561126">
      <w:pPr>
        <w:autoSpaceDE w:val="0"/>
        <w:autoSpaceDN w:val="0"/>
        <w:adjustRightInd w:val="0"/>
        <w:spacing w:line="276" w:lineRule="auto"/>
        <w:rPr>
          <w:rFonts w:ascii="Cambria" w:hAnsi="Cambria"/>
          <w:b/>
          <w:bCs/>
          <w:color w:val="000000" w:themeColor="text1"/>
          <w:sz w:val="22"/>
          <w:szCs w:val="22"/>
          <w:lang w:val="en-US"/>
        </w:rPr>
      </w:pPr>
    </w:p>
    <w:p w14:paraId="76E1CD97" w14:textId="127FFC70" w:rsidR="00561126" w:rsidRDefault="00561126" w:rsidP="00561126">
      <w:pPr>
        <w:autoSpaceDE w:val="0"/>
        <w:autoSpaceDN w:val="0"/>
        <w:adjustRightInd w:val="0"/>
        <w:spacing w:line="276" w:lineRule="auto"/>
        <w:rPr>
          <w:rFonts w:ascii="Cambria" w:hAnsi="Cambria"/>
          <w:b/>
          <w:bCs/>
          <w:color w:val="000000" w:themeColor="text1"/>
          <w:sz w:val="22"/>
          <w:szCs w:val="22"/>
        </w:rPr>
      </w:pPr>
      <w:r w:rsidRPr="00B47A66">
        <w:rPr>
          <w:rFonts w:ascii="Cambria" w:hAnsi="Cambria"/>
          <w:b/>
          <w:bCs/>
          <w:color w:val="000000" w:themeColor="text1"/>
          <w:sz w:val="22"/>
          <w:szCs w:val="22"/>
        </w:rPr>
        <w:t>Text Books:</w:t>
      </w:r>
    </w:p>
    <w:p w14:paraId="6E0A3C9C" w14:textId="77777777" w:rsidR="00DF7D86" w:rsidRPr="00DF7D86" w:rsidRDefault="00DF7D86">
      <w:pPr>
        <w:pStyle w:val="ListParagraph"/>
        <w:numPr>
          <w:ilvl w:val="0"/>
          <w:numId w:val="16"/>
        </w:numPr>
        <w:autoSpaceDE w:val="0"/>
        <w:autoSpaceDN w:val="0"/>
        <w:adjustRightInd w:val="0"/>
        <w:spacing w:line="276" w:lineRule="auto"/>
        <w:rPr>
          <w:rFonts w:ascii="Cambria" w:hAnsi="Cambria"/>
          <w:color w:val="000000" w:themeColor="text1"/>
          <w:sz w:val="22"/>
          <w:szCs w:val="22"/>
          <w:lang w:val="en-US"/>
        </w:rPr>
      </w:pPr>
      <w:r w:rsidRPr="00DF7D86">
        <w:rPr>
          <w:rFonts w:ascii="Cambria" w:hAnsi="Cambria"/>
          <w:color w:val="000000" w:themeColor="text1"/>
          <w:sz w:val="22"/>
          <w:szCs w:val="22"/>
          <w:lang w:val="en-US"/>
        </w:rPr>
        <w:t>Bonczek, R.H., C.W. Holsapple, and A.B. Whinston, (1981), Foundations of Decision Support Systems, Academic Press, New York. Basic text on DSS</w:t>
      </w:r>
    </w:p>
    <w:p w14:paraId="19C415CD" w14:textId="77777777" w:rsidR="00DF7D86" w:rsidRPr="00DF7D86" w:rsidRDefault="00DF7D86">
      <w:pPr>
        <w:pStyle w:val="ListParagraph"/>
        <w:numPr>
          <w:ilvl w:val="0"/>
          <w:numId w:val="16"/>
        </w:numPr>
        <w:autoSpaceDE w:val="0"/>
        <w:autoSpaceDN w:val="0"/>
        <w:adjustRightInd w:val="0"/>
        <w:spacing w:line="276" w:lineRule="auto"/>
        <w:rPr>
          <w:rFonts w:ascii="Cambria" w:hAnsi="Cambria"/>
          <w:color w:val="000000" w:themeColor="text1"/>
          <w:sz w:val="22"/>
          <w:szCs w:val="22"/>
          <w:lang w:val="en-US"/>
        </w:rPr>
      </w:pPr>
      <w:r w:rsidRPr="00DF7D86">
        <w:rPr>
          <w:rFonts w:ascii="Cambria" w:hAnsi="Cambria"/>
          <w:color w:val="000000" w:themeColor="text1"/>
          <w:sz w:val="22"/>
          <w:szCs w:val="22"/>
          <w:lang w:val="en-US"/>
        </w:rPr>
        <w:t>Geoffrion, A.M., (1983). “Can OR/MS evolve fast enough? Interfaces 13:10. Source for six essential characteristics of DSS</w:t>
      </w:r>
    </w:p>
    <w:p w14:paraId="1BBC510A" w14:textId="77777777" w:rsidR="00561126" w:rsidRPr="00250B27" w:rsidRDefault="00561126" w:rsidP="00561126">
      <w:pPr>
        <w:autoSpaceDE w:val="0"/>
        <w:autoSpaceDN w:val="0"/>
        <w:adjustRightInd w:val="0"/>
        <w:spacing w:line="276" w:lineRule="auto"/>
        <w:rPr>
          <w:rFonts w:ascii="Cambria" w:eastAsiaTheme="minorHAnsi" w:hAnsi="Cambria"/>
          <w:sz w:val="22"/>
          <w:szCs w:val="22"/>
          <w:lang w:eastAsia="en-US" w:bidi="as-IN"/>
        </w:rPr>
      </w:pPr>
      <w:r w:rsidRPr="00B47A66">
        <w:rPr>
          <w:rFonts w:ascii="Cambria" w:hAnsi="Cambria"/>
          <w:b/>
          <w:bCs/>
          <w:color w:val="000000" w:themeColor="text1"/>
          <w:sz w:val="22"/>
          <w:szCs w:val="22"/>
        </w:rPr>
        <w:t>Refere</w:t>
      </w:r>
      <w:r>
        <w:rPr>
          <w:rFonts w:ascii="Cambria" w:hAnsi="Cambria"/>
          <w:b/>
          <w:bCs/>
          <w:color w:val="000000" w:themeColor="text1"/>
          <w:sz w:val="22"/>
          <w:szCs w:val="22"/>
        </w:rPr>
        <w:t>n</w:t>
      </w:r>
      <w:r w:rsidRPr="00B47A66">
        <w:rPr>
          <w:rFonts w:ascii="Cambria" w:hAnsi="Cambria"/>
          <w:b/>
          <w:bCs/>
          <w:color w:val="000000" w:themeColor="text1"/>
          <w:sz w:val="22"/>
          <w:szCs w:val="22"/>
        </w:rPr>
        <w:t>ce Books</w:t>
      </w:r>
      <w:r w:rsidRPr="00647245">
        <w:rPr>
          <w:rFonts w:ascii="Cambria" w:hAnsi="Cambria"/>
          <w:b/>
          <w:bCs/>
          <w:color w:val="000000" w:themeColor="text1"/>
          <w:sz w:val="22"/>
          <w:szCs w:val="22"/>
        </w:rPr>
        <w:t>:</w:t>
      </w:r>
    </w:p>
    <w:p w14:paraId="37002D56"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House, W.C. (ed.), (1983). Decision Support Systems, Petrocelli, New York. Basic DSS text</w:t>
      </w:r>
    </w:p>
    <w:p w14:paraId="1CD81A34"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Sprague, R.H., (1997). “A framework for the development of decision support systems, “Management Information Sciences Quarterly 4:1-26. Source for DSS development model</w:t>
      </w:r>
    </w:p>
    <w:p w14:paraId="29720E31"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Sprague, R.H., and Carlson, E.D., (1982). Building Effective Decision Support Systems, Prentice-Hall, Englewood Cliffs NJ. Basic DSS text</w:t>
      </w:r>
    </w:p>
    <w:p w14:paraId="1797245A"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 xml:space="preserve">Burrough, Peter A. and Rachael McDonnell., (1998), Principles of Geographical Information Systems. Oxford University Press, New York </w:t>
      </w:r>
    </w:p>
    <w:p w14:paraId="1C5A4D2A"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 xml:space="preserve">Laurini, Robert and Derek Thompson. , (1992), Fundamentals of Spatial Information Systems. Academic Pr., London </w:t>
      </w:r>
    </w:p>
    <w:p w14:paraId="4F4F0E23" w14:textId="7BD94C12"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Kluwer Fotheringham A S, O</w:t>
      </w:r>
      <w:r w:rsidR="002450F1">
        <w:rPr>
          <w:rFonts w:ascii="Cambria" w:eastAsiaTheme="minorHAnsi" w:hAnsi="Cambria"/>
          <w:sz w:val="22"/>
          <w:szCs w:val="22"/>
          <w:lang w:val="en-US" w:eastAsia="en-US" w:bidi="as-IN"/>
        </w:rPr>
        <w:t>’</w:t>
      </w:r>
      <w:r w:rsidRPr="00DF7D86">
        <w:rPr>
          <w:rFonts w:ascii="Cambria" w:eastAsiaTheme="minorHAnsi" w:hAnsi="Cambria"/>
          <w:sz w:val="22"/>
          <w:szCs w:val="22"/>
          <w:lang w:val="en-US" w:eastAsia="en-US" w:bidi="as-IN"/>
        </w:rPr>
        <w:t xml:space="preserve">Kelly M E., (1998), </w:t>
      </w:r>
      <w:r w:rsidRPr="00DF7D86">
        <w:rPr>
          <w:rFonts w:ascii="Cambria" w:eastAsiaTheme="minorHAnsi" w:hAnsi="Cambria"/>
          <w:iCs/>
          <w:sz w:val="22"/>
          <w:szCs w:val="22"/>
          <w:lang w:val="en-US" w:eastAsia="en-US" w:bidi="as-IN"/>
        </w:rPr>
        <w:t>Spatial Interaction Models: Formulations and Applications.</w:t>
      </w:r>
      <w:r w:rsidRPr="00DF7D86">
        <w:rPr>
          <w:rFonts w:ascii="Cambria" w:eastAsiaTheme="minorHAnsi" w:hAnsi="Cambria"/>
          <w:sz w:val="22"/>
          <w:szCs w:val="22"/>
          <w:lang w:val="en-US" w:eastAsia="en-US" w:bidi="as-IN"/>
        </w:rPr>
        <w:t xml:space="preserve"> </w:t>
      </w:r>
    </w:p>
    <w:p w14:paraId="26DE324D" w14:textId="77777777" w:rsidR="00DF7D86" w:rsidRPr="00DF7D86" w:rsidRDefault="00DF7D86">
      <w:pPr>
        <w:pStyle w:val="ListParagraph"/>
        <w:numPr>
          <w:ilvl w:val="0"/>
          <w:numId w:val="17"/>
        </w:numPr>
        <w:spacing w:after="160" w:line="259" w:lineRule="auto"/>
        <w:rPr>
          <w:rFonts w:ascii="Cambria" w:eastAsiaTheme="minorHAnsi" w:hAnsi="Cambria"/>
          <w:sz w:val="22"/>
          <w:szCs w:val="22"/>
          <w:lang w:val="en-US" w:eastAsia="en-US" w:bidi="as-IN"/>
        </w:rPr>
      </w:pPr>
      <w:r w:rsidRPr="00DF7D86">
        <w:rPr>
          <w:rFonts w:ascii="Cambria" w:eastAsiaTheme="minorHAnsi" w:hAnsi="Cambria"/>
          <w:sz w:val="22"/>
          <w:szCs w:val="22"/>
          <w:lang w:val="en-US" w:eastAsia="en-US" w:bidi="as-IN"/>
        </w:rPr>
        <w:t>Paul Longley, Michael Goodchild, David Maguire and David Rhind:, (2005), Geographical Information Systems. Principles, Techniques, Applications and Management. John Wiley &amp; Sons.</w:t>
      </w:r>
    </w:p>
    <w:p w14:paraId="04D970B3" w14:textId="77777777" w:rsidR="00383914" w:rsidRDefault="00383914" w:rsidP="00561126">
      <w:pPr>
        <w:spacing w:after="160" w:line="259" w:lineRule="auto"/>
        <w:rPr>
          <w:rFonts w:ascii="Cambria" w:eastAsiaTheme="minorHAnsi" w:hAnsi="Cambria"/>
          <w:sz w:val="22"/>
          <w:szCs w:val="22"/>
          <w:lang w:val="en-US" w:eastAsia="en-US" w:bidi="as-IN"/>
        </w:rPr>
      </w:pPr>
    </w:p>
    <w:p w14:paraId="3F160A06" w14:textId="77777777" w:rsidR="00383914" w:rsidRDefault="00383914" w:rsidP="00561126">
      <w:pPr>
        <w:spacing w:after="160" w:line="259" w:lineRule="auto"/>
        <w:rPr>
          <w:rFonts w:ascii="Cambria" w:eastAsiaTheme="minorHAnsi" w:hAnsi="Cambria"/>
          <w:sz w:val="22"/>
          <w:szCs w:val="22"/>
          <w:lang w:val="en-US" w:eastAsia="en-US" w:bidi="as-IN"/>
        </w:rPr>
      </w:pPr>
    </w:p>
    <w:p w14:paraId="3D0B4DB0" w14:textId="77777777" w:rsidR="00383914" w:rsidRDefault="00383914" w:rsidP="00561126">
      <w:pPr>
        <w:spacing w:after="160" w:line="259" w:lineRule="auto"/>
        <w:rPr>
          <w:rFonts w:ascii="Cambria" w:eastAsiaTheme="minorHAnsi" w:hAnsi="Cambria"/>
          <w:sz w:val="22"/>
          <w:szCs w:val="22"/>
          <w:lang w:val="en-US" w:eastAsia="en-US" w:bidi="as-IN"/>
        </w:rPr>
      </w:pPr>
    </w:p>
    <w:p w14:paraId="0287BA41" w14:textId="77777777" w:rsidR="00383914" w:rsidRDefault="00383914" w:rsidP="00561126">
      <w:pPr>
        <w:spacing w:after="160" w:line="259" w:lineRule="auto"/>
        <w:rPr>
          <w:rFonts w:ascii="Cambria" w:eastAsiaTheme="minorHAnsi" w:hAnsi="Cambria"/>
          <w:sz w:val="22"/>
          <w:szCs w:val="22"/>
          <w:lang w:val="en-US" w:eastAsia="en-US" w:bidi="as-IN"/>
        </w:rPr>
      </w:pPr>
    </w:p>
    <w:p w14:paraId="3EFFCE19" w14:textId="77777777" w:rsidR="00383914" w:rsidRDefault="00383914" w:rsidP="00561126">
      <w:pPr>
        <w:spacing w:after="160" w:line="259" w:lineRule="auto"/>
        <w:rPr>
          <w:rFonts w:ascii="Cambria" w:eastAsiaTheme="minorHAnsi" w:hAnsi="Cambria"/>
          <w:sz w:val="22"/>
          <w:szCs w:val="22"/>
          <w:lang w:val="en-US" w:eastAsia="en-US" w:bidi="as-IN"/>
        </w:rPr>
      </w:pPr>
    </w:p>
    <w:p w14:paraId="69D30F9F" w14:textId="77777777" w:rsidR="00383914" w:rsidRDefault="00383914" w:rsidP="00561126">
      <w:pPr>
        <w:spacing w:after="160" w:line="259" w:lineRule="auto"/>
        <w:rPr>
          <w:rFonts w:ascii="Cambria" w:eastAsiaTheme="minorHAnsi" w:hAnsi="Cambria"/>
          <w:sz w:val="22"/>
          <w:szCs w:val="22"/>
          <w:lang w:val="en-US" w:eastAsia="en-US" w:bidi="as-IN"/>
        </w:rPr>
      </w:pPr>
    </w:p>
    <w:p w14:paraId="05ABE611" w14:textId="77777777" w:rsidR="00383914" w:rsidRDefault="00383914" w:rsidP="00561126">
      <w:pPr>
        <w:spacing w:after="160" w:line="259" w:lineRule="auto"/>
        <w:rPr>
          <w:rFonts w:ascii="Cambria" w:eastAsiaTheme="minorHAnsi" w:hAnsi="Cambria"/>
          <w:sz w:val="22"/>
          <w:szCs w:val="22"/>
          <w:lang w:val="en-US" w:eastAsia="en-US" w:bidi="as-IN"/>
        </w:rPr>
      </w:pPr>
    </w:p>
    <w:p w14:paraId="2887A016" w14:textId="77777777" w:rsidR="00383914" w:rsidRDefault="00383914" w:rsidP="00561126">
      <w:pPr>
        <w:spacing w:after="160" w:line="259" w:lineRule="auto"/>
        <w:rPr>
          <w:rFonts w:ascii="Cambria" w:eastAsiaTheme="minorHAnsi" w:hAnsi="Cambria"/>
          <w:sz w:val="22"/>
          <w:szCs w:val="22"/>
          <w:lang w:val="en-US" w:eastAsia="en-US" w:bidi="as-IN"/>
        </w:rPr>
      </w:pPr>
    </w:p>
    <w:p w14:paraId="24BE00C0" w14:textId="77777777" w:rsidR="00383914" w:rsidRDefault="00383914" w:rsidP="00561126">
      <w:pPr>
        <w:spacing w:after="160" w:line="259" w:lineRule="auto"/>
        <w:rPr>
          <w:rFonts w:ascii="Cambria" w:eastAsiaTheme="minorHAnsi" w:hAnsi="Cambria"/>
          <w:sz w:val="22"/>
          <w:szCs w:val="22"/>
          <w:lang w:val="en-US" w:eastAsia="en-US" w:bidi="as-IN"/>
        </w:rPr>
      </w:pPr>
    </w:p>
    <w:p w14:paraId="40DFF104" w14:textId="77777777" w:rsidR="00383914" w:rsidRDefault="00383914" w:rsidP="00561126">
      <w:pPr>
        <w:spacing w:after="160" w:line="259" w:lineRule="auto"/>
        <w:rPr>
          <w:rFonts w:ascii="Cambria" w:eastAsiaTheme="minorHAnsi" w:hAnsi="Cambria"/>
          <w:sz w:val="22"/>
          <w:szCs w:val="22"/>
          <w:lang w:val="en-US" w:eastAsia="en-US" w:bidi="as-IN"/>
        </w:rPr>
      </w:pPr>
    </w:p>
    <w:p w14:paraId="041E3448" w14:textId="77777777" w:rsidR="00383914" w:rsidRDefault="00383914" w:rsidP="00561126">
      <w:pPr>
        <w:spacing w:after="160" w:line="259" w:lineRule="auto"/>
        <w:rPr>
          <w:rFonts w:ascii="Cambria" w:eastAsiaTheme="minorHAnsi" w:hAnsi="Cambria"/>
          <w:sz w:val="22"/>
          <w:szCs w:val="22"/>
          <w:lang w:val="en-US" w:eastAsia="en-US" w:bidi="as-IN"/>
        </w:rPr>
      </w:pPr>
    </w:p>
    <w:p w14:paraId="42875ED6" w14:textId="77777777" w:rsidR="00383914" w:rsidRDefault="00383914" w:rsidP="00561126">
      <w:pPr>
        <w:spacing w:after="160" w:line="259" w:lineRule="auto"/>
        <w:rPr>
          <w:rFonts w:ascii="Cambria" w:eastAsiaTheme="minorHAnsi" w:hAnsi="Cambria"/>
          <w:sz w:val="22"/>
          <w:szCs w:val="22"/>
          <w:lang w:val="en-US" w:eastAsia="en-US" w:bidi="as-IN"/>
        </w:rPr>
      </w:pPr>
    </w:p>
    <w:p w14:paraId="726D252A" w14:textId="77777777" w:rsidR="00383914" w:rsidRDefault="00383914" w:rsidP="00561126">
      <w:pPr>
        <w:spacing w:after="160" w:line="259" w:lineRule="auto"/>
        <w:rPr>
          <w:rFonts w:ascii="Cambria" w:eastAsiaTheme="minorHAnsi" w:hAnsi="Cambria"/>
          <w:sz w:val="22"/>
          <w:szCs w:val="22"/>
          <w:lang w:val="en-US" w:eastAsia="en-US" w:bidi="as-IN"/>
        </w:rPr>
      </w:pPr>
    </w:p>
    <w:p w14:paraId="50EA7ECB" w14:textId="77777777" w:rsidR="00383914" w:rsidRDefault="00383914" w:rsidP="00561126">
      <w:pPr>
        <w:spacing w:after="160" w:line="259" w:lineRule="auto"/>
        <w:rPr>
          <w:rFonts w:ascii="Cambria" w:eastAsiaTheme="minorHAnsi" w:hAnsi="Cambria"/>
          <w:sz w:val="22"/>
          <w:szCs w:val="22"/>
          <w:lang w:val="en-US" w:eastAsia="en-US" w:bidi="as-IN"/>
        </w:rPr>
      </w:pPr>
    </w:p>
    <w:p w14:paraId="0E5EF520" w14:textId="77777777" w:rsidR="00383914" w:rsidRDefault="00383914" w:rsidP="00561126">
      <w:pPr>
        <w:spacing w:after="160" w:line="259" w:lineRule="auto"/>
        <w:rPr>
          <w:rFonts w:ascii="Cambria" w:eastAsiaTheme="minorHAnsi" w:hAnsi="Cambria"/>
          <w:sz w:val="22"/>
          <w:szCs w:val="22"/>
          <w:lang w:val="en-US" w:eastAsia="en-US" w:bidi="as-IN"/>
        </w:rPr>
      </w:pPr>
    </w:p>
    <w:p w14:paraId="393385EB" w14:textId="77777777" w:rsidR="00383914" w:rsidRDefault="00383914" w:rsidP="00561126">
      <w:pPr>
        <w:spacing w:after="160" w:line="259" w:lineRule="auto"/>
        <w:rPr>
          <w:rFonts w:ascii="Cambria" w:eastAsiaTheme="minorHAnsi" w:hAnsi="Cambria"/>
          <w:sz w:val="22"/>
          <w:szCs w:val="22"/>
          <w:lang w:val="en-US" w:eastAsia="en-US" w:bidi="as-IN"/>
        </w:rPr>
      </w:pPr>
    </w:p>
    <w:p w14:paraId="4A0096F2" w14:textId="77777777" w:rsidR="00383914" w:rsidRDefault="00383914" w:rsidP="00561126">
      <w:pPr>
        <w:spacing w:after="160" w:line="259" w:lineRule="auto"/>
        <w:rPr>
          <w:rFonts w:ascii="Cambria" w:eastAsiaTheme="minorHAnsi" w:hAnsi="Cambria"/>
          <w:sz w:val="22"/>
          <w:szCs w:val="22"/>
          <w:lang w:val="en-US" w:eastAsia="en-US" w:bidi="as-IN"/>
        </w:rPr>
      </w:pPr>
    </w:p>
    <w:p w14:paraId="3B54B7D6" w14:textId="77777777" w:rsidR="00383914" w:rsidRDefault="00383914" w:rsidP="00561126">
      <w:pPr>
        <w:spacing w:after="160" w:line="259" w:lineRule="auto"/>
        <w:rPr>
          <w:rFonts w:ascii="Cambria" w:eastAsiaTheme="minorHAnsi" w:hAnsi="Cambria"/>
          <w:sz w:val="22"/>
          <w:szCs w:val="22"/>
          <w:lang w:val="en-US" w:eastAsia="en-US" w:bidi="as-IN"/>
        </w:rPr>
      </w:pPr>
    </w:p>
    <w:p w14:paraId="4C93CF38" w14:textId="77777777" w:rsidR="00383914" w:rsidRDefault="00383914" w:rsidP="00561126">
      <w:pPr>
        <w:spacing w:after="160" w:line="259" w:lineRule="auto"/>
        <w:rPr>
          <w:rFonts w:ascii="Cambria" w:eastAsiaTheme="minorHAnsi" w:hAnsi="Cambria"/>
          <w:sz w:val="22"/>
          <w:szCs w:val="22"/>
          <w:lang w:val="en-US" w:eastAsia="en-US" w:bidi="as-IN"/>
        </w:rPr>
      </w:pPr>
    </w:p>
    <w:p w14:paraId="48813986" w14:textId="77777777" w:rsidR="00383914" w:rsidRDefault="00383914" w:rsidP="00561126">
      <w:pPr>
        <w:spacing w:after="160" w:line="259" w:lineRule="auto"/>
        <w:rPr>
          <w:rFonts w:ascii="Cambria" w:eastAsiaTheme="minorHAnsi" w:hAnsi="Cambria"/>
          <w:sz w:val="22"/>
          <w:szCs w:val="22"/>
          <w:lang w:val="en-US" w:eastAsia="en-US" w:bidi="as-IN"/>
        </w:rPr>
      </w:pPr>
    </w:p>
    <w:p w14:paraId="357FF0C8" w14:textId="77777777" w:rsidR="00383914" w:rsidRDefault="00383914" w:rsidP="00561126">
      <w:pPr>
        <w:spacing w:after="160" w:line="259" w:lineRule="auto"/>
        <w:rPr>
          <w:rFonts w:ascii="Cambria" w:eastAsiaTheme="minorHAnsi" w:hAnsi="Cambria"/>
          <w:sz w:val="22"/>
          <w:szCs w:val="22"/>
          <w:lang w:val="en-US" w:eastAsia="en-US" w:bidi="as-IN"/>
        </w:rPr>
      </w:pPr>
    </w:p>
    <w:p w14:paraId="59865EEE" w14:textId="77777777" w:rsidR="00383914" w:rsidRDefault="00383914" w:rsidP="00561126">
      <w:pPr>
        <w:spacing w:after="160" w:line="259" w:lineRule="auto"/>
        <w:rPr>
          <w:rFonts w:ascii="Cambria" w:eastAsiaTheme="minorHAnsi" w:hAnsi="Cambria"/>
          <w:sz w:val="22"/>
          <w:szCs w:val="22"/>
          <w:lang w:val="en-US" w:eastAsia="en-US" w:bidi="as-IN"/>
        </w:rPr>
      </w:pPr>
    </w:p>
    <w:p w14:paraId="50838EA4" w14:textId="77777777" w:rsidR="00383914" w:rsidRDefault="00383914" w:rsidP="00561126">
      <w:pPr>
        <w:spacing w:after="160" w:line="259" w:lineRule="auto"/>
        <w:rPr>
          <w:rFonts w:ascii="Cambria" w:eastAsiaTheme="minorHAnsi" w:hAnsi="Cambria"/>
          <w:sz w:val="22"/>
          <w:szCs w:val="22"/>
          <w:lang w:val="en-US" w:eastAsia="en-US" w:bidi="as-IN"/>
        </w:rPr>
      </w:pPr>
    </w:p>
    <w:p w14:paraId="3399E95E" w14:textId="77777777" w:rsidR="00383914" w:rsidRPr="00711F95" w:rsidRDefault="00383914" w:rsidP="00383914">
      <w:pPr>
        <w:spacing w:before="10" w:after="40"/>
        <w:ind w:firstLine="720"/>
        <w:jc w:val="both"/>
        <w:rPr>
          <w:rFonts w:ascii="Cambria" w:eastAsia="TimesNewRomanPS-BoldMT" w:hAnsi="Cambria"/>
          <w:bCs/>
          <w:color w:val="000000"/>
          <w:sz w:val="22"/>
          <w:szCs w:val="22"/>
        </w:rPr>
      </w:pPr>
    </w:p>
    <w:tbl>
      <w:tblPr>
        <w:tblStyle w:val="TableGrid"/>
        <w:tblW w:w="10429" w:type="dxa"/>
        <w:tblInd w:w="108" w:type="dxa"/>
        <w:tblLook w:val="04A0" w:firstRow="1" w:lastRow="0" w:firstColumn="1" w:lastColumn="0" w:noHBand="0" w:noVBand="1"/>
      </w:tblPr>
      <w:tblGrid>
        <w:gridCol w:w="1018"/>
        <w:gridCol w:w="8050"/>
        <w:gridCol w:w="1361"/>
      </w:tblGrid>
      <w:tr w:rsidR="00383914" w:rsidRPr="00647245" w14:paraId="3C372262" w14:textId="77777777" w:rsidTr="00CC338A">
        <w:trPr>
          <w:trHeight w:val="1035"/>
        </w:trPr>
        <w:tc>
          <w:tcPr>
            <w:tcW w:w="1018" w:type="dxa"/>
            <w:vAlign w:val="center"/>
          </w:tcPr>
          <w:p w14:paraId="329A7B70" w14:textId="77777777" w:rsidR="00383914" w:rsidRPr="00647245" w:rsidRDefault="00383914" w:rsidP="00CC338A">
            <w:pPr>
              <w:jc w:val="center"/>
              <w:rPr>
                <w:rFonts w:ascii="Cambria" w:hAnsi="Cambria"/>
                <w:b/>
              </w:rPr>
            </w:pPr>
            <w:r w:rsidRPr="00647245">
              <w:rPr>
                <w:rFonts w:ascii="Cambria" w:hAnsi="Cambria"/>
                <w:b/>
              </w:rPr>
              <w:t>Paper</w:t>
            </w:r>
          </w:p>
          <w:p w14:paraId="6B7E4BAE" w14:textId="77777777" w:rsidR="00383914" w:rsidRDefault="00383914" w:rsidP="00CC338A">
            <w:pPr>
              <w:jc w:val="center"/>
              <w:rPr>
                <w:rFonts w:ascii="Cambria" w:hAnsi="Cambria"/>
                <w:b/>
              </w:rPr>
            </w:pPr>
            <w:r>
              <w:rPr>
                <w:rFonts w:ascii="Cambria" w:hAnsi="Cambria"/>
                <w:b/>
              </w:rPr>
              <w:t xml:space="preserve">IV </w:t>
            </w:r>
          </w:p>
          <w:p w14:paraId="672A43CD" w14:textId="77777777" w:rsidR="00383914" w:rsidRPr="00647245" w:rsidRDefault="00383914" w:rsidP="00CC338A">
            <w:pPr>
              <w:jc w:val="center"/>
              <w:rPr>
                <w:rFonts w:ascii="Cambria" w:hAnsi="Cambria"/>
                <w:b/>
              </w:rPr>
            </w:pPr>
            <w:r>
              <w:rPr>
                <w:rFonts w:ascii="Cambria" w:hAnsi="Cambria"/>
                <w:b/>
              </w:rPr>
              <w:t xml:space="preserve">Core </w:t>
            </w:r>
            <w:r w:rsidRPr="00647245">
              <w:rPr>
                <w:rFonts w:ascii="Cambria" w:hAnsi="Cambria"/>
                <w:b/>
              </w:rPr>
              <w:t>Course</w:t>
            </w:r>
          </w:p>
        </w:tc>
        <w:tc>
          <w:tcPr>
            <w:tcW w:w="8050" w:type="dxa"/>
            <w:vAlign w:val="center"/>
          </w:tcPr>
          <w:p w14:paraId="5B77F766" w14:textId="77777777" w:rsidR="00383914" w:rsidRPr="00F10B7D" w:rsidRDefault="00383914" w:rsidP="00CC338A">
            <w:pPr>
              <w:jc w:val="center"/>
              <w:rPr>
                <w:rFonts w:ascii="Cambria" w:hAnsi="Cambria"/>
                <w:b/>
                <w:color w:val="000000" w:themeColor="text1"/>
              </w:rPr>
            </w:pPr>
            <w:r w:rsidRPr="00F10B7D">
              <w:rPr>
                <w:rFonts w:ascii="Cambria" w:hAnsi="Cambria"/>
                <w:b/>
                <w:color w:val="000000"/>
              </w:rPr>
              <w:t>Geoinformatics in Agriculture, Soil &amp; Land Evaluation</w:t>
            </w:r>
            <w:r w:rsidRPr="00F10B7D">
              <w:rPr>
                <w:rFonts w:ascii="Cambria" w:hAnsi="Cambria"/>
                <w:b/>
                <w:color w:val="000000" w:themeColor="text1"/>
              </w:rPr>
              <w:t xml:space="preserve"> </w:t>
            </w:r>
          </w:p>
          <w:p w14:paraId="245ADB6C" w14:textId="51BF049D" w:rsidR="00383914" w:rsidRPr="00647245" w:rsidRDefault="00383914" w:rsidP="00CC338A">
            <w:pPr>
              <w:spacing w:before="240"/>
              <w:jc w:val="center"/>
              <w:rPr>
                <w:rFonts w:ascii="Cambria" w:hAnsi="Cambria"/>
                <w:b/>
                <w:bCs/>
                <w:color w:val="000000" w:themeColor="text1"/>
              </w:rPr>
            </w:pPr>
            <w:r w:rsidRPr="00647245">
              <w:rPr>
                <w:rFonts w:ascii="Cambria" w:hAnsi="Cambria"/>
                <w:b/>
                <w:bCs/>
                <w:color w:val="000000" w:themeColor="text1"/>
              </w:rPr>
              <w:t xml:space="preserve">L-T-P-C: </w:t>
            </w:r>
            <w:r>
              <w:rPr>
                <w:rFonts w:ascii="Cambria" w:hAnsi="Cambria"/>
                <w:b/>
                <w:bCs/>
                <w:color w:val="000000" w:themeColor="text1"/>
              </w:rPr>
              <w:t>3</w:t>
            </w:r>
            <w:r w:rsidRPr="00647245">
              <w:rPr>
                <w:rFonts w:ascii="Cambria" w:hAnsi="Cambria"/>
                <w:b/>
                <w:bCs/>
                <w:color w:val="000000" w:themeColor="text1"/>
              </w:rPr>
              <w:t>-</w:t>
            </w:r>
            <w:r>
              <w:rPr>
                <w:rFonts w:ascii="Cambria" w:hAnsi="Cambria"/>
                <w:b/>
                <w:bCs/>
                <w:color w:val="000000" w:themeColor="text1"/>
              </w:rPr>
              <w:t>1</w:t>
            </w:r>
            <w:r w:rsidRPr="00647245">
              <w:rPr>
                <w:rFonts w:ascii="Cambria" w:hAnsi="Cambria"/>
                <w:b/>
                <w:bCs/>
                <w:color w:val="000000" w:themeColor="text1"/>
              </w:rPr>
              <w:t>-</w:t>
            </w:r>
            <w:r>
              <w:rPr>
                <w:rFonts w:ascii="Cambria" w:hAnsi="Cambria"/>
                <w:b/>
                <w:bCs/>
                <w:color w:val="000000" w:themeColor="text1"/>
              </w:rPr>
              <w:t>0</w:t>
            </w:r>
            <w:r w:rsidRPr="00647245">
              <w:rPr>
                <w:rFonts w:ascii="Cambria" w:hAnsi="Cambria"/>
                <w:b/>
                <w:bCs/>
                <w:color w:val="000000" w:themeColor="text1"/>
              </w:rPr>
              <w:t>-</w:t>
            </w:r>
            <w:r>
              <w:rPr>
                <w:rFonts w:ascii="Cambria" w:hAnsi="Cambria"/>
                <w:b/>
                <w:bCs/>
                <w:color w:val="000000" w:themeColor="text1"/>
              </w:rPr>
              <w:t>4</w:t>
            </w:r>
            <w:r w:rsidRPr="00647245">
              <w:rPr>
                <w:rFonts w:ascii="Cambria" w:hAnsi="Cambria"/>
                <w:b/>
                <w:bCs/>
                <w:color w:val="000000" w:themeColor="text1"/>
              </w:rPr>
              <w:tab/>
              <w:t xml:space="preserve">  Credit Units: </w:t>
            </w:r>
            <w:r>
              <w:rPr>
                <w:rFonts w:ascii="Cambria" w:hAnsi="Cambria"/>
                <w:b/>
                <w:bCs/>
                <w:color w:val="000000" w:themeColor="text1"/>
              </w:rPr>
              <w:t>4</w:t>
            </w:r>
            <w:r w:rsidRPr="00647245">
              <w:rPr>
                <w:rFonts w:ascii="Cambria" w:hAnsi="Cambria"/>
                <w:b/>
                <w:bCs/>
                <w:color w:val="000000" w:themeColor="text1"/>
              </w:rPr>
              <w:t xml:space="preserve">             Scheme of Evaluation: (T)</w:t>
            </w:r>
          </w:p>
        </w:tc>
        <w:tc>
          <w:tcPr>
            <w:tcW w:w="1361" w:type="dxa"/>
            <w:vAlign w:val="center"/>
          </w:tcPr>
          <w:p w14:paraId="4CA09021" w14:textId="77777777" w:rsidR="00383914" w:rsidRPr="00647245" w:rsidRDefault="00383914" w:rsidP="00CC338A">
            <w:pPr>
              <w:jc w:val="center"/>
              <w:rPr>
                <w:rFonts w:ascii="Cambria" w:hAnsi="Cambria"/>
                <w:b/>
                <w:bCs/>
                <w:color w:val="000000" w:themeColor="text1"/>
              </w:rPr>
            </w:pPr>
            <w:r w:rsidRPr="00647245">
              <w:rPr>
                <w:rFonts w:ascii="Cambria" w:hAnsi="Cambria"/>
                <w:b/>
                <w:bCs/>
                <w:color w:val="000000" w:themeColor="text1"/>
              </w:rPr>
              <w:t>Subject Code:</w:t>
            </w:r>
          </w:p>
          <w:p w14:paraId="46C63048" w14:textId="77777777" w:rsidR="00383914" w:rsidRPr="00647245" w:rsidRDefault="00383914" w:rsidP="00CC338A">
            <w:pPr>
              <w:spacing w:before="240"/>
              <w:jc w:val="center"/>
              <w:rPr>
                <w:rFonts w:ascii="Cambria" w:hAnsi="Cambria"/>
                <w:b/>
                <w:bCs/>
                <w:color w:val="000000" w:themeColor="text1"/>
              </w:rPr>
            </w:pPr>
            <w:r>
              <w:rPr>
                <w:rFonts w:ascii="Cambria" w:hAnsi="Cambria"/>
                <w:b/>
                <w:bCs/>
                <w:color w:val="000000" w:themeColor="text1"/>
              </w:rPr>
              <w:t>GEOI164C 204</w:t>
            </w:r>
          </w:p>
        </w:tc>
      </w:tr>
    </w:tbl>
    <w:p w14:paraId="2A2ED67B" w14:textId="77777777" w:rsidR="00383914" w:rsidRPr="00647245" w:rsidRDefault="00383914" w:rsidP="00383914">
      <w:pPr>
        <w:widowControl w:val="0"/>
        <w:tabs>
          <w:tab w:val="left" w:pos="840"/>
        </w:tabs>
        <w:autoSpaceDE w:val="0"/>
        <w:autoSpaceDN w:val="0"/>
        <w:spacing w:line="276" w:lineRule="auto"/>
        <w:jc w:val="both"/>
        <w:rPr>
          <w:rFonts w:ascii="Cambria" w:hAnsi="Cambria"/>
          <w:color w:val="000000" w:themeColor="text1"/>
          <w:sz w:val="22"/>
          <w:szCs w:val="22"/>
        </w:rPr>
      </w:pPr>
    </w:p>
    <w:p w14:paraId="61E6EE18" w14:textId="77777777" w:rsidR="00383914" w:rsidRPr="007B0A18" w:rsidRDefault="00383914" w:rsidP="00383914">
      <w:pPr>
        <w:widowControl w:val="0"/>
        <w:autoSpaceDE w:val="0"/>
        <w:autoSpaceDN w:val="0"/>
        <w:spacing w:line="276" w:lineRule="auto"/>
        <w:jc w:val="both"/>
        <w:rPr>
          <w:rFonts w:ascii="Cambria" w:eastAsia="TimesNewRomanPS-BoldMT" w:hAnsi="Cambria"/>
          <w:b/>
          <w:color w:val="000000" w:themeColor="text1"/>
          <w:sz w:val="22"/>
          <w:szCs w:val="22"/>
        </w:rPr>
      </w:pPr>
      <w:r w:rsidRPr="00647245">
        <w:rPr>
          <w:rFonts w:ascii="Cambria" w:eastAsia="TimesNewRomanPS-BoldMT" w:hAnsi="Cambria"/>
          <w:b/>
          <w:color w:val="000000" w:themeColor="text1"/>
          <w:sz w:val="22"/>
          <w:szCs w:val="22"/>
        </w:rPr>
        <w:t>Course Objectives:</w:t>
      </w:r>
      <w:r>
        <w:rPr>
          <w:rFonts w:ascii="Cambria" w:eastAsia="TimesNewRomanPS-BoldMT" w:hAnsi="Cambria"/>
          <w:b/>
          <w:color w:val="000000" w:themeColor="text1"/>
          <w:sz w:val="22"/>
          <w:szCs w:val="22"/>
        </w:rPr>
        <w:t xml:space="preserve"> </w:t>
      </w:r>
      <w:r w:rsidRPr="007B0A18">
        <w:rPr>
          <w:rFonts w:ascii="Cambria" w:eastAsia="TimesNewRomanPSMT" w:hAnsi="Cambria"/>
          <w:i/>
          <w:iCs/>
          <w:color w:val="000000" w:themeColor="text1"/>
          <w:sz w:val="22"/>
          <w:szCs w:val="22"/>
        </w:rPr>
        <w:t>This course intends to provide students with an understanding of the different types of spatial data and technologies used in Geoinformatics and their applications in agriculture, soil &amp; land evaluation.</w:t>
      </w:r>
    </w:p>
    <w:p w14:paraId="7348FE82" w14:textId="77777777" w:rsidR="00383914" w:rsidRPr="00647245" w:rsidRDefault="00383914" w:rsidP="00383914">
      <w:pPr>
        <w:spacing w:before="240" w:line="276" w:lineRule="auto"/>
        <w:jc w:val="both"/>
        <w:rPr>
          <w:rFonts w:ascii="Cambria" w:hAnsi="Cambria"/>
          <w:bCs/>
          <w:color w:val="000000" w:themeColor="text1"/>
          <w:sz w:val="22"/>
          <w:szCs w:val="22"/>
        </w:rPr>
      </w:pPr>
      <w:r w:rsidRPr="00647245">
        <w:rPr>
          <w:rFonts w:ascii="Cambria" w:hAnsi="Cambria"/>
          <w:b/>
          <w:bCs/>
          <w:color w:val="000000" w:themeColor="text1"/>
          <w:sz w:val="22"/>
          <w:szCs w:val="22"/>
        </w:rPr>
        <w:t>Learning Outcomes</w:t>
      </w:r>
      <w:r w:rsidRPr="00647245">
        <w:rPr>
          <w:rFonts w:ascii="Cambria" w:hAnsi="Cambria"/>
          <w:bCs/>
          <w:color w:val="000000" w:themeColor="text1"/>
          <w:sz w:val="22"/>
          <w:szCs w:val="22"/>
        </w:rPr>
        <w:t>:</w:t>
      </w:r>
    </w:p>
    <w:p w14:paraId="5258C1BA" w14:textId="77777777" w:rsidR="00383914" w:rsidRPr="000412E0" w:rsidRDefault="00383914" w:rsidP="00383914">
      <w:pPr>
        <w:widowControl w:val="0"/>
        <w:autoSpaceDE w:val="0"/>
        <w:autoSpaceDN w:val="0"/>
        <w:spacing w:line="276" w:lineRule="auto"/>
        <w:jc w:val="both"/>
        <w:rPr>
          <w:rFonts w:ascii="Cambria" w:eastAsia="TimesNewRomanPSMT" w:hAnsi="Cambria"/>
          <w:color w:val="000000" w:themeColor="text1"/>
          <w:sz w:val="22"/>
          <w:szCs w:val="22"/>
        </w:rPr>
      </w:pPr>
      <w:r w:rsidRPr="00647245">
        <w:rPr>
          <w:rFonts w:ascii="Cambria" w:eastAsia="TimesNewRomanPSMT" w:hAnsi="Cambria"/>
          <w:color w:val="000000" w:themeColor="text1"/>
          <w:sz w:val="22"/>
          <w:szCs w:val="22"/>
        </w:rPr>
        <w:t>After the completion of the course, the students will have the ability to:</w:t>
      </w:r>
    </w:p>
    <w:p w14:paraId="320CEA31" w14:textId="77777777" w:rsidR="00383914" w:rsidRPr="007B0A18" w:rsidRDefault="00383914" w:rsidP="00383914">
      <w:pPr>
        <w:pStyle w:val="ListParagraph"/>
        <w:widowControl w:val="0"/>
        <w:numPr>
          <w:ilvl w:val="0"/>
          <w:numId w:val="39"/>
        </w:numPr>
        <w:autoSpaceDE w:val="0"/>
        <w:autoSpaceDN w:val="0"/>
        <w:spacing w:line="276" w:lineRule="auto"/>
        <w:ind w:left="1134" w:hanging="774"/>
        <w:jc w:val="both"/>
        <w:rPr>
          <w:rFonts w:ascii="Cambria" w:hAnsi="Cambria"/>
          <w:sz w:val="22"/>
          <w:szCs w:val="22"/>
          <w:lang w:val="en-GB"/>
        </w:rPr>
      </w:pPr>
      <w:r w:rsidRPr="007B0A18">
        <w:rPr>
          <w:rFonts w:ascii="Cambria" w:hAnsi="Cambria"/>
          <w:b/>
          <w:sz w:val="22"/>
          <w:szCs w:val="22"/>
          <w:lang w:val="en-GB"/>
        </w:rPr>
        <w:t xml:space="preserve">Recall </w:t>
      </w:r>
      <w:r w:rsidRPr="007B0A18">
        <w:rPr>
          <w:rFonts w:ascii="Cambria" w:hAnsi="Cambria"/>
          <w:bCs/>
          <w:sz w:val="22"/>
          <w:szCs w:val="22"/>
          <w:lang w:val="en-GB"/>
        </w:rPr>
        <w:t>the basic concepts and terminology related to Geoinformatics in agriculture, soil &amp; land evaluation.</w:t>
      </w:r>
    </w:p>
    <w:p w14:paraId="348129AD" w14:textId="77777777" w:rsidR="00383914" w:rsidRPr="0083281A" w:rsidRDefault="00383914" w:rsidP="00383914">
      <w:pPr>
        <w:pStyle w:val="ListParagraph"/>
        <w:numPr>
          <w:ilvl w:val="0"/>
          <w:numId w:val="39"/>
        </w:numPr>
        <w:spacing w:before="10" w:after="40" w:line="276" w:lineRule="auto"/>
        <w:ind w:left="1134" w:hanging="774"/>
        <w:jc w:val="both"/>
        <w:rPr>
          <w:rFonts w:ascii="Cambria" w:eastAsia="TimesNewRomanPSMT" w:hAnsi="Cambria"/>
          <w:color w:val="000000" w:themeColor="text1"/>
          <w:sz w:val="22"/>
          <w:szCs w:val="22"/>
          <w:lang w:val="en-GB"/>
        </w:rPr>
      </w:pPr>
      <w:r w:rsidRPr="0083281A">
        <w:rPr>
          <w:rFonts w:ascii="Cambria" w:hAnsi="Cambria"/>
          <w:b/>
          <w:sz w:val="22"/>
          <w:szCs w:val="22"/>
          <w:lang w:val="en-GB"/>
        </w:rPr>
        <w:t xml:space="preserve">Explain </w:t>
      </w:r>
      <w:r w:rsidRPr="0083281A">
        <w:rPr>
          <w:rFonts w:ascii="Cambria" w:hAnsi="Cambria"/>
          <w:bCs/>
          <w:sz w:val="22"/>
          <w:szCs w:val="22"/>
          <w:lang w:val="en-GB"/>
        </w:rPr>
        <w:t>the principles and methods of Geoinformatics and how they can be applied to agriculture, soil &amp; land evaluation.</w:t>
      </w:r>
    </w:p>
    <w:p w14:paraId="5A289D73" w14:textId="77777777" w:rsidR="00383914" w:rsidRPr="0083281A" w:rsidRDefault="00383914" w:rsidP="00383914">
      <w:pPr>
        <w:pStyle w:val="ListParagraph"/>
        <w:widowControl w:val="0"/>
        <w:numPr>
          <w:ilvl w:val="0"/>
          <w:numId w:val="39"/>
        </w:numPr>
        <w:autoSpaceDE w:val="0"/>
        <w:autoSpaceDN w:val="0"/>
        <w:spacing w:line="276" w:lineRule="auto"/>
        <w:ind w:left="1134" w:hanging="774"/>
        <w:jc w:val="both"/>
        <w:rPr>
          <w:rFonts w:ascii="Cambria" w:hAnsi="Cambria"/>
          <w:sz w:val="22"/>
          <w:szCs w:val="22"/>
          <w:lang w:val="en-GB"/>
        </w:rPr>
      </w:pPr>
      <w:r w:rsidRPr="0083281A">
        <w:rPr>
          <w:rFonts w:ascii="Cambria" w:eastAsia="TimesNewRomanPSMT" w:hAnsi="Cambria"/>
          <w:b/>
          <w:color w:val="000000" w:themeColor="text1"/>
          <w:sz w:val="22"/>
          <w:szCs w:val="22"/>
          <w:lang w:val="en-GB"/>
        </w:rPr>
        <w:t xml:space="preserve">Utilize </w:t>
      </w:r>
      <w:r w:rsidRPr="0083281A">
        <w:rPr>
          <w:rFonts w:ascii="Cambria" w:eastAsia="TimesNewRomanPSMT" w:hAnsi="Cambria"/>
          <w:bCs/>
          <w:color w:val="000000" w:themeColor="text1"/>
          <w:sz w:val="22"/>
          <w:szCs w:val="22"/>
          <w:lang w:val="en-GB"/>
        </w:rPr>
        <w:t>Geoinformatics-based approaches to develop management plans for crops, soil health, and land use planning.</w:t>
      </w:r>
    </w:p>
    <w:p w14:paraId="632D292E" w14:textId="77777777" w:rsidR="00383914" w:rsidRPr="0083281A" w:rsidRDefault="00383914" w:rsidP="00383914">
      <w:pPr>
        <w:pStyle w:val="ListParagraph"/>
        <w:widowControl w:val="0"/>
        <w:numPr>
          <w:ilvl w:val="0"/>
          <w:numId w:val="39"/>
        </w:numPr>
        <w:autoSpaceDE w:val="0"/>
        <w:autoSpaceDN w:val="0"/>
        <w:spacing w:line="276" w:lineRule="auto"/>
        <w:ind w:left="1134" w:hanging="774"/>
        <w:jc w:val="both"/>
        <w:rPr>
          <w:rFonts w:ascii="Cambria" w:hAnsi="Cambria"/>
          <w:sz w:val="22"/>
          <w:szCs w:val="22"/>
          <w:lang w:val="en-GB"/>
        </w:rPr>
      </w:pPr>
      <w:r w:rsidRPr="0083281A">
        <w:rPr>
          <w:rFonts w:ascii="Cambria" w:hAnsi="Cambria"/>
          <w:b/>
          <w:sz w:val="22"/>
          <w:szCs w:val="22"/>
          <w:lang w:val="en-GB"/>
        </w:rPr>
        <w:t xml:space="preserve">Evaluate </w:t>
      </w:r>
      <w:r w:rsidRPr="0083281A">
        <w:rPr>
          <w:rFonts w:ascii="Cambria" w:hAnsi="Cambria"/>
          <w:bCs/>
          <w:sz w:val="22"/>
          <w:szCs w:val="22"/>
          <w:lang w:val="en-GB"/>
        </w:rPr>
        <w:t>the effectiveness and efficiency of Geoinformatics-based approaches to agricultural and environmental management.</w:t>
      </w:r>
    </w:p>
    <w:p w14:paraId="5691B2D6" w14:textId="77777777" w:rsidR="00383914" w:rsidRPr="0083281A" w:rsidRDefault="00383914" w:rsidP="00383914">
      <w:pPr>
        <w:spacing w:line="276" w:lineRule="auto"/>
        <w:jc w:val="both"/>
        <w:rPr>
          <w:rFonts w:ascii="Cambria" w:hAnsi="Cambria"/>
          <w:b/>
          <w:color w:val="000000" w:themeColor="text1"/>
          <w:sz w:val="22"/>
          <w:szCs w:val="22"/>
        </w:rPr>
      </w:pPr>
      <w:r w:rsidRPr="00B47A66">
        <w:rPr>
          <w:rFonts w:ascii="Cambria" w:hAnsi="Cambria"/>
          <w:b/>
          <w:color w:val="000000" w:themeColor="text1"/>
          <w:sz w:val="22"/>
          <w:szCs w:val="22"/>
        </w:rPr>
        <w:t xml:space="preserve">Detailed Syllabus: </w:t>
      </w:r>
    </w:p>
    <w:tbl>
      <w:tblPr>
        <w:tblStyle w:val="TableGrid"/>
        <w:tblW w:w="10433" w:type="dxa"/>
        <w:tblInd w:w="108" w:type="dxa"/>
        <w:tblLook w:val="04A0" w:firstRow="1" w:lastRow="0" w:firstColumn="1" w:lastColumn="0" w:noHBand="0" w:noVBand="1"/>
      </w:tblPr>
      <w:tblGrid>
        <w:gridCol w:w="1154"/>
        <w:gridCol w:w="7924"/>
        <w:gridCol w:w="1355"/>
      </w:tblGrid>
      <w:tr w:rsidR="00383914" w:rsidRPr="00647245" w14:paraId="1E542F17" w14:textId="77777777" w:rsidTr="00CC338A">
        <w:trPr>
          <w:trHeight w:val="567"/>
        </w:trPr>
        <w:tc>
          <w:tcPr>
            <w:tcW w:w="1154" w:type="dxa"/>
            <w:vAlign w:val="center"/>
          </w:tcPr>
          <w:p w14:paraId="2E868F83" w14:textId="77777777" w:rsidR="00383914" w:rsidRPr="00647245" w:rsidRDefault="00383914" w:rsidP="00CC338A">
            <w:pPr>
              <w:jc w:val="center"/>
              <w:rPr>
                <w:rFonts w:ascii="Cambria" w:hAnsi="Cambria"/>
                <w:b/>
              </w:rPr>
            </w:pPr>
            <w:r w:rsidRPr="00647245">
              <w:rPr>
                <w:rFonts w:ascii="Cambria" w:hAnsi="Cambria"/>
                <w:b/>
              </w:rPr>
              <w:t>Modules</w:t>
            </w:r>
          </w:p>
        </w:tc>
        <w:tc>
          <w:tcPr>
            <w:tcW w:w="7924" w:type="dxa"/>
            <w:vAlign w:val="center"/>
          </w:tcPr>
          <w:p w14:paraId="7B3C7146" w14:textId="77777777" w:rsidR="00383914" w:rsidRPr="00647245" w:rsidRDefault="00383914" w:rsidP="00CC338A">
            <w:pPr>
              <w:jc w:val="center"/>
              <w:rPr>
                <w:rFonts w:ascii="Cambria" w:hAnsi="Cambria"/>
                <w:b/>
              </w:rPr>
            </w:pPr>
            <w:r w:rsidRPr="00647245">
              <w:rPr>
                <w:rFonts w:ascii="Cambria" w:hAnsi="Cambria"/>
                <w:b/>
                <w:bCs/>
                <w:color w:val="000000" w:themeColor="text1"/>
              </w:rPr>
              <w:t>Topics and Course Content</w:t>
            </w:r>
          </w:p>
        </w:tc>
        <w:tc>
          <w:tcPr>
            <w:tcW w:w="1355" w:type="dxa"/>
            <w:vAlign w:val="center"/>
          </w:tcPr>
          <w:p w14:paraId="58D27EB8" w14:textId="77777777" w:rsidR="00383914" w:rsidRPr="00647245" w:rsidRDefault="00383914" w:rsidP="00CC338A">
            <w:pPr>
              <w:jc w:val="center"/>
              <w:rPr>
                <w:rFonts w:ascii="Cambria" w:hAnsi="Cambria"/>
              </w:rPr>
            </w:pPr>
            <w:r w:rsidRPr="00647245">
              <w:rPr>
                <w:rFonts w:ascii="Cambria" w:hAnsi="Cambria"/>
                <w:b/>
                <w:bCs/>
                <w:color w:val="000000" w:themeColor="text1"/>
              </w:rPr>
              <w:t>Periods</w:t>
            </w:r>
          </w:p>
        </w:tc>
      </w:tr>
      <w:tr w:rsidR="00383914" w:rsidRPr="00647245" w14:paraId="154CD983" w14:textId="77777777" w:rsidTr="00CC338A">
        <w:trPr>
          <w:trHeight w:val="1355"/>
        </w:trPr>
        <w:tc>
          <w:tcPr>
            <w:tcW w:w="1154" w:type="dxa"/>
            <w:vAlign w:val="center"/>
          </w:tcPr>
          <w:p w14:paraId="1E9F3B75" w14:textId="77777777" w:rsidR="00383914" w:rsidRPr="00647245" w:rsidRDefault="00383914" w:rsidP="00CC338A">
            <w:pPr>
              <w:jc w:val="center"/>
              <w:rPr>
                <w:rFonts w:ascii="Cambria" w:hAnsi="Cambria"/>
              </w:rPr>
            </w:pPr>
            <w:r w:rsidRPr="00647245">
              <w:rPr>
                <w:rFonts w:ascii="Cambria" w:hAnsi="Cambria"/>
              </w:rPr>
              <w:t>Unit 1</w:t>
            </w:r>
          </w:p>
        </w:tc>
        <w:tc>
          <w:tcPr>
            <w:tcW w:w="7924" w:type="dxa"/>
            <w:vAlign w:val="center"/>
          </w:tcPr>
          <w:p w14:paraId="5DB8B086" w14:textId="77777777" w:rsidR="00383914" w:rsidRPr="00887403" w:rsidRDefault="00383914" w:rsidP="00CC338A">
            <w:pPr>
              <w:jc w:val="both"/>
              <w:rPr>
                <w:color w:val="000000" w:themeColor="text1"/>
              </w:rPr>
            </w:pPr>
            <w:r w:rsidRPr="00887403">
              <w:rPr>
                <w:color w:val="000000" w:themeColor="text1"/>
                <w:lang w:val="en-US"/>
              </w:rPr>
              <w:t xml:space="preserve">Estimation &amp; spectral analysis of crops and damage assessment: </w:t>
            </w:r>
            <w:r w:rsidRPr="00887403">
              <w:rPr>
                <w:color w:val="000000" w:themeColor="text1"/>
              </w:rPr>
              <w:t xml:space="preserve">Spectral Properties of Crops and Yield Parameters, Identification of Crops and Acreage Estimation., Vegetation Indices, Production Forecasting through Digital Analysis, Monitoring, Condition, and Damage Assessment, Detection of Pests and Diseases, Damages due to Droughts and Floods, Water-logging and Salinity, Stress Detection. </w:t>
            </w:r>
          </w:p>
          <w:p w14:paraId="1158E74A" w14:textId="77777777" w:rsidR="00383914" w:rsidRPr="00A10E7E" w:rsidRDefault="00383914" w:rsidP="00CC338A">
            <w:pPr>
              <w:jc w:val="both"/>
            </w:pPr>
          </w:p>
        </w:tc>
        <w:tc>
          <w:tcPr>
            <w:tcW w:w="1355" w:type="dxa"/>
            <w:vAlign w:val="center"/>
          </w:tcPr>
          <w:p w14:paraId="1AADB6DC" w14:textId="77777777" w:rsidR="00383914" w:rsidRPr="00647245" w:rsidRDefault="00383914" w:rsidP="00CC338A">
            <w:pPr>
              <w:jc w:val="center"/>
              <w:rPr>
                <w:rFonts w:ascii="Cambria" w:hAnsi="Cambria"/>
              </w:rPr>
            </w:pPr>
            <w:r>
              <w:rPr>
                <w:rFonts w:ascii="Cambria" w:hAnsi="Cambria"/>
              </w:rPr>
              <w:t>12</w:t>
            </w:r>
          </w:p>
        </w:tc>
      </w:tr>
      <w:tr w:rsidR="00383914" w:rsidRPr="00647245" w14:paraId="69E1A54E" w14:textId="77777777" w:rsidTr="00CC338A">
        <w:trPr>
          <w:trHeight w:val="1133"/>
        </w:trPr>
        <w:tc>
          <w:tcPr>
            <w:tcW w:w="1154" w:type="dxa"/>
            <w:vAlign w:val="center"/>
          </w:tcPr>
          <w:p w14:paraId="404123EC" w14:textId="77777777" w:rsidR="00383914" w:rsidRPr="00647245" w:rsidRDefault="00383914" w:rsidP="00CC338A">
            <w:pPr>
              <w:jc w:val="center"/>
              <w:rPr>
                <w:rFonts w:ascii="Cambria" w:hAnsi="Cambria"/>
              </w:rPr>
            </w:pPr>
            <w:r w:rsidRPr="00647245">
              <w:rPr>
                <w:rFonts w:ascii="Cambria" w:hAnsi="Cambria"/>
              </w:rPr>
              <w:t>Unit 2</w:t>
            </w:r>
          </w:p>
        </w:tc>
        <w:tc>
          <w:tcPr>
            <w:tcW w:w="7924" w:type="dxa"/>
            <w:vAlign w:val="center"/>
          </w:tcPr>
          <w:p w14:paraId="1E0BEA74" w14:textId="77777777" w:rsidR="00383914" w:rsidRPr="000412E0" w:rsidRDefault="00383914" w:rsidP="00CC338A">
            <w:pPr>
              <w:autoSpaceDE w:val="0"/>
              <w:autoSpaceDN w:val="0"/>
              <w:adjustRightInd w:val="0"/>
              <w:jc w:val="both"/>
              <w:rPr>
                <w:rFonts w:ascii="Cambria" w:hAnsi="Cambria"/>
                <w:bCs/>
                <w:lang w:val="en-US"/>
              </w:rPr>
            </w:pPr>
            <w:r w:rsidRPr="00887403">
              <w:rPr>
                <w:bCs/>
                <w:color w:val="000000" w:themeColor="text1"/>
                <w:lang w:val="en-US"/>
              </w:rPr>
              <w:t>Soil Classification and Mapping: Soil Types in India, Soil Survey Methods, Soil Classification, Problems with Soil Identification, Mapping of Soils using Remote Sensing and GIS techniques</w:t>
            </w:r>
          </w:p>
        </w:tc>
        <w:tc>
          <w:tcPr>
            <w:tcW w:w="1355" w:type="dxa"/>
            <w:vAlign w:val="center"/>
          </w:tcPr>
          <w:p w14:paraId="4A2E3630" w14:textId="77777777" w:rsidR="00383914" w:rsidRPr="00647245" w:rsidRDefault="00383914" w:rsidP="00CC338A">
            <w:pPr>
              <w:jc w:val="center"/>
              <w:rPr>
                <w:rFonts w:ascii="Cambria" w:hAnsi="Cambria"/>
              </w:rPr>
            </w:pPr>
            <w:r>
              <w:rPr>
                <w:rFonts w:ascii="Cambria" w:hAnsi="Cambria"/>
              </w:rPr>
              <w:t>12</w:t>
            </w:r>
          </w:p>
        </w:tc>
      </w:tr>
      <w:tr w:rsidR="00383914" w:rsidRPr="00647245" w14:paraId="71BE7C2E" w14:textId="77777777" w:rsidTr="00CC338A">
        <w:trPr>
          <w:trHeight w:val="964"/>
        </w:trPr>
        <w:tc>
          <w:tcPr>
            <w:tcW w:w="1154" w:type="dxa"/>
            <w:vAlign w:val="center"/>
          </w:tcPr>
          <w:p w14:paraId="108F8153" w14:textId="77777777" w:rsidR="00383914" w:rsidRPr="00647245" w:rsidRDefault="00383914" w:rsidP="00CC338A">
            <w:pPr>
              <w:jc w:val="center"/>
              <w:rPr>
                <w:rFonts w:ascii="Cambria" w:hAnsi="Cambria"/>
              </w:rPr>
            </w:pPr>
            <w:r w:rsidRPr="00647245">
              <w:rPr>
                <w:rFonts w:ascii="Cambria" w:hAnsi="Cambria"/>
              </w:rPr>
              <w:t>Unit 3</w:t>
            </w:r>
          </w:p>
        </w:tc>
        <w:tc>
          <w:tcPr>
            <w:tcW w:w="7924" w:type="dxa"/>
            <w:vAlign w:val="center"/>
          </w:tcPr>
          <w:p w14:paraId="6C60F46A" w14:textId="77777777" w:rsidR="00383914" w:rsidRPr="00A10E7E" w:rsidRDefault="00383914" w:rsidP="00CC338A">
            <w:pPr>
              <w:jc w:val="both"/>
            </w:pPr>
            <w:r w:rsidRPr="00887403">
              <w:rPr>
                <w:color w:val="000000" w:themeColor="text1"/>
              </w:rPr>
              <w:t>Land Evaluation &amp; Assessment: Land Evaluation, Role of Remote Sensing in Soil Conservation., Principle and Methods of Land Assessment, Agriculture and Soil Development, RS &amp; GIS in Land Evaluation</w:t>
            </w:r>
          </w:p>
        </w:tc>
        <w:tc>
          <w:tcPr>
            <w:tcW w:w="1355" w:type="dxa"/>
            <w:vAlign w:val="center"/>
          </w:tcPr>
          <w:p w14:paraId="5E8D673D" w14:textId="77777777" w:rsidR="00383914" w:rsidRPr="00647245" w:rsidRDefault="00383914" w:rsidP="00CC338A">
            <w:pPr>
              <w:jc w:val="center"/>
              <w:rPr>
                <w:rFonts w:ascii="Cambria" w:hAnsi="Cambria"/>
              </w:rPr>
            </w:pPr>
            <w:r>
              <w:rPr>
                <w:rFonts w:ascii="Cambria" w:hAnsi="Cambria"/>
              </w:rPr>
              <w:t>12</w:t>
            </w:r>
          </w:p>
        </w:tc>
      </w:tr>
      <w:tr w:rsidR="00383914" w:rsidRPr="00647245" w14:paraId="366B39F1" w14:textId="77777777" w:rsidTr="00CC338A">
        <w:trPr>
          <w:trHeight w:val="964"/>
        </w:trPr>
        <w:tc>
          <w:tcPr>
            <w:tcW w:w="1154" w:type="dxa"/>
            <w:vAlign w:val="center"/>
          </w:tcPr>
          <w:p w14:paraId="33AED591" w14:textId="77777777" w:rsidR="00383914" w:rsidRPr="00647245" w:rsidRDefault="00383914" w:rsidP="00CC338A">
            <w:pPr>
              <w:jc w:val="center"/>
              <w:rPr>
                <w:rFonts w:ascii="Cambria" w:hAnsi="Cambria"/>
              </w:rPr>
            </w:pPr>
            <w:r w:rsidRPr="00647245">
              <w:rPr>
                <w:rFonts w:ascii="Cambria" w:hAnsi="Cambria"/>
              </w:rPr>
              <w:t>Unit 4</w:t>
            </w:r>
          </w:p>
        </w:tc>
        <w:tc>
          <w:tcPr>
            <w:tcW w:w="7924" w:type="dxa"/>
            <w:vAlign w:val="center"/>
          </w:tcPr>
          <w:p w14:paraId="5543E208" w14:textId="77777777" w:rsidR="00383914" w:rsidRPr="00844DCE" w:rsidRDefault="00383914" w:rsidP="00CC338A">
            <w:pPr>
              <w:jc w:val="both"/>
            </w:pPr>
            <w:r w:rsidRPr="00887403">
              <w:rPr>
                <w:bCs/>
                <w:color w:val="000000" w:themeColor="text1"/>
                <w:lang w:val="en-US"/>
              </w:rPr>
              <w:t xml:space="preserve">Case Studies: </w:t>
            </w:r>
            <w:r w:rsidRPr="00887403">
              <w:rPr>
                <w:color w:val="000000" w:themeColor="text1"/>
              </w:rPr>
              <w:t>GIS for Drawing out Action Plans &amp; Recent Development in Agro- Climatic Modelling, Watershed Planning, Remote Sensing in Agriculture &amp; Soil studies</w:t>
            </w:r>
          </w:p>
        </w:tc>
        <w:tc>
          <w:tcPr>
            <w:tcW w:w="1355" w:type="dxa"/>
            <w:vAlign w:val="center"/>
          </w:tcPr>
          <w:p w14:paraId="28433C40" w14:textId="77777777" w:rsidR="00383914" w:rsidRPr="00647245" w:rsidRDefault="00383914" w:rsidP="00CC338A">
            <w:pPr>
              <w:jc w:val="center"/>
              <w:rPr>
                <w:rFonts w:ascii="Cambria" w:hAnsi="Cambria"/>
              </w:rPr>
            </w:pPr>
            <w:r>
              <w:rPr>
                <w:rFonts w:ascii="Cambria" w:hAnsi="Cambria"/>
              </w:rPr>
              <w:t>12</w:t>
            </w:r>
          </w:p>
        </w:tc>
      </w:tr>
      <w:tr w:rsidR="00383914" w:rsidRPr="00647245" w14:paraId="737219F9" w14:textId="77777777" w:rsidTr="00CC338A">
        <w:trPr>
          <w:trHeight w:val="340"/>
        </w:trPr>
        <w:tc>
          <w:tcPr>
            <w:tcW w:w="1154" w:type="dxa"/>
            <w:vAlign w:val="center"/>
          </w:tcPr>
          <w:p w14:paraId="4A9AB275" w14:textId="77777777" w:rsidR="00383914" w:rsidRPr="00647245" w:rsidRDefault="00383914" w:rsidP="00CC338A">
            <w:pPr>
              <w:jc w:val="center"/>
              <w:rPr>
                <w:rFonts w:ascii="Cambria" w:hAnsi="Cambria"/>
                <w:b/>
              </w:rPr>
            </w:pPr>
          </w:p>
        </w:tc>
        <w:tc>
          <w:tcPr>
            <w:tcW w:w="7924" w:type="dxa"/>
            <w:vAlign w:val="center"/>
          </w:tcPr>
          <w:p w14:paraId="2BBD1F87" w14:textId="77777777" w:rsidR="00383914" w:rsidRPr="00647245" w:rsidRDefault="00383914" w:rsidP="00CC338A">
            <w:pPr>
              <w:jc w:val="center"/>
              <w:rPr>
                <w:rFonts w:ascii="Cambria" w:hAnsi="Cambria"/>
                <w:b/>
              </w:rPr>
            </w:pPr>
            <w:r w:rsidRPr="00647245">
              <w:rPr>
                <w:rFonts w:ascii="Cambria" w:hAnsi="Cambria"/>
                <w:b/>
              </w:rPr>
              <w:t>Total</w:t>
            </w:r>
          </w:p>
        </w:tc>
        <w:tc>
          <w:tcPr>
            <w:tcW w:w="1355" w:type="dxa"/>
            <w:vAlign w:val="center"/>
          </w:tcPr>
          <w:p w14:paraId="116F3C89" w14:textId="77777777" w:rsidR="00383914" w:rsidRPr="00647245" w:rsidRDefault="00383914" w:rsidP="00CC338A">
            <w:pPr>
              <w:jc w:val="center"/>
              <w:rPr>
                <w:rFonts w:ascii="Cambria" w:hAnsi="Cambria"/>
                <w:b/>
              </w:rPr>
            </w:pPr>
            <w:r>
              <w:rPr>
                <w:rFonts w:ascii="Cambria" w:hAnsi="Cambria"/>
                <w:b/>
              </w:rPr>
              <w:t>48</w:t>
            </w:r>
          </w:p>
        </w:tc>
      </w:tr>
    </w:tbl>
    <w:p w14:paraId="7B5B6D39" w14:textId="77777777" w:rsidR="00383914" w:rsidRDefault="00383914" w:rsidP="00383914">
      <w:pPr>
        <w:spacing w:line="276" w:lineRule="auto"/>
        <w:jc w:val="both"/>
        <w:rPr>
          <w:rFonts w:ascii="Cambria" w:hAnsi="Cambria"/>
          <w:b/>
          <w:color w:val="000000" w:themeColor="text1"/>
          <w:sz w:val="22"/>
          <w:szCs w:val="22"/>
        </w:rPr>
      </w:pPr>
    </w:p>
    <w:p w14:paraId="14C04C5B" w14:textId="77777777" w:rsidR="00E72654" w:rsidRDefault="00E72654" w:rsidP="00383914">
      <w:pPr>
        <w:spacing w:line="276" w:lineRule="auto"/>
        <w:jc w:val="both"/>
        <w:rPr>
          <w:rFonts w:ascii="Cambria" w:hAnsi="Cambria"/>
          <w:b/>
          <w:color w:val="000000" w:themeColor="text1"/>
          <w:sz w:val="22"/>
          <w:szCs w:val="22"/>
        </w:rPr>
      </w:pPr>
    </w:p>
    <w:p w14:paraId="55DB88EE" w14:textId="77777777" w:rsidR="00E72654" w:rsidRDefault="00E72654" w:rsidP="00383914">
      <w:pPr>
        <w:spacing w:line="276" w:lineRule="auto"/>
        <w:jc w:val="both"/>
        <w:rPr>
          <w:rFonts w:ascii="Cambria" w:hAnsi="Cambria"/>
          <w:b/>
          <w:color w:val="000000" w:themeColor="text1"/>
          <w:sz w:val="22"/>
          <w:szCs w:val="22"/>
        </w:rPr>
      </w:pPr>
    </w:p>
    <w:p w14:paraId="23E539D8" w14:textId="77777777" w:rsidR="00E72654" w:rsidRDefault="00E72654" w:rsidP="00383914">
      <w:pPr>
        <w:spacing w:line="276" w:lineRule="auto"/>
        <w:jc w:val="both"/>
        <w:rPr>
          <w:rFonts w:ascii="Cambria" w:hAnsi="Cambria"/>
          <w:b/>
          <w:color w:val="000000" w:themeColor="text1"/>
          <w:sz w:val="22"/>
          <w:szCs w:val="22"/>
        </w:rPr>
      </w:pPr>
    </w:p>
    <w:p w14:paraId="20D3ADA9" w14:textId="77777777" w:rsidR="00E72654" w:rsidRDefault="00E72654" w:rsidP="00383914">
      <w:pPr>
        <w:spacing w:line="276" w:lineRule="auto"/>
        <w:jc w:val="both"/>
        <w:rPr>
          <w:rFonts w:ascii="Cambria" w:hAnsi="Cambria"/>
          <w:b/>
          <w:color w:val="000000" w:themeColor="text1"/>
          <w:sz w:val="22"/>
          <w:szCs w:val="22"/>
        </w:rPr>
      </w:pPr>
    </w:p>
    <w:p w14:paraId="3DEAD2E1" w14:textId="77777777" w:rsidR="00E72654" w:rsidRDefault="00E72654" w:rsidP="00383914">
      <w:pPr>
        <w:spacing w:line="276" w:lineRule="auto"/>
        <w:jc w:val="both"/>
        <w:rPr>
          <w:rFonts w:ascii="Cambria" w:hAnsi="Cambria"/>
          <w:b/>
          <w:color w:val="000000" w:themeColor="text1"/>
          <w:sz w:val="22"/>
          <w:szCs w:val="22"/>
        </w:rPr>
      </w:pPr>
    </w:p>
    <w:p w14:paraId="0F07B6E7" w14:textId="77777777" w:rsidR="00E72654" w:rsidRDefault="00E72654" w:rsidP="00383914">
      <w:pPr>
        <w:spacing w:line="276" w:lineRule="auto"/>
        <w:jc w:val="both"/>
        <w:rPr>
          <w:rFonts w:ascii="Cambria" w:hAnsi="Cambria"/>
          <w:b/>
          <w:color w:val="000000" w:themeColor="text1"/>
          <w:sz w:val="22"/>
          <w:szCs w:val="22"/>
        </w:rPr>
      </w:pPr>
    </w:p>
    <w:p w14:paraId="4C422A65" w14:textId="77777777" w:rsidR="00E72654" w:rsidRDefault="00E72654" w:rsidP="00383914">
      <w:pPr>
        <w:spacing w:line="276" w:lineRule="auto"/>
        <w:jc w:val="both"/>
        <w:rPr>
          <w:rFonts w:ascii="Cambria" w:hAnsi="Cambria"/>
          <w:b/>
          <w:color w:val="000000" w:themeColor="text1"/>
          <w:sz w:val="22"/>
          <w:szCs w:val="22"/>
        </w:rPr>
      </w:pPr>
    </w:p>
    <w:p w14:paraId="7D7A2900" w14:textId="3600802E" w:rsidR="00383914" w:rsidRPr="00647245" w:rsidRDefault="00383914" w:rsidP="00383914">
      <w:pPr>
        <w:spacing w:line="276" w:lineRule="auto"/>
        <w:jc w:val="both"/>
        <w:rPr>
          <w:rFonts w:ascii="Cambria" w:hAnsi="Cambria"/>
          <w:color w:val="000000" w:themeColor="text1"/>
          <w:sz w:val="22"/>
          <w:szCs w:val="22"/>
        </w:rPr>
      </w:pPr>
      <w:r w:rsidRPr="00647245">
        <w:rPr>
          <w:rFonts w:ascii="Cambria" w:hAnsi="Cambria"/>
          <w:b/>
          <w:color w:val="000000" w:themeColor="text1"/>
          <w:sz w:val="22"/>
          <w:szCs w:val="22"/>
        </w:rPr>
        <w:lastRenderedPageBreak/>
        <w:t>Text Books</w:t>
      </w:r>
      <w:r w:rsidRPr="00647245">
        <w:rPr>
          <w:rFonts w:ascii="Cambria" w:hAnsi="Cambria"/>
          <w:color w:val="000000" w:themeColor="text1"/>
          <w:sz w:val="22"/>
          <w:szCs w:val="22"/>
        </w:rPr>
        <w:t>:</w:t>
      </w:r>
    </w:p>
    <w:p w14:paraId="5283EA99" w14:textId="77777777" w:rsidR="00383914" w:rsidRPr="00844DCE" w:rsidRDefault="00383914" w:rsidP="00383914">
      <w:pPr>
        <w:pStyle w:val="ListParagraph"/>
        <w:numPr>
          <w:ilvl w:val="0"/>
          <w:numId w:val="21"/>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 xml:space="preserve">Steven, M.D. and Clark, J.A., 1991, Application of Remote Sensing in Agriculture, Butterworths, London </w:t>
      </w:r>
    </w:p>
    <w:p w14:paraId="29CBC454" w14:textId="77777777" w:rsidR="00383914" w:rsidRPr="00844DCE" w:rsidRDefault="00383914" w:rsidP="00383914">
      <w:pPr>
        <w:pStyle w:val="ListParagraph"/>
        <w:numPr>
          <w:ilvl w:val="0"/>
          <w:numId w:val="21"/>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 xml:space="preserve">Ghassem Asrar, 1989. Theory and application of optical remote sensing. John Wiley &amp; Sons, New York </w:t>
      </w:r>
    </w:p>
    <w:p w14:paraId="09378EB4" w14:textId="77777777" w:rsidR="00383914" w:rsidRDefault="00383914" w:rsidP="00383914">
      <w:pPr>
        <w:spacing w:line="276" w:lineRule="auto"/>
        <w:jc w:val="both"/>
        <w:rPr>
          <w:rFonts w:ascii="Cambria" w:hAnsi="Cambria"/>
          <w:color w:val="000000" w:themeColor="text1"/>
          <w:sz w:val="22"/>
          <w:szCs w:val="22"/>
        </w:rPr>
      </w:pPr>
      <w:r w:rsidRPr="00647245">
        <w:rPr>
          <w:rFonts w:ascii="Cambria" w:hAnsi="Cambria"/>
          <w:b/>
          <w:bCs/>
          <w:color w:val="000000" w:themeColor="text1"/>
          <w:sz w:val="22"/>
          <w:szCs w:val="22"/>
        </w:rPr>
        <w:t>Reference books</w:t>
      </w:r>
      <w:r w:rsidRPr="00647245">
        <w:rPr>
          <w:rFonts w:ascii="Cambria" w:hAnsi="Cambria"/>
          <w:bCs/>
          <w:color w:val="000000" w:themeColor="text1"/>
          <w:sz w:val="22"/>
          <w:szCs w:val="22"/>
        </w:rPr>
        <w:t>:</w:t>
      </w:r>
    </w:p>
    <w:p w14:paraId="336A4E1B" w14:textId="77777777" w:rsidR="00383914" w:rsidRPr="00844DCE" w:rsidRDefault="00383914" w:rsidP="00383914">
      <w:pPr>
        <w:pStyle w:val="ListParagraph"/>
        <w:numPr>
          <w:ilvl w:val="0"/>
          <w:numId w:val="22"/>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Space Applications Centre- Manual of procedure for Forest mapping and Damage Detection using satellite data, Report No. IRS-UP/SAC/FMDD/TN/16/90, 1990: pp-58.</w:t>
      </w:r>
    </w:p>
    <w:p w14:paraId="10433CED" w14:textId="77777777" w:rsidR="00383914" w:rsidRPr="00844DCE" w:rsidRDefault="00383914" w:rsidP="00383914">
      <w:pPr>
        <w:pStyle w:val="ListParagraph"/>
        <w:numPr>
          <w:ilvl w:val="0"/>
          <w:numId w:val="22"/>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Space Applications Centre –Status Report on Crop Acreage and Production Estimation, Report No. RSAM/SAC/CAPE/SR/ 25/90, October 1990, pp-253.</w:t>
      </w:r>
    </w:p>
    <w:p w14:paraId="7E84FEC6" w14:textId="77777777" w:rsidR="00383914" w:rsidRPr="00844DCE" w:rsidRDefault="00383914" w:rsidP="00383914">
      <w:pPr>
        <w:pStyle w:val="ListParagraph"/>
        <w:numPr>
          <w:ilvl w:val="0"/>
          <w:numId w:val="22"/>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Brockington, N.R., (1979): “Computer Modelling in Agriculture”, Oxford University Press</w:t>
      </w:r>
    </w:p>
    <w:p w14:paraId="4F2EF85A" w14:textId="77777777" w:rsidR="00383914" w:rsidRPr="0083281A" w:rsidRDefault="00383914" w:rsidP="00383914">
      <w:pPr>
        <w:pStyle w:val="ListParagraph"/>
        <w:numPr>
          <w:ilvl w:val="0"/>
          <w:numId w:val="22"/>
        </w:numPr>
        <w:spacing w:line="360" w:lineRule="auto"/>
        <w:jc w:val="both"/>
        <w:rPr>
          <w:rFonts w:ascii="Times New Roman" w:hAnsi="Times New Roman" w:cs="Times New Roman"/>
          <w:sz w:val="22"/>
          <w:szCs w:val="22"/>
        </w:rPr>
      </w:pPr>
      <w:r w:rsidRPr="00844DCE">
        <w:rPr>
          <w:rFonts w:ascii="Times New Roman" w:hAnsi="Times New Roman" w:cs="Times New Roman"/>
          <w:sz w:val="22"/>
          <w:szCs w:val="22"/>
        </w:rPr>
        <w:t>Siva Vandana, (2002), “Sustainable agriculture and food security”, Sage Publications New Delhi.</w:t>
      </w:r>
      <w:r w:rsidRPr="0083281A">
        <w:rPr>
          <w:rFonts w:ascii="Cambria" w:hAnsi="Cambria"/>
          <w:sz w:val="22"/>
          <w:szCs w:val="22"/>
          <w:lang w:val="en-US"/>
        </w:rPr>
        <w:br w:type="page"/>
      </w:r>
    </w:p>
    <w:p w14:paraId="57FA6970" w14:textId="77777777" w:rsidR="00383914" w:rsidRPr="00647245" w:rsidRDefault="00383914" w:rsidP="00383914">
      <w:pPr>
        <w:tabs>
          <w:tab w:val="left" w:pos="2360"/>
        </w:tabs>
        <w:rPr>
          <w:rFonts w:ascii="Cambria" w:hAnsi="Cambria"/>
          <w:b/>
          <w:bCs/>
          <w:color w:val="000000" w:themeColor="text1"/>
          <w:sz w:val="22"/>
          <w:szCs w:val="22"/>
        </w:rPr>
      </w:pPr>
    </w:p>
    <w:tbl>
      <w:tblPr>
        <w:tblStyle w:val="TableGrid"/>
        <w:tblW w:w="10289" w:type="dxa"/>
        <w:tblInd w:w="250" w:type="dxa"/>
        <w:tblLook w:val="04A0" w:firstRow="1" w:lastRow="0" w:firstColumn="1" w:lastColumn="0" w:noHBand="0" w:noVBand="1"/>
      </w:tblPr>
      <w:tblGrid>
        <w:gridCol w:w="989"/>
        <w:gridCol w:w="7548"/>
        <w:gridCol w:w="1752"/>
      </w:tblGrid>
      <w:tr w:rsidR="00383914" w:rsidRPr="00647245" w14:paraId="1EED96E0" w14:textId="77777777" w:rsidTr="00CC338A">
        <w:trPr>
          <w:trHeight w:val="924"/>
        </w:trPr>
        <w:tc>
          <w:tcPr>
            <w:tcW w:w="992" w:type="dxa"/>
            <w:vAlign w:val="center"/>
          </w:tcPr>
          <w:p w14:paraId="3CABD83C" w14:textId="77777777" w:rsidR="00383914" w:rsidRPr="00647245" w:rsidRDefault="00383914" w:rsidP="00CC338A">
            <w:pPr>
              <w:jc w:val="center"/>
              <w:rPr>
                <w:rFonts w:ascii="Cambria" w:hAnsi="Cambria"/>
                <w:b/>
              </w:rPr>
            </w:pPr>
            <w:r w:rsidRPr="00647245">
              <w:rPr>
                <w:rFonts w:ascii="Cambria" w:hAnsi="Cambria"/>
                <w:b/>
              </w:rPr>
              <w:t xml:space="preserve">Paper: </w:t>
            </w:r>
          </w:p>
          <w:p w14:paraId="27935AE1" w14:textId="77777777" w:rsidR="00383914" w:rsidRPr="00647245" w:rsidRDefault="00383914" w:rsidP="00CC338A">
            <w:pPr>
              <w:jc w:val="center"/>
              <w:rPr>
                <w:rFonts w:ascii="Cambria" w:hAnsi="Cambria"/>
                <w:b/>
              </w:rPr>
            </w:pPr>
            <w:r>
              <w:rPr>
                <w:rFonts w:ascii="Cambria" w:hAnsi="Cambria"/>
                <w:b/>
              </w:rPr>
              <w:t>DSE – 2</w:t>
            </w:r>
          </w:p>
        </w:tc>
        <w:tc>
          <w:tcPr>
            <w:tcW w:w="7936" w:type="dxa"/>
            <w:vAlign w:val="center"/>
          </w:tcPr>
          <w:p w14:paraId="5B121E7D" w14:textId="77777777" w:rsidR="00383914" w:rsidRPr="00F10B7D" w:rsidRDefault="00383914" w:rsidP="00CC338A">
            <w:pPr>
              <w:jc w:val="center"/>
              <w:rPr>
                <w:rFonts w:ascii="Cambria" w:hAnsi="Cambria"/>
                <w:b/>
                <w:bCs/>
                <w:color w:val="000000" w:themeColor="text1"/>
              </w:rPr>
            </w:pPr>
            <w:r w:rsidRPr="00F10B7D">
              <w:rPr>
                <w:rFonts w:ascii="Cambria" w:hAnsi="Cambria"/>
                <w:b/>
                <w:bCs/>
                <w:color w:val="000000"/>
              </w:rPr>
              <w:t>Geoinformatics in Regional &amp; Urban Planning</w:t>
            </w:r>
          </w:p>
          <w:p w14:paraId="61287674" w14:textId="3BFF43F0" w:rsidR="00383914" w:rsidRPr="00647245" w:rsidRDefault="00383914" w:rsidP="00CC338A">
            <w:pPr>
              <w:spacing w:before="240"/>
              <w:jc w:val="center"/>
              <w:rPr>
                <w:rFonts w:ascii="Cambria" w:hAnsi="Cambria"/>
                <w:b/>
                <w:bCs/>
                <w:color w:val="000000" w:themeColor="text1"/>
              </w:rPr>
            </w:pPr>
            <w:r w:rsidRPr="00647245">
              <w:rPr>
                <w:rFonts w:ascii="Cambria" w:hAnsi="Cambria"/>
                <w:b/>
                <w:bCs/>
                <w:color w:val="000000" w:themeColor="text1"/>
              </w:rPr>
              <w:t xml:space="preserve">L-T-P-C: </w:t>
            </w:r>
            <w:r>
              <w:rPr>
                <w:rFonts w:ascii="Cambria" w:hAnsi="Cambria"/>
                <w:b/>
                <w:bCs/>
                <w:color w:val="000000" w:themeColor="text1"/>
              </w:rPr>
              <w:t>3</w:t>
            </w:r>
            <w:r w:rsidRPr="00647245">
              <w:rPr>
                <w:rFonts w:ascii="Cambria" w:hAnsi="Cambria"/>
                <w:b/>
                <w:bCs/>
                <w:color w:val="000000" w:themeColor="text1"/>
              </w:rPr>
              <w:t>-</w:t>
            </w:r>
            <w:r>
              <w:rPr>
                <w:rFonts w:ascii="Cambria" w:hAnsi="Cambria"/>
                <w:b/>
                <w:bCs/>
                <w:color w:val="000000" w:themeColor="text1"/>
              </w:rPr>
              <w:t>1</w:t>
            </w:r>
            <w:r w:rsidRPr="00647245">
              <w:rPr>
                <w:rFonts w:ascii="Cambria" w:hAnsi="Cambria"/>
                <w:b/>
                <w:bCs/>
                <w:color w:val="000000" w:themeColor="text1"/>
              </w:rPr>
              <w:t>-</w:t>
            </w:r>
            <w:r>
              <w:rPr>
                <w:rFonts w:ascii="Cambria" w:hAnsi="Cambria"/>
                <w:b/>
                <w:bCs/>
                <w:color w:val="000000" w:themeColor="text1"/>
              </w:rPr>
              <w:t>0</w:t>
            </w:r>
            <w:r w:rsidRPr="00647245">
              <w:rPr>
                <w:rFonts w:ascii="Cambria" w:hAnsi="Cambria"/>
                <w:b/>
                <w:bCs/>
                <w:color w:val="000000" w:themeColor="text1"/>
              </w:rPr>
              <w:t>-</w:t>
            </w:r>
            <w:r>
              <w:rPr>
                <w:rFonts w:ascii="Cambria" w:hAnsi="Cambria"/>
                <w:b/>
                <w:bCs/>
                <w:color w:val="000000" w:themeColor="text1"/>
              </w:rPr>
              <w:t>4</w:t>
            </w:r>
            <w:r w:rsidRPr="00647245">
              <w:rPr>
                <w:rFonts w:ascii="Cambria" w:hAnsi="Cambria"/>
                <w:b/>
                <w:bCs/>
                <w:color w:val="000000" w:themeColor="text1"/>
              </w:rPr>
              <w:tab/>
              <w:t xml:space="preserve">  Credit Units: </w:t>
            </w:r>
            <w:r>
              <w:rPr>
                <w:rFonts w:ascii="Cambria" w:hAnsi="Cambria"/>
                <w:b/>
                <w:bCs/>
                <w:color w:val="000000" w:themeColor="text1"/>
              </w:rPr>
              <w:t>4</w:t>
            </w:r>
            <w:r w:rsidRPr="00647245">
              <w:rPr>
                <w:rFonts w:ascii="Cambria" w:hAnsi="Cambria"/>
                <w:b/>
                <w:bCs/>
                <w:color w:val="000000" w:themeColor="text1"/>
              </w:rPr>
              <w:t xml:space="preserve">             Scheme of Evaluation: (T)</w:t>
            </w:r>
          </w:p>
        </w:tc>
        <w:tc>
          <w:tcPr>
            <w:tcW w:w="1361" w:type="dxa"/>
            <w:vAlign w:val="center"/>
          </w:tcPr>
          <w:p w14:paraId="68552032" w14:textId="77777777" w:rsidR="00383914" w:rsidRPr="00647245" w:rsidRDefault="00383914" w:rsidP="00CC338A">
            <w:pPr>
              <w:jc w:val="center"/>
              <w:rPr>
                <w:rFonts w:ascii="Cambria" w:hAnsi="Cambria"/>
                <w:b/>
                <w:bCs/>
                <w:color w:val="000000" w:themeColor="text1"/>
              </w:rPr>
            </w:pPr>
            <w:r w:rsidRPr="00647245">
              <w:rPr>
                <w:rFonts w:ascii="Cambria" w:hAnsi="Cambria"/>
                <w:b/>
                <w:bCs/>
                <w:color w:val="000000" w:themeColor="text1"/>
              </w:rPr>
              <w:t>Subject Code:</w:t>
            </w:r>
          </w:p>
          <w:p w14:paraId="24C11920" w14:textId="77777777" w:rsidR="00383914" w:rsidRPr="00647245" w:rsidRDefault="00383914" w:rsidP="00CC338A">
            <w:pPr>
              <w:spacing w:before="240"/>
              <w:jc w:val="center"/>
              <w:rPr>
                <w:rFonts w:ascii="Cambria" w:hAnsi="Cambria"/>
                <w:b/>
                <w:bCs/>
                <w:color w:val="000000" w:themeColor="text1"/>
              </w:rPr>
            </w:pPr>
            <w:r>
              <w:rPr>
                <w:rFonts w:ascii="Cambria" w:hAnsi="Cambria"/>
                <w:b/>
                <w:bCs/>
                <w:color w:val="000000" w:themeColor="text1"/>
              </w:rPr>
              <w:t>GEOI164C2</w:t>
            </w:r>
            <w:r w:rsidRPr="00647245">
              <w:rPr>
                <w:rFonts w:ascii="Cambria" w:hAnsi="Cambria"/>
                <w:b/>
                <w:bCs/>
                <w:color w:val="000000" w:themeColor="text1"/>
              </w:rPr>
              <w:t>0</w:t>
            </w:r>
            <w:r>
              <w:rPr>
                <w:rFonts w:ascii="Cambria" w:hAnsi="Cambria"/>
                <w:b/>
                <w:bCs/>
                <w:color w:val="000000" w:themeColor="text1"/>
              </w:rPr>
              <w:t>5</w:t>
            </w:r>
          </w:p>
        </w:tc>
      </w:tr>
    </w:tbl>
    <w:p w14:paraId="1BC1D656" w14:textId="77777777" w:rsidR="00383914" w:rsidRPr="00647245" w:rsidRDefault="00383914" w:rsidP="00383914">
      <w:pPr>
        <w:tabs>
          <w:tab w:val="left" w:pos="2360"/>
        </w:tabs>
        <w:jc w:val="center"/>
        <w:rPr>
          <w:rFonts w:ascii="Cambria" w:hAnsi="Cambria"/>
          <w:b/>
          <w:bCs/>
          <w:color w:val="000000" w:themeColor="text1"/>
          <w:sz w:val="22"/>
          <w:szCs w:val="22"/>
        </w:rPr>
      </w:pPr>
    </w:p>
    <w:p w14:paraId="7648553D" w14:textId="77777777" w:rsidR="00383914" w:rsidRPr="00647245" w:rsidRDefault="00383914" w:rsidP="00383914">
      <w:pPr>
        <w:widowControl w:val="0"/>
        <w:autoSpaceDE w:val="0"/>
        <w:autoSpaceDN w:val="0"/>
        <w:spacing w:before="240" w:line="276" w:lineRule="auto"/>
        <w:rPr>
          <w:rFonts w:ascii="Cambria" w:eastAsia="TimesNewRomanPS-BoldMT" w:hAnsi="Cambria"/>
          <w:b/>
          <w:color w:val="000000" w:themeColor="text1"/>
          <w:sz w:val="22"/>
          <w:szCs w:val="22"/>
        </w:rPr>
      </w:pPr>
      <w:r w:rsidRPr="00647245">
        <w:rPr>
          <w:rFonts w:ascii="Cambria" w:eastAsia="TimesNewRomanPS-BoldMT" w:hAnsi="Cambria"/>
          <w:b/>
          <w:color w:val="000000" w:themeColor="text1"/>
          <w:sz w:val="22"/>
          <w:szCs w:val="22"/>
        </w:rPr>
        <w:t>Course Objectives:</w:t>
      </w:r>
      <w:r>
        <w:rPr>
          <w:rFonts w:ascii="Cambria" w:eastAsia="TimesNewRomanPS-BoldMT" w:hAnsi="Cambria"/>
          <w:b/>
          <w:color w:val="000000" w:themeColor="text1"/>
          <w:sz w:val="22"/>
          <w:szCs w:val="22"/>
        </w:rPr>
        <w:t xml:space="preserve"> </w:t>
      </w:r>
      <w:r w:rsidRPr="002450F1">
        <w:rPr>
          <w:rFonts w:ascii="Cambria" w:eastAsia="TimesNewRomanPS-BoldMT" w:hAnsi="Cambria"/>
          <w:i/>
          <w:color w:val="000000" w:themeColor="text1"/>
          <w:sz w:val="22"/>
          <w:szCs w:val="22"/>
        </w:rPr>
        <w:t xml:space="preserve"> </w:t>
      </w:r>
      <w:r w:rsidRPr="00BF4696">
        <w:rPr>
          <w:rFonts w:ascii="Cambria" w:eastAsia="TimesNewRomanPS-BoldMT" w:hAnsi="Cambria"/>
          <w:i/>
          <w:color w:val="000000" w:themeColor="text1"/>
          <w:sz w:val="22"/>
          <w:szCs w:val="22"/>
        </w:rPr>
        <w:t>The course aims to</w:t>
      </w:r>
      <w:r w:rsidRPr="0083281A">
        <w:rPr>
          <w:rFonts w:ascii="Cambria" w:eastAsia="TimesNewRomanPSMT" w:hAnsi="Cambria"/>
          <w:i/>
          <w:color w:val="000000" w:themeColor="text1"/>
          <w:sz w:val="22"/>
          <w:szCs w:val="22"/>
          <w:lang w:val="en-GB"/>
        </w:rPr>
        <w:t xml:space="preserve"> provide students with an understanding of the different types of spatial data and technologies used in Geoinformatics and their applications in regional and urban planning.</w:t>
      </w:r>
    </w:p>
    <w:p w14:paraId="4FFB079C" w14:textId="77777777" w:rsidR="00383914" w:rsidRPr="00647245" w:rsidRDefault="00383914" w:rsidP="00383914">
      <w:pPr>
        <w:widowControl w:val="0"/>
        <w:autoSpaceDE w:val="0"/>
        <w:autoSpaceDN w:val="0"/>
        <w:spacing w:before="240" w:after="240" w:line="276" w:lineRule="auto"/>
        <w:jc w:val="both"/>
        <w:rPr>
          <w:rFonts w:ascii="Cambria" w:eastAsia="TimesNewRomanPS-BoldMT" w:hAnsi="Cambria"/>
          <w:b/>
          <w:color w:val="000000" w:themeColor="text1"/>
          <w:sz w:val="22"/>
          <w:szCs w:val="22"/>
        </w:rPr>
      </w:pPr>
      <w:r w:rsidRPr="00647245">
        <w:rPr>
          <w:rFonts w:ascii="Cambria" w:eastAsia="TimesNewRomanPS-BoldMT" w:hAnsi="Cambria"/>
          <w:b/>
          <w:color w:val="000000" w:themeColor="text1"/>
          <w:sz w:val="22"/>
          <w:szCs w:val="22"/>
        </w:rPr>
        <w:t>Learning Outcomes:</w:t>
      </w:r>
    </w:p>
    <w:p w14:paraId="6C5FCEA6" w14:textId="77777777" w:rsidR="00383914" w:rsidRDefault="00383914" w:rsidP="00383914">
      <w:pPr>
        <w:widowControl w:val="0"/>
        <w:autoSpaceDE w:val="0"/>
        <w:autoSpaceDN w:val="0"/>
        <w:spacing w:after="240" w:line="276" w:lineRule="auto"/>
        <w:jc w:val="both"/>
        <w:rPr>
          <w:rFonts w:ascii="Cambria" w:eastAsia="TimesNewRomanPSMT" w:hAnsi="Cambria"/>
          <w:color w:val="000000" w:themeColor="text1"/>
          <w:sz w:val="22"/>
          <w:szCs w:val="22"/>
        </w:rPr>
      </w:pPr>
      <w:r w:rsidRPr="00647245">
        <w:rPr>
          <w:rFonts w:ascii="Cambria" w:eastAsia="TimesNewRomanPSMT" w:hAnsi="Cambria"/>
          <w:color w:val="000000" w:themeColor="text1"/>
          <w:sz w:val="22"/>
          <w:szCs w:val="22"/>
        </w:rPr>
        <w:t>After the completion of the course, the students will have the ability to:</w:t>
      </w:r>
    </w:p>
    <w:p w14:paraId="3287B47C" w14:textId="77777777" w:rsidR="00383914" w:rsidRPr="0083281A" w:rsidRDefault="00383914" w:rsidP="00383914">
      <w:pPr>
        <w:pStyle w:val="ListParagraph"/>
        <w:numPr>
          <w:ilvl w:val="0"/>
          <w:numId w:val="40"/>
        </w:numPr>
        <w:spacing w:before="10" w:after="40" w:line="276" w:lineRule="auto"/>
        <w:ind w:left="1134" w:hanging="774"/>
        <w:jc w:val="both"/>
        <w:rPr>
          <w:rFonts w:ascii="Cambria" w:eastAsia="TimesNewRomanPSMT" w:hAnsi="Cambria"/>
          <w:color w:val="000000" w:themeColor="text1"/>
          <w:sz w:val="22"/>
          <w:szCs w:val="22"/>
          <w:lang w:val="en-GB"/>
        </w:rPr>
      </w:pPr>
      <w:r w:rsidRPr="0083281A">
        <w:rPr>
          <w:rFonts w:ascii="Cambria" w:eastAsia="TimesNewRomanPSMT" w:hAnsi="Cambria"/>
          <w:b/>
          <w:bCs/>
          <w:color w:val="000000" w:themeColor="text1"/>
          <w:sz w:val="22"/>
          <w:szCs w:val="22"/>
        </w:rPr>
        <w:t>Recall</w:t>
      </w:r>
      <w:r w:rsidRPr="0083281A">
        <w:rPr>
          <w:rFonts w:ascii="Cambria" w:eastAsia="TimesNewRomanPSMT" w:hAnsi="Cambria"/>
          <w:color w:val="000000" w:themeColor="text1"/>
          <w:sz w:val="22"/>
          <w:szCs w:val="22"/>
        </w:rPr>
        <w:t xml:space="preserve"> the basic concepts and terminology related to Geoinformatics in regional and urban planning.</w:t>
      </w:r>
    </w:p>
    <w:p w14:paraId="1B23CE65" w14:textId="77777777" w:rsidR="00383914" w:rsidRPr="0083281A" w:rsidRDefault="00383914" w:rsidP="00383914">
      <w:pPr>
        <w:pStyle w:val="ListParagraph"/>
        <w:widowControl w:val="0"/>
        <w:numPr>
          <w:ilvl w:val="0"/>
          <w:numId w:val="40"/>
        </w:numPr>
        <w:autoSpaceDE w:val="0"/>
        <w:autoSpaceDN w:val="0"/>
        <w:spacing w:line="276" w:lineRule="auto"/>
        <w:ind w:left="1134" w:hanging="774"/>
        <w:jc w:val="both"/>
        <w:rPr>
          <w:rFonts w:ascii="Cambria" w:hAnsi="Cambria"/>
          <w:sz w:val="22"/>
          <w:szCs w:val="22"/>
          <w:lang w:val="en-GB"/>
        </w:rPr>
      </w:pPr>
      <w:r>
        <w:rPr>
          <w:rFonts w:ascii="Cambria" w:hAnsi="Cambria"/>
          <w:b/>
          <w:sz w:val="22"/>
          <w:szCs w:val="22"/>
          <w:lang w:val="en-GB"/>
        </w:rPr>
        <w:t>I</w:t>
      </w:r>
      <w:r w:rsidRPr="0083281A">
        <w:rPr>
          <w:rFonts w:ascii="Cambria" w:hAnsi="Cambria"/>
          <w:b/>
          <w:sz w:val="22"/>
          <w:szCs w:val="22"/>
          <w:lang w:val="en-GB"/>
        </w:rPr>
        <w:t xml:space="preserve">nterpret </w:t>
      </w:r>
      <w:r w:rsidRPr="0083281A">
        <w:rPr>
          <w:rFonts w:ascii="Cambria" w:hAnsi="Cambria"/>
          <w:bCs/>
          <w:sz w:val="22"/>
          <w:szCs w:val="22"/>
          <w:lang w:val="en-GB"/>
        </w:rPr>
        <w:t xml:space="preserve">and analyze different types of spatial data and technologies used in </w:t>
      </w:r>
      <w:r>
        <w:rPr>
          <w:rFonts w:ascii="Cambria" w:hAnsi="Cambria"/>
          <w:bCs/>
          <w:sz w:val="22"/>
          <w:szCs w:val="22"/>
          <w:lang w:val="en-GB"/>
        </w:rPr>
        <w:t>Regional &amp; Urban Planning</w:t>
      </w:r>
      <w:r w:rsidRPr="0083281A">
        <w:rPr>
          <w:rFonts w:ascii="Cambria" w:hAnsi="Cambria"/>
          <w:bCs/>
          <w:sz w:val="22"/>
          <w:szCs w:val="22"/>
          <w:lang w:val="en-GB"/>
        </w:rPr>
        <w:t>.</w:t>
      </w:r>
    </w:p>
    <w:p w14:paraId="47B1A7E5" w14:textId="77777777" w:rsidR="00383914" w:rsidRPr="0083281A" w:rsidRDefault="00383914" w:rsidP="00383914">
      <w:pPr>
        <w:pStyle w:val="ListParagraph"/>
        <w:widowControl w:val="0"/>
        <w:numPr>
          <w:ilvl w:val="0"/>
          <w:numId w:val="40"/>
        </w:numPr>
        <w:autoSpaceDE w:val="0"/>
        <w:autoSpaceDN w:val="0"/>
        <w:spacing w:line="276" w:lineRule="auto"/>
        <w:ind w:left="1134" w:hanging="774"/>
        <w:jc w:val="both"/>
        <w:rPr>
          <w:rFonts w:ascii="Cambria" w:hAnsi="Cambria"/>
          <w:bCs/>
          <w:sz w:val="22"/>
          <w:szCs w:val="22"/>
          <w:lang w:val="en-GB"/>
        </w:rPr>
      </w:pPr>
      <w:r w:rsidRPr="0083281A">
        <w:rPr>
          <w:rFonts w:ascii="Cambria" w:eastAsia="TimesNewRomanPSMT" w:hAnsi="Cambria"/>
          <w:b/>
          <w:color w:val="000000" w:themeColor="text1"/>
          <w:sz w:val="22"/>
          <w:szCs w:val="22"/>
          <w:lang w:val="en-GB"/>
        </w:rPr>
        <w:t xml:space="preserve">Apply </w:t>
      </w:r>
      <w:r w:rsidRPr="0083281A">
        <w:rPr>
          <w:rFonts w:ascii="Cambria" w:eastAsia="TimesNewRomanPSMT" w:hAnsi="Cambria"/>
          <w:bCs/>
          <w:color w:val="000000" w:themeColor="text1"/>
          <w:sz w:val="22"/>
          <w:szCs w:val="22"/>
          <w:lang w:val="en-GB"/>
        </w:rPr>
        <w:t>Geoinformatics tools and techniques to collect, process, analyze, and visualize spatial data for regional and urban planning.</w:t>
      </w:r>
    </w:p>
    <w:p w14:paraId="0582E6AB" w14:textId="77777777" w:rsidR="00383914" w:rsidRPr="0083281A" w:rsidRDefault="00383914" w:rsidP="00383914">
      <w:pPr>
        <w:pStyle w:val="ListParagraph"/>
        <w:widowControl w:val="0"/>
        <w:numPr>
          <w:ilvl w:val="0"/>
          <w:numId w:val="40"/>
        </w:numPr>
        <w:autoSpaceDE w:val="0"/>
        <w:autoSpaceDN w:val="0"/>
        <w:spacing w:line="276" w:lineRule="auto"/>
        <w:ind w:left="1134" w:hanging="774"/>
        <w:jc w:val="both"/>
        <w:rPr>
          <w:rFonts w:ascii="Cambria" w:hAnsi="Cambria"/>
          <w:bCs/>
          <w:sz w:val="22"/>
          <w:szCs w:val="22"/>
          <w:lang w:val="en-GB"/>
        </w:rPr>
      </w:pPr>
      <w:r w:rsidRPr="0083281A">
        <w:rPr>
          <w:rFonts w:ascii="Cambria" w:hAnsi="Cambria"/>
          <w:b/>
          <w:sz w:val="22"/>
          <w:szCs w:val="22"/>
          <w:lang w:val="en-GB"/>
        </w:rPr>
        <w:t xml:space="preserve">Critique </w:t>
      </w:r>
      <w:r w:rsidRPr="0083281A">
        <w:rPr>
          <w:rFonts w:ascii="Cambria" w:hAnsi="Cambria"/>
          <w:bCs/>
          <w:sz w:val="22"/>
          <w:szCs w:val="22"/>
          <w:lang w:val="en-GB"/>
        </w:rPr>
        <w:t>and propose improvements to Geoinformatics-based regional and urban planning systems.</w:t>
      </w:r>
    </w:p>
    <w:p w14:paraId="09D7E5DF" w14:textId="77777777" w:rsidR="00383914" w:rsidRPr="00B47A66" w:rsidRDefault="00383914" w:rsidP="00383914">
      <w:pPr>
        <w:spacing w:before="10" w:after="40" w:line="276" w:lineRule="auto"/>
        <w:jc w:val="both"/>
        <w:rPr>
          <w:rFonts w:ascii="Cambria" w:hAnsi="Cambria"/>
          <w:b/>
          <w:color w:val="000000" w:themeColor="text1"/>
          <w:sz w:val="22"/>
          <w:szCs w:val="22"/>
        </w:rPr>
      </w:pPr>
      <w:r w:rsidRPr="00B47A66">
        <w:rPr>
          <w:rFonts w:ascii="Cambria" w:hAnsi="Cambria"/>
          <w:b/>
          <w:color w:val="000000" w:themeColor="text1"/>
          <w:sz w:val="22"/>
          <w:szCs w:val="22"/>
        </w:rPr>
        <w:t>Detailed Syllabus:</w:t>
      </w:r>
    </w:p>
    <w:tbl>
      <w:tblPr>
        <w:tblStyle w:val="TableGrid"/>
        <w:tblW w:w="10289" w:type="dxa"/>
        <w:tblInd w:w="250" w:type="dxa"/>
        <w:tblLook w:val="04A0" w:firstRow="1" w:lastRow="0" w:firstColumn="1" w:lastColumn="0" w:noHBand="0" w:noVBand="1"/>
      </w:tblPr>
      <w:tblGrid>
        <w:gridCol w:w="1154"/>
        <w:gridCol w:w="7786"/>
        <w:gridCol w:w="1349"/>
      </w:tblGrid>
      <w:tr w:rsidR="00383914" w:rsidRPr="00647245" w14:paraId="56C7FFA4" w14:textId="77777777" w:rsidTr="00CC338A">
        <w:trPr>
          <w:trHeight w:val="477"/>
        </w:trPr>
        <w:tc>
          <w:tcPr>
            <w:tcW w:w="1154" w:type="dxa"/>
            <w:vAlign w:val="center"/>
          </w:tcPr>
          <w:p w14:paraId="3A9A54E2" w14:textId="77777777" w:rsidR="00383914" w:rsidRPr="00647245" w:rsidRDefault="00383914" w:rsidP="00CC338A">
            <w:pPr>
              <w:jc w:val="center"/>
              <w:rPr>
                <w:rFonts w:ascii="Cambria" w:hAnsi="Cambria"/>
                <w:b/>
              </w:rPr>
            </w:pPr>
            <w:r w:rsidRPr="00647245">
              <w:rPr>
                <w:rFonts w:ascii="Cambria" w:hAnsi="Cambria"/>
                <w:b/>
              </w:rPr>
              <w:t>Modules</w:t>
            </w:r>
          </w:p>
        </w:tc>
        <w:tc>
          <w:tcPr>
            <w:tcW w:w="7786" w:type="dxa"/>
            <w:vAlign w:val="center"/>
          </w:tcPr>
          <w:p w14:paraId="4DB736C5" w14:textId="77777777" w:rsidR="00383914" w:rsidRPr="00647245" w:rsidRDefault="00383914" w:rsidP="00CC338A">
            <w:pPr>
              <w:jc w:val="center"/>
              <w:rPr>
                <w:rFonts w:ascii="Cambria" w:hAnsi="Cambria"/>
                <w:b/>
              </w:rPr>
            </w:pPr>
            <w:r w:rsidRPr="00647245">
              <w:rPr>
                <w:rFonts w:ascii="Cambria" w:hAnsi="Cambria"/>
                <w:b/>
                <w:bCs/>
                <w:color w:val="000000" w:themeColor="text1"/>
              </w:rPr>
              <w:t>Topics and Course Content</w:t>
            </w:r>
          </w:p>
        </w:tc>
        <w:tc>
          <w:tcPr>
            <w:tcW w:w="1349" w:type="dxa"/>
            <w:vAlign w:val="center"/>
          </w:tcPr>
          <w:p w14:paraId="08BD0726" w14:textId="77777777" w:rsidR="00383914" w:rsidRPr="00647245" w:rsidRDefault="00383914" w:rsidP="00CC338A">
            <w:pPr>
              <w:jc w:val="center"/>
              <w:rPr>
                <w:rFonts w:ascii="Cambria" w:hAnsi="Cambria"/>
              </w:rPr>
            </w:pPr>
            <w:r w:rsidRPr="00647245">
              <w:rPr>
                <w:rFonts w:ascii="Cambria" w:hAnsi="Cambria"/>
                <w:b/>
                <w:bCs/>
                <w:color w:val="000000" w:themeColor="text1"/>
              </w:rPr>
              <w:t>Periods</w:t>
            </w:r>
          </w:p>
        </w:tc>
      </w:tr>
      <w:tr w:rsidR="00383914" w:rsidRPr="00647245" w14:paraId="1BBDDB7C" w14:textId="77777777" w:rsidTr="00CC338A">
        <w:trPr>
          <w:trHeight w:val="1138"/>
        </w:trPr>
        <w:tc>
          <w:tcPr>
            <w:tcW w:w="1154" w:type="dxa"/>
            <w:vAlign w:val="center"/>
          </w:tcPr>
          <w:p w14:paraId="51A71151" w14:textId="77777777" w:rsidR="00383914" w:rsidRPr="00647245" w:rsidRDefault="00383914" w:rsidP="00CC338A">
            <w:pPr>
              <w:jc w:val="center"/>
              <w:rPr>
                <w:rFonts w:ascii="Cambria" w:hAnsi="Cambria"/>
              </w:rPr>
            </w:pPr>
            <w:r w:rsidRPr="00647245">
              <w:rPr>
                <w:rFonts w:ascii="Cambria" w:hAnsi="Cambria"/>
              </w:rPr>
              <w:t>Unit 1</w:t>
            </w:r>
          </w:p>
        </w:tc>
        <w:tc>
          <w:tcPr>
            <w:tcW w:w="7786" w:type="dxa"/>
            <w:vAlign w:val="center"/>
          </w:tcPr>
          <w:p w14:paraId="115028FF" w14:textId="77777777" w:rsidR="00383914" w:rsidRPr="00BE489B" w:rsidRDefault="00383914" w:rsidP="00CC338A">
            <w:pPr>
              <w:jc w:val="both"/>
              <w:rPr>
                <w:color w:val="000000" w:themeColor="text1"/>
                <w:sz w:val="22"/>
                <w:szCs w:val="22"/>
              </w:rPr>
            </w:pPr>
            <w:r w:rsidRPr="00BE489B">
              <w:rPr>
                <w:color w:val="000000" w:themeColor="text1"/>
                <w:sz w:val="22"/>
                <w:szCs w:val="22"/>
              </w:rPr>
              <w:t>Basic Concept: Importance &amp; Relevance of Remote Sensing data for Urban and Regional Planning, Visual and Digital Data Analysis Techniques, Scale and Resolution concepts, Scope and Limitations of Remote Sensing Application to Urban and Regional Planning</w:t>
            </w:r>
          </w:p>
          <w:p w14:paraId="4B416693" w14:textId="77777777" w:rsidR="00383914" w:rsidRPr="00BE489B" w:rsidRDefault="00383914" w:rsidP="00CC338A">
            <w:pPr>
              <w:jc w:val="both"/>
              <w:rPr>
                <w:sz w:val="22"/>
                <w:szCs w:val="22"/>
              </w:rPr>
            </w:pPr>
          </w:p>
        </w:tc>
        <w:tc>
          <w:tcPr>
            <w:tcW w:w="1349" w:type="dxa"/>
            <w:vAlign w:val="center"/>
          </w:tcPr>
          <w:p w14:paraId="2708E820" w14:textId="77777777" w:rsidR="00383914" w:rsidRPr="00647245" w:rsidRDefault="00383914" w:rsidP="00CC338A">
            <w:pPr>
              <w:jc w:val="center"/>
              <w:rPr>
                <w:rFonts w:ascii="Cambria" w:hAnsi="Cambria"/>
              </w:rPr>
            </w:pPr>
            <w:r>
              <w:rPr>
                <w:rFonts w:ascii="Cambria" w:hAnsi="Cambria"/>
              </w:rPr>
              <w:t>14</w:t>
            </w:r>
          </w:p>
        </w:tc>
      </w:tr>
      <w:tr w:rsidR="00383914" w:rsidRPr="00647245" w14:paraId="449776B4" w14:textId="77777777" w:rsidTr="00CC338A">
        <w:trPr>
          <w:trHeight w:val="964"/>
        </w:trPr>
        <w:tc>
          <w:tcPr>
            <w:tcW w:w="1154" w:type="dxa"/>
            <w:vAlign w:val="center"/>
          </w:tcPr>
          <w:p w14:paraId="5D99DEF0" w14:textId="77777777" w:rsidR="00383914" w:rsidRPr="00647245" w:rsidRDefault="00383914" w:rsidP="00CC338A">
            <w:pPr>
              <w:jc w:val="center"/>
              <w:rPr>
                <w:rFonts w:ascii="Cambria" w:hAnsi="Cambria"/>
              </w:rPr>
            </w:pPr>
            <w:r w:rsidRPr="00647245">
              <w:rPr>
                <w:rFonts w:ascii="Cambria" w:hAnsi="Cambria"/>
              </w:rPr>
              <w:t>Unit 2</w:t>
            </w:r>
          </w:p>
        </w:tc>
        <w:tc>
          <w:tcPr>
            <w:tcW w:w="7786" w:type="dxa"/>
            <w:vAlign w:val="center"/>
          </w:tcPr>
          <w:p w14:paraId="730A948C" w14:textId="77777777" w:rsidR="00383914" w:rsidRPr="00BE489B" w:rsidRDefault="00383914" w:rsidP="00CC338A">
            <w:pPr>
              <w:jc w:val="both"/>
              <w:rPr>
                <w:color w:val="000000" w:themeColor="text1"/>
                <w:sz w:val="22"/>
                <w:szCs w:val="22"/>
              </w:rPr>
            </w:pPr>
            <w:r w:rsidRPr="00BE489B">
              <w:rPr>
                <w:color w:val="000000" w:themeColor="text1"/>
                <w:sz w:val="22"/>
                <w:szCs w:val="22"/>
                <w:lang w:val="en-US"/>
              </w:rPr>
              <w:t xml:space="preserve">Regional and Urban Planning: </w:t>
            </w:r>
            <w:r w:rsidRPr="00BE489B">
              <w:rPr>
                <w:color w:val="000000" w:themeColor="text1"/>
                <w:sz w:val="22"/>
                <w:szCs w:val="22"/>
              </w:rPr>
              <w:t>Urban and Regional Mapping, Base Map Preparation, Regional, City, Intra –City, Scale &amp; Methodology, Urban and Regional Plan Formulation, Application of Remote Sensing Techniques in Regional Plan, Master Plan</w:t>
            </w:r>
          </w:p>
          <w:p w14:paraId="77F1A642" w14:textId="77777777" w:rsidR="00383914" w:rsidRPr="00BE489B" w:rsidRDefault="00383914" w:rsidP="00CC338A">
            <w:pPr>
              <w:jc w:val="both"/>
              <w:rPr>
                <w:sz w:val="22"/>
                <w:szCs w:val="22"/>
              </w:rPr>
            </w:pPr>
          </w:p>
        </w:tc>
        <w:tc>
          <w:tcPr>
            <w:tcW w:w="1349" w:type="dxa"/>
            <w:vAlign w:val="center"/>
          </w:tcPr>
          <w:p w14:paraId="0C84254B" w14:textId="77777777" w:rsidR="00383914" w:rsidRPr="00647245" w:rsidRDefault="00383914" w:rsidP="00CC338A">
            <w:pPr>
              <w:jc w:val="center"/>
              <w:rPr>
                <w:rFonts w:ascii="Cambria" w:hAnsi="Cambria"/>
              </w:rPr>
            </w:pPr>
            <w:r>
              <w:rPr>
                <w:rFonts w:ascii="Cambria" w:hAnsi="Cambria"/>
              </w:rPr>
              <w:t>14</w:t>
            </w:r>
          </w:p>
        </w:tc>
      </w:tr>
      <w:tr w:rsidR="00383914" w:rsidRPr="00647245" w14:paraId="214EEF60" w14:textId="77777777" w:rsidTr="00CC338A">
        <w:trPr>
          <w:trHeight w:val="1191"/>
        </w:trPr>
        <w:tc>
          <w:tcPr>
            <w:tcW w:w="1154" w:type="dxa"/>
            <w:vAlign w:val="center"/>
          </w:tcPr>
          <w:p w14:paraId="01B1A3AC" w14:textId="77777777" w:rsidR="00383914" w:rsidRPr="00647245" w:rsidRDefault="00383914" w:rsidP="00CC338A">
            <w:pPr>
              <w:jc w:val="center"/>
              <w:rPr>
                <w:rFonts w:ascii="Cambria" w:hAnsi="Cambria"/>
              </w:rPr>
            </w:pPr>
            <w:r w:rsidRPr="00647245">
              <w:rPr>
                <w:rFonts w:ascii="Cambria" w:hAnsi="Cambria"/>
              </w:rPr>
              <w:t>Unit 3</w:t>
            </w:r>
          </w:p>
        </w:tc>
        <w:tc>
          <w:tcPr>
            <w:tcW w:w="7786" w:type="dxa"/>
            <w:vAlign w:val="center"/>
          </w:tcPr>
          <w:p w14:paraId="16E0AD84" w14:textId="77777777" w:rsidR="00383914" w:rsidRPr="00BE489B" w:rsidRDefault="00383914" w:rsidP="00CC338A">
            <w:pPr>
              <w:jc w:val="both"/>
              <w:rPr>
                <w:color w:val="000000" w:themeColor="text1"/>
                <w:sz w:val="22"/>
                <w:szCs w:val="22"/>
              </w:rPr>
            </w:pPr>
            <w:r w:rsidRPr="00BE489B">
              <w:rPr>
                <w:color w:val="000000" w:themeColor="text1"/>
                <w:sz w:val="22"/>
                <w:szCs w:val="22"/>
              </w:rPr>
              <w:t>Urban Analysis: Urban Analysis, Urban Growth, Trend Analysis, Change Detection, Slum Development, Housing Typology and Density Analysis, Population Estimation, Information system, Database Organisation- Large Scale Data Entry, Interpretation Manipulation- Retrieval- Attribute Information for Urban Planning.</w:t>
            </w:r>
          </w:p>
          <w:p w14:paraId="446D64FE" w14:textId="77777777" w:rsidR="00383914" w:rsidRPr="00BE489B" w:rsidRDefault="00383914" w:rsidP="00CC338A">
            <w:pPr>
              <w:jc w:val="both"/>
              <w:rPr>
                <w:sz w:val="22"/>
                <w:szCs w:val="22"/>
              </w:rPr>
            </w:pPr>
          </w:p>
        </w:tc>
        <w:tc>
          <w:tcPr>
            <w:tcW w:w="1349" w:type="dxa"/>
            <w:vAlign w:val="center"/>
          </w:tcPr>
          <w:p w14:paraId="33C82C0E" w14:textId="77777777" w:rsidR="00383914" w:rsidRPr="00647245" w:rsidRDefault="00383914" w:rsidP="00CC338A">
            <w:pPr>
              <w:jc w:val="center"/>
              <w:rPr>
                <w:rFonts w:ascii="Cambria" w:hAnsi="Cambria"/>
              </w:rPr>
            </w:pPr>
            <w:r>
              <w:rPr>
                <w:rFonts w:ascii="Cambria" w:hAnsi="Cambria"/>
              </w:rPr>
              <w:t>10</w:t>
            </w:r>
          </w:p>
        </w:tc>
      </w:tr>
      <w:tr w:rsidR="00383914" w:rsidRPr="00647245" w14:paraId="5DA72DBE" w14:textId="77777777" w:rsidTr="00CC338A">
        <w:trPr>
          <w:trHeight w:val="964"/>
        </w:trPr>
        <w:tc>
          <w:tcPr>
            <w:tcW w:w="1154" w:type="dxa"/>
            <w:vAlign w:val="center"/>
          </w:tcPr>
          <w:p w14:paraId="6C420AFE" w14:textId="77777777" w:rsidR="00383914" w:rsidRPr="00647245" w:rsidRDefault="00383914" w:rsidP="00CC338A">
            <w:pPr>
              <w:jc w:val="center"/>
              <w:rPr>
                <w:rFonts w:ascii="Cambria" w:hAnsi="Cambria"/>
              </w:rPr>
            </w:pPr>
            <w:r w:rsidRPr="00647245">
              <w:rPr>
                <w:rFonts w:ascii="Cambria" w:hAnsi="Cambria"/>
              </w:rPr>
              <w:t>Unit 4</w:t>
            </w:r>
          </w:p>
        </w:tc>
        <w:tc>
          <w:tcPr>
            <w:tcW w:w="7786" w:type="dxa"/>
            <w:vAlign w:val="center"/>
          </w:tcPr>
          <w:p w14:paraId="3CAC994D" w14:textId="77777777" w:rsidR="00383914" w:rsidRPr="00BE489B" w:rsidRDefault="00383914" w:rsidP="00CC338A">
            <w:pPr>
              <w:rPr>
                <w:bCs/>
                <w:color w:val="000000" w:themeColor="text1"/>
                <w:sz w:val="22"/>
                <w:szCs w:val="22"/>
              </w:rPr>
            </w:pPr>
            <w:r w:rsidRPr="00BE489B">
              <w:rPr>
                <w:color w:val="000000" w:themeColor="text1"/>
                <w:sz w:val="22"/>
                <w:szCs w:val="22"/>
              </w:rPr>
              <w:t xml:space="preserve">Case Studies: Analysis of Urban Land Use Change, Preparation of Master Plan in City Development, Object-oriented GIS Data Modelling for Urban Design, </w:t>
            </w:r>
            <w:r w:rsidRPr="00BE489B">
              <w:rPr>
                <w:bCs/>
                <w:color w:val="000000" w:themeColor="text1"/>
                <w:sz w:val="22"/>
                <w:szCs w:val="22"/>
              </w:rPr>
              <w:t>Delineation of socio-infrastructure database into GIS for land use planning</w:t>
            </w:r>
          </w:p>
          <w:p w14:paraId="4481EF85" w14:textId="77777777" w:rsidR="00383914" w:rsidRPr="00BE489B" w:rsidRDefault="00383914" w:rsidP="00CC338A">
            <w:pPr>
              <w:rPr>
                <w:sz w:val="22"/>
                <w:szCs w:val="22"/>
              </w:rPr>
            </w:pPr>
          </w:p>
        </w:tc>
        <w:tc>
          <w:tcPr>
            <w:tcW w:w="1349" w:type="dxa"/>
            <w:vAlign w:val="center"/>
          </w:tcPr>
          <w:p w14:paraId="47CEA545" w14:textId="77777777" w:rsidR="00383914" w:rsidRPr="00647245" w:rsidRDefault="00383914" w:rsidP="00CC338A">
            <w:pPr>
              <w:jc w:val="center"/>
              <w:rPr>
                <w:rFonts w:ascii="Cambria" w:hAnsi="Cambria"/>
              </w:rPr>
            </w:pPr>
            <w:r>
              <w:rPr>
                <w:rFonts w:ascii="Cambria" w:hAnsi="Cambria"/>
              </w:rPr>
              <w:t>10</w:t>
            </w:r>
          </w:p>
        </w:tc>
      </w:tr>
      <w:tr w:rsidR="00383914" w:rsidRPr="00647245" w14:paraId="5CB32146" w14:textId="77777777" w:rsidTr="00CC338A">
        <w:trPr>
          <w:trHeight w:val="320"/>
        </w:trPr>
        <w:tc>
          <w:tcPr>
            <w:tcW w:w="1154" w:type="dxa"/>
            <w:vAlign w:val="center"/>
          </w:tcPr>
          <w:p w14:paraId="7192BE84" w14:textId="77777777" w:rsidR="00383914" w:rsidRPr="00647245" w:rsidRDefault="00383914" w:rsidP="00CC338A">
            <w:pPr>
              <w:jc w:val="center"/>
              <w:rPr>
                <w:rFonts w:ascii="Cambria" w:hAnsi="Cambria"/>
                <w:b/>
              </w:rPr>
            </w:pPr>
          </w:p>
        </w:tc>
        <w:tc>
          <w:tcPr>
            <w:tcW w:w="7786" w:type="dxa"/>
            <w:vAlign w:val="center"/>
          </w:tcPr>
          <w:p w14:paraId="25A3CEC2" w14:textId="77777777" w:rsidR="00383914" w:rsidRPr="00647245" w:rsidRDefault="00383914" w:rsidP="00CC338A">
            <w:pPr>
              <w:spacing w:line="0" w:lineRule="atLeast"/>
              <w:jc w:val="center"/>
              <w:rPr>
                <w:rFonts w:ascii="Cambria" w:hAnsi="Cambria"/>
              </w:rPr>
            </w:pPr>
            <w:r w:rsidRPr="00647245">
              <w:rPr>
                <w:rFonts w:ascii="Cambria" w:hAnsi="Cambria"/>
                <w:b/>
              </w:rPr>
              <w:t>Total</w:t>
            </w:r>
          </w:p>
        </w:tc>
        <w:tc>
          <w:tcPr>
            <w:tcW w:w="1349" w:type="dxa"/>
            <w:vAlign w:val="center"/>
          </w:tcPr>
          <w:p w14:paraId="183FA53F" w14:textId="77777777" w:rsidR="00383914" w:rsidRPr="00647245" w:rsidRDefault="00383914" w:rsidP="00CC338A">
            <w:pPr>
              <w:jc w:val="center"/>
              <w:rPr>
                <w:rFonts w:ascii="Cambria" w:hAnsi="Cambria"/>
                <w:b/>
              </w:rPr>
            </w:pPr>
            <w:r>
              <w:rPr>
                <w:rFonts w:ascii="Cambria" w:hAnsi="Cambria"/>
                <w:b/>
              </w:rPr>
              <w:t>48</w:t>
            </w:r>
          </w:p>
        </w:tc>
      </w:tr>
    </w:tbl>
    <w:p w14:paraId="5F106DE5" w14:textId="77777777" w:rsidR="00383914" w:rsidRPr="00E72654" w:rsidRDefault="00383914" w:rsidP="00383914">
      <w:pPr>
        <w:spacing w:before="10" w:after="40" w:line="276" w:lineRule="auto"/>
        <w:jc w:val="both"/>
        <w:rPr>
          <w:rFonts w:ascii="Cambria" w:hAnsi="Cambria"/>
          <w:b/>
          <w:bCs/>
          <w:color w:val="000000" w:themeColor="text1"/>
          <w:sz w:val="22"/>
          <w:szCs w:val="22"/>
        </w:rPr>
      </w:pPr>
      <w:r w:rsidRPr="00E72654">
        <w:rPr>
          <w:rFonts w:ascii="Cambria" w:hAnsi="Cambria"/>
          <w:b/>
          <w:bCs/>
          <w:color w:val="000000" w:themeColor="text1"/>
          <w:sz w:val="22"/>
          <w:szCs w:val="22"/>
        </w:rPr>
        <w:t>Text Books:</w:t>
      </w:r>
      <w:r w:rsidRPr="00E72654">
        <w:rPr>
          <w:rFonts w:ascii="Cambria" w:hAnsi="Cambria"/>
          <w:b/>
          <w:bCs/>
          <w:color w:val="000000" w:themeColor="text1"/>
          <w:sz w:val="22"/>
          <w:szCs w:val="22"/>
        </w:rPr>
        <w:tab/>
      </w:r>
    </w:p>
    <w:p w14:paraId="1454C083" w14:textId="77777777" w:rsidR="00383914" w:rsidRPr="00E72654" w:rsidRDefault="00383914" w:rsidP="00383914">
      <w:pPr>
        <w:pStyle w:val="ListParagraph"/>
        <w:numPr>
          <w:ilvl w:val="0"/>
          <w:numId w:val="23"/>
        </w:numPr>
        <w:tabs>
          <w:tab w:val="left" w:pos="1425"/>
        </w:tabs>
        <w:rPr>
          <w:rFonts w:ascii="Times New Roman" w:hAnsi="Times New Roman" w:cs="Times New Roman"/>
          <w:sz w:val="22"/>
          <w:szCs w:val="22"/>
        </w:rPr>
      </w:pPr>
      <w:r w:rsidRPr="00E72654">
        <w:rPr>
          <w:rFonts w:ascii="Times New Roman" w:hAnsi="Times New Roman" w:cs="Times New Roman"/>
          <w:sz w:val="22"/>
          <w:szCs w:val="22"/>
        </w:rPr>
        <w:t>Arnoff, S (1989); Geographical Information Systems: A Management Perspective, WDL Publications, Canada</w:t>
      </w:r>
    </w:p>
    <w:p w14:paraId="126A1EA9" w14:textId="77777777" w:rsidR="00383914" w:rsidRPr="00E72654" w:rsidRDefault="00383914" w:rsidP="00383914">
      <w:pPr>
        <w:pStyle w:val="ListParagraph"/>
        <w:numPr>
          <w:ilvl w:val="0"/>
          <w:numId w:val="23"/>
        </w:numPr>
        <w:tabs>
          <w:tab w:val="left" w:pos="1425"/>
        </w:tabs>
        <w:rPr>
          <w:rFonts w:ascii="Times New Roman" w:hAnsi="Times New Roman" w:cs="Times New Roman"/>
          <w:sz w:val="22"/>
          <w:szCs w:val="22"/>
        </w:rPr>
      </w:pPr>
      <w:r w:rsidRPr="00E72654">
        <w:rPr>
          <w:rFonts w:ascii="Times New Roman" w:hAnsi="Times New Roman" w:cs="Times New Roman"/>
          <w:sz w:val="22"/>
          <w:szCs w:val="22"/>
        </w:rPr>
        <w:t>Brench M.C. (1972), City planning and Aerial Information, Harvard University, Cambridge</w:t>
      </w:r>
    </w:p>
    <w:p w14:paraId="0C26EE4C" w14:textId="77777777" w:rsidR="00383914" w:rsidRPr="00E72654" w:rsidRDefault="00383914" w:rsidP="00383914">
      <w:pPr>
        <w:spacing w:before="10" w:after="40" w:line="276" w:lineRule="auto"/>
        <w:jc w:val="both"/>
        <w:rPr>
          <w:rFonts w:ascii="Cambria" w:hAnsi="Cambria"/>
          <w:b/>
          <w:bCs/>
          <w:color w:val="000000" w:themeColor="text1"/>
          <w:sz w:val="22"/>
          <w:szCs w:val="22"/>
        </w:rPr>
      </w:pPr>
      <w:r w:rsidRPr="00E72654">
        <w:rPr>
          <w:rFonts w:ascii="Cambria" w:hAnsi="Cambria"/>
          <w:b/>
          <w:bCs/>
          <w:color w:val="000000" w:themeColor="text1"/>
          <w:sz w:val="22"/>
          <w:szCs w:val="22"/>
        </w:rPr>
        <w:t>Reference Books:</w:t>
      </w:r>
    </w:p>
    <w:p w14:paraId="4C90963A" w14:textId="77777777" w:rsidR="00383914" w:rsidRPr="00E72654" w:rsidRDefault="00383914" w:rsidP="00383914">
      <w:pPr>
        <w:pStyle w:val="ListParagraph"/>
        <w:numPr>
          <w:ilvl w:val="0"/>
          <w:numId w:val="24"/>
        </w:numPr>
        <w:tabs>
          <w:tab w:val="left" w:pos="1425"/>
        </w:tabs>
        <w:rPr>
          <w:rFonts w:ascii="Times New Roman" w:hAnsi="Times New Roman" w:cs="Times New Roman"/>
          <w:sz w:val="22"/>
          <w:szCs w:val="22"/>
        </w:rPr>
      </w:pPr>
      <w:r w:rsidRPr="00E72654">
        <w:rPr>
          <w:rFonts w:ascii="Times New Roman" w:hAnsi="Times New Roman" w:cs="Times New Roman"/>
          <w:sz w:val="22"/>
          <w:szCs w:val="22"/>
        </w:rPr>
        <w:t>Burrough, P.A (1988), Principles of Geographical Information Systems for land Resources Assessment, Oxford University Press</w:t>
      </w:r>
    </w:p>
    <w:p w14:paraId="61E006E2" w14:textId="77777777" w:rsidR="00383914" w:rsidRPr="00E72654" w:rsidRDefault="00383914" w:rsidP="00383914">
      <w:pPr>
        <w:pStyle w:val="ListParagraph"/>
        <w:numPr>
          <w:ilvl w:val="0"/>
          <w:numId w:val="24"/>
        </w:numPr>
        <w:tabs>
          <w:tab w:val="left" w:pos="1425"/>
        </w:tabs>
        <w:rPr>
          <w:rFonts w:ascii="Times New Roman" w:hAnsi="Times New Roman" w:cs="Times New Roman"/>
          <w:sz w:val="22"/>
          <w:szCs w:val="22"/>
        </w:rPr>
      </w:pPr>
      <w:r w:rsidRPr="00E72654">
        <w:rPr>
          <w:rFonts w:ascii="Times New Roman" w:hAnsi="Times New Roman" w:cs="Times New Roman"/>
          <w:sz w:val="22"/>
          <w:szCs w:val="22"/>
        </w:rPr>
        <w:t>Subudhi A.P, Sokhi, Roy (2001), Remote Sensing and GIS, Application in Urban and Regional Studies, IIRS, Dehra Dun</w:t>
      </w:r>
    </w:p>
    <w:p w14:paraId="6A7507CE" w14:textId="77777777" w:rsidR="00383914" w:rsidRPr="00E72654" w:rsidRDefault="00383914" w:rsidP="00383914">
      <w:pPr>
        <w:pStyle w:val="ListParagraph"/>
        <w:numPr>
          <w:ilvl w:val="0"/>
          <w:numId w:val="24"/>
        </w:numPr>
        <w:tabs>
          <w:tab w:val="left" w:pos="1425"/>
        </w:tabs>
        <w:rPr>
          <w:rFonts w:ascii="Times New Roman" w:hAnsi="Times New Roman" w:cs="Times New Roman"/>
          <w:sz w:val="22"/>
          <w:szCs w:val="22"/>
        </w:rPr>
      </w:pPr>
      <w:r w:rsidRPr="00E72654">
        <w:rPr>
          <w:rFonts w:ascii="Times New Roman" w:hAnsi="Times New Roman" w:cs="Times New Roman"/>
          <w:sz w:val="22"/>
          <w:szCs w:val="22"/>
        </w:rPr>
        <w:t>Subudhi, A.P (1992), Design of Automated Land Use Information System for Town &amp; Country planning, Institute of Town planners, New Delhi.</w:t>
      </w:r>
    </w:p>
    <w:p w14:paraId="26B965C5" w14:textId="77777777" w:rsidR="00383914" w:rsidRDefault="00383914" w:rsidP="00383914">
      <w:pPr>
        <w:spacing w:after="160" w:line="259" w:lineRule="auto"/>
        <w:rPr>
          <w:rFonts w:eastAsia="Calibri"/>
          <w:sz w:val="22"/>
          <w:szCs w:val="22"/>
          <w:lang w:eastAsia="en-IN"/>
        </w:rPr>
      </w:pPr>
      <w:r>
        <w:rPr>
          <w:sz w:val="22"/>
          <w:szCs w:val="22"/>
        </w:rPr>
        <w:br w:type="page"/>
      </w:r>
    </w:p>
    <w:p w14:paraId="471D8B63" w14:textId="486D3DCF" w:rsidR="00BE489B" w:rsidRPr="00887403" w:rsidRDefault="00BE489B" w:rsidP="00BE489B">
      <w:pPr>
        <w:spacing w:after="160" w:line="259" w:lineRule="auto"/>
        <w:rPr>
          <w:rFonts w:eastAsiaTheme="minorHAnsi"/>
          <w:color w:val="000000" w:themeColor="text1"/>
          <w:lang w:val="en-US" w:eastAsia="en-US" w:bidi="as-IN"/>
        </w:rPr>
      </w:pPr>
    </w:p>
    <w:tbl>
      <w:tblPr>
        <w:tblStyle w:val="TableGrid"/>
        <w:tblW w:w="10429" w:type="dxa"/>
        <w:tblInd w:w="108" w:type="dxa"/>
        <w:tblLook w:val="04A0" w:firstRow="1" w:lastRow="0" w:firstColumn="1" w:lastColumn="0" w:noHBand="0" w:noVBand="1"/>
      </w:tblPr>
      <w:tblGrid>
        <w:gridCol w:w="1018"/>
        <w:gridCol w:w="8034"/>
        <w:gridCol w:w="1377"/>
      </w:tblGrid>
      <w:tr w:rsidR="00BE489B" w:rsidRPr="00887403" w14:paraId="1D4B2A01" w14:textId="77777777" w:rsidTr="00353B20">
        <w:trPr>
          <w:trHeight w:val="1035"/>
        </w:trPr>
        <w:tc>
          <w:tcPr>
            <w:tcW w:w="1018" w:type="dxa"/>
            <w:vAlign w:val="center"/>
          </w:tcPr>
          <w:p w14:paraId="53791D45" w14:textId="77777777" w:rsidR="00BE489B" w:rsidRPr="00353B20" w:rsidRDefault="00BE489B" w:rsidP="00353B20">
            <w:pPr>
              <w:jc w:val="center"/>
              <w:rPr>
                <w:b/>
                <w:color w:val="000000" w:themeColor="text1"/>
              </w:rPr>
            </w:pPr>
            <w:r w:rsidRPr="00353B20">
              <w:rPr>
                <w:b/>
                <w:color w:val="000000" w:themeColor="text1"/>
              </w:rPr>
              <w:t>Paper I</w:t>
            </w:r>
          </w:p>
          <w:p w14:paraId="6864C4C5" w14:textId="77777777" w:rsidR="00BE489B" w:rsidRPr="00353B20" w:rsidRDefault="00BE489B" w:rsidP="00353B20">
            <w:pPr>
              <w:jc w:val="center"/>
              <w:rPr>
                <w:b/>
                <w:color w:val="000000" w:themeColor="text1"/>
              </w:rPr>
            </w:pPr>
            <w:r w:rsidRPr="00353B20">
              <w:rPr>
                <w:b/>
                <w:color w:val="000000" w:themeColor="text1"/>
              </w:rPr>
              <w:t>Core Course</w:t>
            </w:r>
          </w:p>
        </w:tc>
        <w:tc>
          <w:tcPr>
            <w:tcW w:w="8034" w:type="dxa"/>
            <w:vAlign w:val="center"/>
          </w:tcPr>
          <w:p w14:paraId="7CDD9833" w14:textId="77777777" w:rsidR="00BE489B" w:rsidRPr="00353B20" w:rsidRDefault="00BE489B" w:rsidP="00353B20">
            <w:pPr>
              <w:spacing w:before="240"/>
              <w:jc w:val="center"/>
              <w:rPr>
                <w:b/>
                <w:bCs/>
                <w:color w:val="000000" w:themeColor="text1"/>
              </w:rPr>
            </w:pPr>
            <w:r w:rsidRPr="00353B20">
              <w:rPr>
                <w:b/>
                <w:bCs/>
                <w:color w:val="000000" w:themeColor="text1"/>
              </w:rPr>
              <w:t>PRACTICAL II</w:t>
            </w:r>
          </w:p>
          <w:p w14:paraId="5C24C62D" w14:textId="4BB889D8" w:rsidR="00BE489B" w:rsidRPr="00353B20" w:rsidRDefault="00BE489B" w:rsidP="00353B20">
            <w:pPr>
              <w:spacing w:before="240"/>
              <w:jc w:val="center"/>
              <w:rPr>
                <w:b/>
                <w:bCs/>
                <w:color w:val="000000" w:themeColor="text1"/>
              </w:rPr>
            </w:pPr>
            <w:r w:rsidRPr="00353B20">
              <w:rPr>
                <w:b/>
                <w:bCs/>
                <w:color w:val="000000" w:themeColor="text1"/>
              </w:rPr>
              <w:t xml:space="preserve">L-T-P-C: </w:t>
            </w:r>
            <w:r w:rsidR="008F151A">
              <w:rPr>
                <w:b/>
                <w:bCs/>
                <w:color w:val="000000" w:themeColor="text1"/>
              </w:rPr>
              <w:t>0</w:t>
            </w:r>
            <w:r w:rsidRPr="00353B20">
              <w:rPr>
                <w:b/>
                <w:bCs/>
                <w:color w:val="000000" w:themeColor="text1"/>
              </w:rPr>
              <w:t>-</w:t>
            </w:r>
            <w:r>
              <w:rPr>
                <w:b/>
                <w:bCs/>
                <w:color w:val="000000" w:themeColor="text1"/>
              </w:rPr>
              <w:t>0</w:t>
            </w:r>
            <w:r w:rsidRPr="00353B20">
              <w:rPr>
                <w:b/>
                <w:bCs/>
                <w:color w:val="000000" w:themeColor="text1"/>
              </w:rPr>
              <w:t>-</w:t>
            </w:r>
            <w:r w:rsidR="00383914">
              <w:rPr>
                <w:b/>
                <w:bCs/>
                <w:color w:val="000000" w:themeColor="text1"/>
              </w:rPr>
              <w:t>4</w:t>
            </w:r>
            <w:r w:rsidRPr="00353B20">
              <w:rPr>
                <w:b/>
                <w:bCs/>
                <w:color w:val="000000" w:themeColor="text1"/>
              </w:rPr>
              <w:t>-</w:t>
            </w:r>
            <w:r w:rsidR="00383914">
              <w:rPr>
                <w:b/>
                <w:bCs/>
                <w:color w:val="000000" w:themeColor="text1"/>
              </w:rPr>
              <w:t>4</w:t>
            </w:r>
            <w:r w:rsidRPr="00353B20">
              <w:rPr>
                <w:b/>
                <w:bCs/>
                <w:color w:val="000000" w:themeColor="text1"/>
              </w:rPr>
              <w:tab/>
              <w:t xml:space="preserve">  Credit Units: </w:t>
            </w:r>
            <w:r w:rsidR="008F151A">
              <w:rPr>
                <w:b/>
                <w:bCs/>
                <w:color w:val="000000" w:themeColor="text1"/>
              </w:rPr>
              <w:t>3</w:t>
            </w:r>
            <w:r w:rsidRPr="00353B20">
              <w:rPr>
                <w:b/>
                <w:bCs/>
                <w:color w:val="000000" w:themeColor="text1"/>
              </w:rPr>
              <w:t xml:space="preserve">             Scheme of Evaluation: (P)</w:t>
            </w:r>
          </w:p>
        </w:tc>
        <w:tc>
          <w:tcPr>
            <w:tcW w:w="1377" w:type="dxa"/>
            <w:vAlign w:val="center"/>
          </w:tcPr>
          <w:p w14:paraId="09D38AB0" w14:textId="77777777" w:rsidR="00BE489B" w:rsidRPr="00353B20" w:rsidRDefault="00BE489B" w:rsidP="00353B20">
            <w:pPr>
              <w:jc w:val="center"/>
              <w:rPr>
                <w:b/>
                <w:bCs/>
                <w:color w:val="000000" w:themeColor="text1"/>
              </w:rPr>
            </w:pPr>
            <w:r w:rsidRPr="00353B20">
              <w:rPr>
                <w:b/>
                <w:bCs/>
                <w:color w:val="000000" w:themeColor="text1"/>
              </w:rPr>
              <w:t>Subject Code:</w:t>
            </w:r>
          </w:p>
          <w:p w14:paraId="137C295A" w14:textId="1896B49B" w:rsidR="00BE489B" w:rsidRPr="00887403" w:rsidRDefault="00BE489B" w:rsidP="00353B20">
            <w:pPr>
              <w:spacing w:before="240"/>
              <w:jc w:val="center"/>
              <w:rPr>
                <w:b/>
                <w:bCs/>
                <w:color w:val="000000" w:themeColor="text1"/>
              </w:rPr>
            </w:pPr>
            <w:r w:rsidRPr="00353B20">
              <w:rPr>
                <w:b/>
                <w:bCs/>
                <w:color w:val="000000" w:themeColor="text1"/>
              </w:rPr>
              <w:t>GEOI164C 2</w:t>
            </w:r>
            <w:r>
              <w:rPr>
                <w:b/>
                <w:bCs/>
                <w:color w:val="000000" w:themeColor="text1"/>
              </w:rPr>
              <w:t>1</w:t>
            </w:r>
            <w:r w:rsidR="00383914">
              <w:rPr>
                <w:b/>
                <w:bCs/>
                <w:color w:val="000000" w:themeColor="text1"/>
              </w:rPr>
              <w:t>5</w:t>
            </w:r>
          </w:p>
        </w:tc>
      </w:tr>
    </w:tbl>
    <w:p w14:paraId="679726B4" w14:textId="77777777" w:rsidR="00BE489B" w:rsidRPr="00887403" w:rsidRDefault="00BE489B" w:rsidP="00BE489B">
      <w:pPr>
        <w:pStyle w:val="Default"/>
        <w:rPr>
          <w:rFonts w:ascii="Times New Roman" w:eastAsia="TimesNewRomanPS-BoldMT" w:hAnsi="Times New Roman" w:cs="Times New Roman"/>
          <w:b/>
          <w:color w:val="000000" w:themeColor="text1"/>
        </w:rPr>
      </w:pPr>
    </w:p>
    <w:p w14:paraId="2CB4A607" w14:textId="77777777" w:rsidR="00BE489B" w:rsidRPr="00887403" w:rsidRDefault="00BE489B" w:rsidP="00BE489B">
      <w:pPr>
        <w:pStyle w:val="Default"/>
        <w:rPr>
          <w:rFonts w:ascii="Times New Roman" w:hAnsi="Times New Roman" w:cs="Times New Roman"/>
          <w:color w:val="000000" w:themeColor="text1"/>
        </w:rPr>
      </w:pPr>
      <w:r w:rsidRPr="00887403">
        <w:rPr>
          <w:rFonts w:ascii="Times New Roman" w:hAnsi="Times New Roman" w:cs="Times New Roman"/>
          <w:b/>
          <w:bCs/>
          <w:color w:val="000000" w:themeColor="text1"/>
        </w:rPr>
        <w:t xml:space="preserve">Course Objectives: </w:t>
      </w:r>
      <w:r w:rsidRPr="00887403">
        <w:rPr>
          <w:rFonts w:ascii="Times New Roman" w:hAnsi="Times New Roman" w:cs="Times New Roman"/>
          <w:i/>
          <w:iCs/>
          <w:color w:val="000000" w:themeColor="text1"/>
        </w:rPr>
        <w:t xml:space="preserve">The course aims at increasing the practical knowledge of the students in the field of GIS and Remote sensing and its application in Geographical studies </w:t>
      </w:r>
    </w:p>
    <w:p w14:paraId="29521DD5"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b/>
          <w:bCs/>
          <w:color w:val="000000" w:themeColor="text1"/>
          <w:lang w:eastAsia="en-US"/>
        </w:rPr>
        <w:t xml:space="preserve">Course Outcomes: </w:t>
      </w:r>
    </w:p>
    <w:p w14:paraId="4E4F2C33"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By the end of this course the students will be able to: </w:t>
      </w:r>
    </w:p>
    <w:p w14:paraId="4E5F86BB"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CO1. </w:t>
      </w:r>
      <w:r w:rsidRPr="00887403">
        <w:rPr>
          <w:rFonts w:eastAsiaTheme="minorHAnsi"/>
          <w:b/>
          <w:bCs/>
          <w:color w:val="000000" w:themeColor="text1"/>
          <w:lang w:eastAsia="en-US"/>
        </w:rPr>
        <w:t xml:space="preserve">Define </w:t>
      </w:r>
      <w:r w:rsidRPr="00887403">
        <w:rPr>
          <w:rFonts w:eastAsiaTheme="minorHAnsi"/>
          <w:color w:val="000000" w:themeColor="text1"/>
          <w:lang w:eastAsia="en-US"/>
        </w:rPr>
        <w:t xml:space="preserve">the principles and concepts involved in GIS and Remote sensing practical. </w:t>
      </w:r>
    </w:p>
    <w:p w14:paraId="41C0847B"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CO2. </w:t>
      </w:r>
      <w:r w:rsidRPr="00887403">
        <w:rPr>
          <w:rFonts w:eastAsiaTheme="minorHAnsi"/>
          <w:b/>
          <w:bCs/>
          <w:color w:val="000000" w:themeColor="text1"/>
          <w:lang w:eastAsia="en-US"/>
        </w:rPr>
        <w:t xml:space="preserve">Classify </w:t>
      </w:r>
      <w:r w:rsidRPr="00887403">
        <w:rPr>
          <w:rFonts w:eastAsiaTheme="minorHAnsi"/>
          <w:color w:val="000000" w:themeColor="text1"/>
          <w:lang w:eastAsia="en-US"/>
        </w:rPr>
        <w:t xml:space="preserve">the nature, characteristics and sources of geospatial data. </w:t>
      </w:r>
    </w:p>
    <w:p w14:paraId="11A746A4"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CO3. </w:t>
      </w:r>
      <w:r w:rsidRPr="00887403">
        <w:rPr>
          <w:rFonts w:eastAsiaTheme="minorHAnsi"/>
          <w:b/>
          <w:bCs/>
          <w:color w:val="000000" w:themeColor="text1"/>
          <w:lang w:eastAsia="en-US"/>
        </w:rPr>
        <w:t xml:space="preserve">Develop </w:t>
      </w:r>
      <w:r w:rsidRPr="00887403">
        <w:rPr>
          <w:rFonts w:eastAsiaTheme="minorHAnsi"/>
          <w:color w:val="000000" w:themeColor="text1"/>
          <w:lang w:eastAsia="en-US"/>
        </w:rPr>
        <w:t xml:space="preserve">the skills and technical capabilities of the students. </w:t>
      </w:r>
    </w:p>
    <w:p w14:paraId="594DC0E4" w14:textId="77777777" w:rsidR="00BE489B" w:rsidRPr="00887403" w:rsidRDefault="00BE489B" w:rsidP="00BE489B">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xml:space="preserve">CO4. </w:t>
      </w:r>
      <w:r w:rsidRPr="00887403">
        <w:rPr>
          <w:rFonts w:eastAsiaTheme="minorHAnsi"/>
          <w:b/>
          <w:bCs/>
          <w:color w:val="000000" w:themeColor="text1"/>
          <w:lang w:eastAsia="en-US"/>
        </w:rPr>
        <w:t xml:space="preserve">Simplify </w:t>
      </w:r>
      <w:r w:rsidRPr="00887403">
        <w:rPr>
          <w:rFonts w:eastAsiaTheme="minorHAnsi"/>
          <w:color w:val="000000" w:themeColor="text1"/>
          <w:lang w:eastAsia="en-US"/>
        </w:rPr>
        <w:t xml:space="preserve">the application of the concepts related to Geomorphology, Climatology and Population Geography. </w:t>
      </w:r>
    </w:p>
    <w:p w14:paraId="16EDD754" w14:textId="77777777" w:rsidR="00BE489B" w:rsidRPr="00887403" w:rsidRDefault="00BE489B" w:rsidP="00BE489B">
      <w:pPr>
        <w:widowControl w:val="0"/>
        <w:autoSpaceDE w:val="0"/>
        <w:autoSpaceDN w:val="0"/>
        <w:jc w:val="both"/>
        <w:rPr>
          <w:rFonts w:eastAsia="TimesNewRomanPS-BoldMT"/>
          <w:b/>
          <w:color w:val="000000" w:themeColor="text1"/>
        </w:rPr>
      </w:pPr>
      <w:r w:rsidRPr="00887403">
        <w:rPr>
          <w:rFonts w:eastAsiaTheme="minorHAnsi"/>
          <w:color w:val="000000" w:themeColor="text1"/>
          <w:lang w:eastAsia="en-US"/>
        </w:rPr>
        <w:t xml:space="preserve">CO5. </w:t>
      </w:r>
      <w:r w:rsidRPr="00887403">
        <w:rPr>
          <w:rFonts w:eastAsiaTheme="minorHAnsi"/>
          <w:b/>
          <w:bCs/>
          <w:color w:val="000000" w:themeColor="text1"/>
          <w:lang w:eastAsia="en-US"/>
        </w:rPr>
        <w:t xml:space="preserve">Inspect </w:t>
      </w:r>
      <w:r w:rsidRPr="00887403">
        <w:rPr>
          <w:rFonts w:eastAsiaTheme="minorHAnsi"/>
          <w:color w:val="000000" w:themeColor="text1"/>
          <w:lang w:eastAsia="en-US"/>
        </w:rPr>
        <w:t xml:space="preserve">geospatial tools and technologies to create and </w:t>
      </w:r>
      <w:r w:rsidRPr="00887403">
        <w:rPr>
          <w:rFonts w:eastAsiaTheme="minorHAnsi"/>
          <w:b/>
          <w:bCs/>
          <w:color w:val="000000" w:themeColor="text1"/>
          <w:lang w:eastAsia="en-US"/>
        </w:rPr>
        <w:t xml:space="preserve">analyse </w:t>
      </w:r>
      <w:r w:rsidRPr="00887403">
        <w:rPr>
          <w:rFonts w:eastAsiaTheme="minorHAnsi"/>
          <w:color w:val="000000" w:themeColor="text1"/>
          <w:lang w:eastAsia="en-US"/>
        </w:rPr>
        <w:t>geospatial data for natural resource assessments, planning and management related applications.</w:t>
      </w:r>
    </w:p>
    <w:p w14:paraId="3D6A6597" w14:textId="77777777" w:rsidR="00BE489B" w:rsidRPr="00887403" w:rsidRDefault="00BE489B" w:rsidP="00BE489B">
      <w:pPr>
        <w:widowControl w:val="0"/>
        <w:autoSpaceDE w:val="0"/>
        <w:autoSpaceDN w:val="0"/>
        <w:jc w:val="both"/>
        <w:rPr>
          <w:rFonts w:eastAsia="TimesNewRomanPS-BoldMT"/>
          <w:b/>
          <w:color w:val="000000" w:themeColor="text1"/>
        </w:rPr>
      </w:pPr>
    </w:p>
    <w:p w14:paraId="35C834E9" w14:textId="77777777" w:rsidR="00BE489B" w:rsidRPr="00887403" w:rsidRDefault="00BE489B" w:rsidP="00BE489B">
      <w:pPr>
        <w:widowControl w:val="0"/>
        <w:autoSpaceDE w:val="0"/>
        <w:autoSpaceDN w:val="0"/>
        <w:jc w:val="both"/>
        <w:rPr>
          <w:rFonts w:eastAsia="TimesNewRomanPS-BoldMT"/>
          <w:b/>
          <w:color w:val="000000" w:themeColor="text1"/>
        </w:rPr>
      </w:pPr>
    </w:p>
    <w:p w14:paraId="5CA2AD6D" w14:textId="77777777" w:rsidR="00BE489B" w:rsidRPr="00887403" w:rsidRDefault="00BE489B" w:rsidP="00BE489B">
      <w:pPr>
        <w:spacing w:line="276" w:lineRule="auto"/>
        <w:jc w:val="both"/>
        <w:rPr>
          <w:b/>
          <w:color w:val="000000" w:themeColor="text1"/>
        </w:rPr>
      </w:pPr>
      <w:r w:rsidRPr="00887403">
        <w:rPr>
          <w:b/>
          <w:color w:val="000000" w:themeColor="text1"/>
        </w:rPr>
        <w:t xml:space="preserve">Detailed Syllabus: </w:t>
      </w:r>
    </w:p>
    <w:p w14:paraId="67E4262E" w14:textId="77777777" w:rsidR="00BE489B" w:rsidRPr="00887403" w:rsidRDefault="00BE489B" w:rsidP="00BE489B">
      <w:pPr>
        <w:spacing w:line="276" w:lineRule="auto"/>
        <w:jc w:val="both"/>
        <w:rPr>
          <w:b/>
          <w:color w:val="000000" w:themeColor="text1"/>
          <w:u w:val="single"/>
        </w:rPr>
      </w:pPr>
    </w:p>
    <w:tbl>
      <w:tblPr>
        <w:tblStyle w:val="TableGrid"/>
        <w:tblW w:w="10433" w:type="dxa"/>
        <w:tblInd w:w="108" w:type="dxa"/>
        <w:tblLook w:val="04A0" w:firstRow="1" w:lastRow="0" w:firstColumn="1" w:lastColumn="0" w:noHBand="0" w:noVBand="1"/>
      </w:tblPr>
      <w:tblGrid>
        <w:gridCol w:w="1097"/>
        <w:gridCol w:w="8259"/>
        <w:gridCol w:w="1077"/>
      </w:tblGrid>
      <w:tr w:rsidR="00BE489B" w:rsidRPr="00887403" w14:paraId="3E523FA1" w14:textId="77777777" w:rsidTr="00353B20">
        <w:trPr>
          <w:trHeight w:val="567"/>
        </w:trPr>
        <w:tc>
          <w:tcPr>
            <w:tcW w:w="1097" w:type="dxa"/>
            <w:tcBorders>
              <w:bottom w:val="single" w:sz="4" w:space="0" w:color="auto"/>
            </w:tcBorders>
            <w:vAlign w:val="center"/>
          </w:tcPr>
          <w:p w14:paraId="3699AF05" w14:textId="77777777" w:rsidR="00BE489B" w:rsidRPr="00887403" w:rsidRDefault="00BE489B" w:rsidP="00353B20">
            <w:pPr>
              <w:jc w:val="center"/>
              <w:rPr>
                <w:b/>
                <w:color w:val="000000" w:themeColor="text1"/>
              </w:rPr>
            </w:pPr>
            <w:r w:rsidRPr="00887403">
              <w:rPr>
                <w:b/>
                <w:color w:val="000000" w:themeColor="text1"/>
              </w:rPr>
              <w:t>Modules</w:t>
            </w:r>
          </w:p>
        </w:tc>
        <w:tc>
          <w:tcPr>
            <w:tcW w:w="8259" w:type="dxa"/>
            <w:tcBorders>
              <w:bottom w:val="single" w:sz="4" w:space="0" w:color="auto"/>
            </w:tcBorders>
            <w:vAlign w:val="center"/>
          </w:tcPr>
          <w:p w14:paraId="40DC1368" w14:textId="77777777" w:rsidR="00BE489B" w:rsidRPr="00887403" w:rsidRDefault="00BE489B" w:rsidP="00353B20">
            <w:pPr>
              <w:jc w:val="center"/>
              <w:rPr>
                <w:b/>
                <w:color w:val="000000" w:themeColor="text1"/>
              </w:rPr>
            </w:pPr>
            <w:r w:rsidRPr="00887403">
              <w:rPr>
                <w:b/>
                <w:bCs/>
                <w:color w:val="000000" w:themeColor="text1"/>
              </w:rPr>
              <w:t>Topics and Course Content</w:t>
            </w:r>
          </w:p>
        </w:tc>
        <w:tc>
          <w:tcPr>
            <w:tcW w:w="1077" w:type="dxa"/>
            <w:vAlign w:val="center"/>
          </w:tcPr>
          <w:p w14:paraId="55E14649" w14:textId="77777777" w:rsidR="00BE489B" w:rsidRPr="00887403" w:rsidRDefault="00BE489B" w:rsidP="00353B20">
            <w:pPr>
              <w:jc w:val="center"/>
              <w:rPr>
                <w:color w:val="000000" w:themeColor="text1"/>
              </w:rPr>
            </w:pPr>
            <w:r w:rsidRPr="00887403">
              <w:rPr>
                <w:b/>
                <w:bCs/>
                <w:color w:val="000000" w:themeColor="text1"/>
              </w:rPr>
              <w:t>Periods</w:t>
            </w:r>
          </w:p>
        </w:tc>
      </w:tr>
      <w:tr w:rsidR="00BE489B" w:rsidRPr="00887403" w14:paraId="29B0A789" w14:textId="77777777" w:rsidTr="00353B20">
        <w:trPr>
          <w:trHeight w:val="2433"/>
        </w:trPr>
        <w:tc>
          <w:tcPr>
            <w:tcW w:w="1097" w:type="dxa"/>
            <w:vAlign w:val="center"/>
          </w:tcPr>
          <w:p w14:paraId="745FC68C" w14:textId="77777777" w:rsidR="00BE489B" w:rsidRPr="00887403" w:rsidRDefault="00BE489B" w:rsidP="00353B20">
            <w:pPr>
              <w:jc w:val="center"/>
              <w:rPr>
                <w:color w:val="000000" w:themeColor="text1"/>
              </w:rPr>
            </w:pPr>
            <w:r w:rsidRPr="00887403">
              <w:rPr>
                <w:color w:val="000000" w:themeColor="text1"/>
              </w:rPr>
              <w:t>Unit I</w:t>
            </w:r>
          </w:p>
        </w:tc>
        <w:tc>
          <w:tcPr>
            <w:tcW w:w="8259" w:type="dxa"/>
            <w:tcBorders>
              <w:bottom w:val="single" w:sz="4" w:space="0" w:color="auto"/>
            </w:tcBorders>
            <w:vAlign w:val="center"/>
          </w:tcPr>
          <w:p w14:paraId="1950D881" w14:textId="77777777" w:rsidR="00BE489B" w:rsidRPr="00887403" w:rsidRDefault="00BE489B" w:rsidP="00353B20">
            <w:pPr>
              <w:spacing w:line="276" w:lineRule="auto"/>
              <w:jc w:val="both"/>
              <w:rPr>
                <w:b/>
                <w:color w:val="000000" w:themeColor="text1"/>
                <w:lang w:val="en-US"/>
              </w:rPr>
            </w:pPr>
            <w:r w:rsidRPr="00887403">
              <w:rPr>
                <w:b/>
                <w:color w:val="000000" w:themeColor="text1"/>
                <w:lang w:val="en-US"/>
              </w:rPr>
              <w:t xml:space="preserve">Lab Work: </w:t>
            </w:r>
          </w:p>
          <w:p w14:paraId="4D8E9937" w14:textId="77777777" w:rsidR="00BE489B" w:rsidRPr="00887403" w:rsidRDefault="00BE489B" w:rsidP="00353B20">
            <w:pPr>
              <w:spacing w:line="276" w:lineRule="auto"/>
              <w:jc w:val="both"/>
              <w:rPr>
                <w:b/>
                <w:color w:val="000000" w:themeColor="text1"/>
                <w:lang w:val="en-US"/>
              </w:rPr>
            </w:pPr>
          </w:p>
          <w:p w14:paraId="66B1DFE1" w14:textId="768F449D" w:rsidR="00BE489B" w:rsidRPr="00887403" w:rsidRDefault="00BE489B" w:rsidP="00353B20">
            <w:pPr>
              <w:spacing w:line="276" w:lineRule="auto"/>
              <w:jc w:val="both"/>
              <w:rPr>
                <w:color w:val="000000" w:themeColor="text1"/>
                <w:lang w:val="en-US"/>
              </w:rPr>
            </w:pPr>
            <w:r w:rsidRPr="00887403">
              <w:rPr>
                <w:color w:val="000000" w:themeColor="text1"/>
                <w:lang w:val="en-US"/>
              </w:rPr>
              <w:t xml:space="preserve">Exercise 1  Georeferencing of satellite images based on a georeferenced map </w:t>
            </w:r>
          </w:p>
          <w:p w14:paraId="50E6B8B1" w14:textId="71815E27" w:rsidR="00BE489B" w:rsidRPr="00887403" w:rsidRDefault="00BE489B" w:rsidP="00353B20">
            <w:pPr>
              <w:spacing w:line="276" w:lineRule="auto"/>
              <w:jc w:val="both"/>
              <w:rPr>
                <w:color w:val="000000" w:themeColor="text1"/>
                <w:lang w:val="en-US"/>
              </w:rPr>
            </w:pPr>
            <w:r w:rsidRPr="00887403">
              <w:rPr>
                <w:color w:val="000000" w:themeColor="text1"/>
                <w:lang w:val="en-US"/>
              </w:rPr>
              <w:t xml:space="preserve">Exercise 2  Stacking of images (Image composition) with various spectral bands </w:t>
            </w:r>
            <w:r w:rsidR="002E37EE">
              <w:rPr>
                <w:color w:val="000000" w:themeColor="text1"/>
                <w:lang w:val="en-US"/>
              </w:rPr>
              <w:t xml:space="preserve">and </w:t>
            </w:r>
            <w:r w:rsidR="00FB3B89">
              <w:rPr>
                <w:color w:val="000000" w:themeColor="text1"/>
                <w:lang w:val="en-US"/>
              </w:rPr>
              <w:t xml:space="preserve"> </w:t>
            </w:r>
            <w:r w:rsidR="00123CA8" w:rsidRPr="002E37EE">
              <w:rPr>
                <w:color w:val="000000" w:themeColor="text1"/>
              </w:rPr>
              <w:t>generating</w:t>
            </w:r>
            <w:r w:rsidR="002E37EE" w:rsidRPr="002E37EE">
              <w:rPr>
                <w:color w:val="000000" w:themeColor="text1"/>
              </w:rPr>
              <w:t xml:space="preserve"> True, False and Pseudo Colour Composite</w:t>
            </w:r>
            <w:r w:rsidR="002E37EE">
              <w:rPr>
                <w:color w:val="000000" w:themeColor="text1"/>
              </w:rPr>
              <w:t>.</w:t>
            </w:r>
          </w:p>
          <w:p w14:paraId="3E48451A" w14:textId="77777777" w:rsidR="00BE489B" w:rsidRPr="00887403" w:rsidRDefault="00BE489B" w:rsidP="00353B20">
            <w:pPr>
              <w:spacing w:line="276" w:lineRule="auto"/>
              <w:jc w:val="both"/>
              <w:rPr>
                <w:color w:val="000000" w:themeColor="text1"/>
                <w:lang w:val="en-US"/>
              </w:rPr>
            </w:pPr>
            <w:r w:rsidRPr="00887403">
              <w:rPr>
                <w:color w:val="000000" w:themeColor="text1"/>
                <w:lang w:val="en-US"/>
              </w:rPr>
              <w:t xml:space="preserve">Exercise 3 Mosaic of image and clipping the same or any other image by  </w:t>
            </w:r>
          </w:p>
          <w:p w14:paraId="758FD860" w14:textId="77777777" w:rsidR="00BE489B" w:rsidRPr="00887403" w:rsidRDefault="00BE489B" w:rsidP="00353B20">
            <w:pPr>
              <w:spacing w:line="276" w:lineRule="auto"/>
              <w:jc w:val="both"/>
              <w:rPr>
                <w:color w:val="000000" w:themeColor="text1"/>
                <w:lang w:val="en-US"/>
              </w:rPr>
            </w:pPr>
            <w:r w:rsidRPr="00887403">
              <w:rPr>
                <w:color w:val="000000" w:themeColor="text1"/>
                <w:lang w:val="en-US"/>
              </w:rPr>
              <w:t xml:space="preserve">                  vector polygon boundary  </w:t>
            </w:r>
          </w:p>
        </w:tc>
        <w:tc>
          <w:tcPr>
            <w:tcW w:w="1077" w:type="dxa"/>
            <w:vAlign w:val="center"/>
          </w:tcPr>
          <w:p w14:paraId="2A6CC43A" w14:textId="77777777" w:rsidR="00BE489B" w:rsidRPr="00887403" w:rsidRDefault="00BE489B" w:rsidP="00353B20">
            <w:pPr>
              <w:jc w:val="center"/>
              <w:rPr>
                <w:color w:val="000000" w:themeColor="text1"/>
              </w:rPr>
            </w:pPr>
            <w:r w:rsidRPr="00887403">
              <w:rPr>
                <w:color w:val="000000" w:themeColor="text1"/>
              </w:rPr>
              <w:t>14</w:t>
            </w:r>
          </w:p>
        </w:tc>
      </w:tr>
      <w:tr w:rsidR="00BE489B" w:rsidRPr="00887403" w14:paraId="215FD4E2" w14:textId="77777777" w:rsidTr="00FA4ADC">
        <w:trPr>
          <w:trHeight w:val="712"/>
        </w:trPr>
        <w:tc>
          <w:tcPr>
            <w:tcW w:w="1097" w:type="dxa"/>
            <w:vAlign w:val="center"/>
          </w:tcPr>
          <w:p w14:paraId="7917EAAA" w14:textId="77777777" w:rsidR="00BE489B" w:rsidRPr="00887403" w:rsidRDefault="00BE489B" w:rsidP="00353B20">
            <w:pPr>
              <w:jc w:val="center"/>
              <w:rPr>
                <w:color w:val="000000" w:themeColor="text1"/>
              </w:rPr>
            </w:pPr>
            <w:r w:rsidRPr="00887403">
              <w:rPr>
                <w:color w:val="000000" w:themeColor="text1"/>
              </w:rPr>
              <w:t>Unit 2</w:t>
            </w:r>
          </w:p>
        </w:tc>
        <w:tc>
          <w:tcPr>
            <w:tcW w:w="8259" w:type="dxa"/>
            <w:tcBorders>
              <w:top w:val="single" w:sz="4" w:space="0" w:color="auto"/>
              <w:bottom w:val="single" w:sz="4" w:space="0" w:color="auto"/>
            </w:tcBorders>
            <w:vAlign w:val="center"/>
          </w:tcPr>
          <w:p w14:paraId="1A23D94E" w14:textId="671F5C29" w:rsidR="002E37EE" w:rsidRDefault="00BE489B" w:rsidP="00C03385">
            <w:pPr>
              <w:spacing w:line="276" w:lineRule="auto"/>
              <w:jc w:val="both"/>
              <w:rPr>
                <w:bCs/>
                <w:color w:val="000000" w:themeColor="text1"/>
                <w:lang w:val="en-US"/>
              </w:rPr>
            </w:pPr>
            <w:r w:rsidRPr="00887403">
              <w:rPr>
                <w:lang w:val="en-US"/>
              </w:rPr>
              <w:t xml:space="preserve">Exercise 4   </w:t>
            </w:r>
            <w:r w:rsidR="00914B73" w:rsidRPr="00914B73">
              <w:rPr>
                <w:bCs/>
                <w:color w:val="000000" w:themeColor="text1"/>
              </w:rPr>
              <w:t>Enhancement using different filtering techniques, Image F</w:t>
            </w:r>
            <w:r w:rsidR="00914B73">
              <w:rPr>
                <w:bCs/>
                <w:color w:val="000000" w:themeColor="text1"/>
              </w:rPr>
              <w:t>usion</w:t>
            </w:r>
          </w:p>
          <w:p w14:paraId="5F32ADCB" w14:textId="65F2E9FF" w:rsidR="00BE489B" w:rsidRPr="00FA4ADC" w:rsidRDefault="00BE489B" w:rsidP="00FA4ADC">
            <w:pPr>
              <w:spacing w:line="276" w:lineRule="auto"/>
              <w:jc w:val="both"/>
              <w:rPr>
                <w:lang w:val="en-US"/>
              </w:rPr>
            </w:pPr>
            <w:r w:rsidRPr="00887403">
              <w:rPr>
                <w:lang w:val="en-US"/>
              </w:rPr>
              <w:t xml:space="preserve">Exercise </w:t>
            </w:r>
            <w:r w:rsidR="00C03385">
              <w:rPr>
                <w:lang w:val="en-US"/>
              </w:rPr>
              <w:t>5</w:t>
            </w:r>
            <w:r w:rsidRPr="00887403">
              <w:rPr>
                <w:lang w:val="en-US"/>
              </w:rPr>
              <w:t xml:space="preserve"> </w:t>
            </w:r>
            <w:r w:rsidR="00C03385">
              <w:rPr>
                <w:lang w:val="en-US"/>
              </w:rPr>
              <w:t xml:space="preserve"> </w:t>
            </w:r>
            <w:r w:rsidR="00C03385" w:rsidRPr="00887403">
              <w:rPr>
                <w:lang w:val="en-US"/>
              </w:rPr>
              <w:t>Satellite imagery and feature identification based on  interpretation  key</w:t>
            </w:r>
            <w:r w:rsidR="00FA4ADC">
              <w:rPr>
                <w:lang w:val="en-US"/>
              </w:rPr>
              <w:t>s</w:t>
            </w:r>
            <w:r w:rsidRPr="00887403">
              <w:rPr>
                <w:lang w:eastAsia="ar-SA"/>
              </w:rPr>
              <w:tab/>
            </w:r>
          </w:p>
        </w:tc>
        <w:tc>
          <w:tcPr>
            <w:tcW w:w="1077" w:type="dxa"/>
            <w:vAlign w:val="center"/>
          </w:tcPr>
          <w:p w14:paraId="36421D03" w14:textId="77777777" w:rsidR="00BE489B" w:rsidRPr="00887403" w:rsidRDefault="00BE489B" w:rsidP="00353B20">
            <w:pPr>
              <w:jc w:val="center"/>
              <w:rPr>
                <w:color w:val="000000" w:themeColor="text1"/>
              </w:rPr>
            </w:pPr>
            <w:r w:rsidRPr="00887403">
              <w:rPr>
                <w:color w:val="000000" w:themeColor="text1"/>
              </w:rPr>
              <w:t>10</w:t>
            </w:r>
          </w:p>
        </w:tc>
      </w:tr>
      <w:tr w:rsidR="00BE489B" w:rsidRPr="00887403" w14:paraId="6CE0D0D7" w14:textId="77777777" w:rsidTr="00353B20">
        <w:trPr>
          <w:trHeight w:val="1547"/>
        </w:trPr>
        <w:tc>
          <w:tcPr>
            <w:tcW w:w="1097" w:type="dxa"/>
            <w:tcBorders>
              <w:bottom w:val="single" w:sz="4" w:space="0" w:color="auto"/>
            </w:tcBorders>
            <w:vAlign w:val="center"/>
          </w:tcPr>
          <w:p w14:paraId="74769EF1" w14:textId="77777777" w:rsidR="00BE489B" w:rsidRPr="00887403" w:rsidRDefault="00BE489B" w:rsidP="00353B20">
            <w:pPr>
              <w:jc w:val="center"/>
              <w:rPr>
                <w:color w:val="000000" w:themeColor="text1"/>
              </w:rPr>
            </w:pPr>
            <w:r w:rsidRPr="00887403">
              <w:rPr>
                <w:color w:val="000000" w:themeColor="text1"/>
              </w:rPr>
              <w:t>Unit 3</w:t>
            </w:r>
          </w:p>
        </w:tc>
        <w:tc>
          <w:tcPr>
            <w:tcW w:w="8259" w:type="dxa"/>
            <w:tcBorders>
              <w:top w:val="single" w:sz="4" w:space="0" w:color="auto"/>
              <w:bottom w:val="single" w:sz="4" w:space="0" w:color="auto"/>
            </w:tcBorders>
            <w:vAlign w:val="center"/>
          </w:tcPr>
          <w:p w14:paraId="2AB19751" w14:textId="5F73D559" w:rsidR="003F5AC6" w:rsidRDefault="00BE489B" w:rsidP="00353B20">
            <w:pPr>
              <w:spacing w:line="276" w:lineRule="auto"/>
              <w:jc w:val="both"/>
              <w:rPr>
                <w:lang w:eastAsia="ar-SA"/>
              </w:rPr>
            </w:pPr>
            <w:r w:rsidRPr="00887403">
              <w:rPr>
                <w:lang w:eastAsia="ar-SA"/>
              </w:rPr>
              <w:t xml:space="preserve">Exercise </w:t>
            </w:r>
            <w:r w:rsidR="00C03385">
              <w:rPr>
                <w:lang w:eastAsia="ar-SA"/>
              </w:rPr>
              <w:t>6</w:t>
            </w:r>
            <w:r w:rsidRPr="00887403">
              <w:rPr>
                <w:lang w:eastAsia="ar-SA"/>
              </w:rPr>
              <w:t xml:space="preserve"> </w:t>
            </w:r>
            <w:r w:rsidR="00C03385" w:rsidRPr="00887403">
              <w:rPr>
                <w:bCs/>
                <w:color w:val="000000" w:themeColor="text1"/>
                <w:lang w:val="en-US"/>
              </w:rPr>
              <w:t>Interpretation of Satellite Imagery in different Bands</w:t>
            </w:r>
            <w:r w:rsidR="00C03385" w:rsidRPr="00887403">
              <w:rPr>
                <w:lang w:eastAsia="ar-SA"/>
              </w:rPr>
              <w:tab/>
            </w:r>
            <w:r w:rsidR="003F5AC6" w:rsidRPr="00887403">
              <w:rPr>
                <w:lang w:eastAsia="ar-SA"/>
              </w:rPr>
              <w:t xml:space="preserve"> </w:t>
            </w:r>
          </w:p>
          <w:p w14:paraId="79CCA386" w14:textId="15DDD942" w:rsidR="00C03385" w:rsidRDefault="00BE489B" w:rsidP="00C03385">
            <w:pPr>
              <w:spacing w:line="276" w:lineRule="auto"/>
              <w:jc w:val="both"/>
              <w:rPr>
                <w:lang w:eastAsia="ar-SA"/>
              </w:rPr>
            </w:pPr>
            <w:r w:rsidRPr="00887403">
              <w:rPr>
                <w:lang w:eastAsia="ar-SA"/>
              </w:rPr>
              <w:t xml:space="preserve">Exercise </w:t>
            </w:r>
            <w:r w:rsidR="00C03385">
              <w:rPr>
                <w:lang w:eastAsia="ar-SA"/>
              </w:rPr>
              <w:t>7</w:t>
            </w:r>
            <w:r w:rsidRPr="00887403">
              <w:rPr>
                <w:lang w:eastAsia="ar-SA"/>
              </w:rPr>
              <w:t xml:space="preserve"> </w:t>
            </w:r>
            <w:r w:rsidR="00AF7D94" w:rsidRPr="00AF7D94">
              <w:rPr>
                <w:lang w:eastAsia="ar-SA"/>
              </w:rPr>
              <w:t>Band ratio</w:t>
            </w:r>
            <w:r w:rsidR="00AF7D94">
              <w:rPr>
                <w:lang w:eastAsia="ar-SA"/>
              </w:rPr>
              <w:t xml:space="preserve"> (NDVI, NDWI, NDSI, NDMI)</w:t>
            </w:r>
          </w:p>
          <w:p w14:paraId="38EB76B2" w14:textId="4C5B04A7" w:rsidR="00C03385" w:rsidRPr="00887403" w:rsidRDefault="00BE489B" w:rsidP="00C03385">
            <w:pPr>
              <w:spacing w:line="276" w:lineRule="auto"/>
              <w:jc w:val="both"/>
              <w:rPr>
                <w:lang w:eastAsia="ar-SA"/>
              </w:rPr>
            </w:pPr>
            <w:r w:rsidRPr="00887403">
              <w:rPr>
                <w:lang w:eastAsia="ar-SA"/>
              </w:rPr>
              <w:t xml:space="preserve">Exercise </w:t>
            </w:r>
            <w:r w:rsidR="00C03385">
              <w:rPr>
                <w:lang w:eastAsia="ar-SA"/>
              </w:rPr>
              <w:t>8</w:t>
            </w:r>
            <w:r w:rsidR="00C03385" w:rsidRPr="00887403">
              <w:rPr>
                <w:lang w:eastAsia="ar-SA"/>
              </w:rPr>
              <w:t xml:space="preserve"> </w:t>
            </w:r>
            <w:r w:rsidR="00AF7D94" w:rsidRPr="00887403">
              <w:rPr>
                <w:lang w:eastAsia="ar-SA"/>
              </w:rPr>
              <w:t>Digital Image Classification: Supervised, Unsupervised</w:t>
            </w:r>
            <w:r w:rsidR="00AF7D94">
              <w:rPr>
                <w:lang w:eastAsia="ar-SA"/>
              </w:rPr>
              <w:t xml:space="preserve"> and accuracy assessment</w:t>
            </w:r>
            <w:r w:rsidR="00123CA8">
              <w:rPr>
                <w:lang w:eastAsia="ar-SA"/>
              </w:rPr>
              <w:t>.</w:t>
            </w:r>
          </w:p>
          <w:p w14:paraId="60D01A87" w14:textId="7FA1981B" w:rsidR="00BE489B" w:rsidRPr="00887403" w:rsidRDefault="00BE489B" w:rsidP="00C03385">
            <w:pPr>
              <w:spacing w:line="276" w:lineRule="auto"/>
              <w:jc w:val="both"/>
              <w:rPr>
                <w:lang w:val="en-US"/>
              </w:rPr>
            </w:pPr>
            <w:r w:rsidRPr="00887403">
              <w:rPr>
                <w:lang w:eastAsia="ar-SA"/>
              </w:rPr>
              <w:t xml:space="preserve"> </w:t>
            </w:r>
          </w:p>
        </w:tc>
        <w:tc>
          <w:tcPr>
            <w:tcW w:w="1077" w:type="dxa"/>
            <w:vAlign w:val="center"/>
          </w:tcPr>
          <w:p w14:paraId="2A968E60" w14:textId="77777777" w:rsidR="00BE489B" w:rsidRPr="00887403" w:rsidRDefault="00BE489B" w:rsidP="00353B20">
            <w:pPr>
              <w:jc w:val="center"/>
              <w:rPr>
                <w:color w:val="000000" w:themeColor="text1"/>
              </w:rPr>
            </w:pPr>
            <w:r w:rsidRPr="00887403">
              <w:rPr>
                <w:color w:val="000000" w:themeColor="text1"/>
              </w:rPr>
              <w:t>12</w:t>
            </w:r>
          </w:p>
        </w:tc>
      </w:tr>
      <w:tr w:rsidR="00BE489B" w:rsidRPr="00887403" w14:paraId="1EDEA18B" w14:textId="77777777" w:rsidTr="00FA4ADC">
        <w:trPr>
          <w:trHeight w:val="1405"/>
        </w:trPr>
        <w:tc>
          <w:tcPr>
            <w:tcW w:w="1097" w:type="dxa"/>
            <w:tcBorders>
              <w:bottom w:val="single" w:sz="4" w:space="0" w:color="auto"/>
            </w:tcBorders>
            <w:vAlign w:val="center"/>
          </w:tcPr>
          <w:p w14:paraId="07B8AB64" w14:textId="77777777" w:rsidR="00BE489B" w:rsidRPr="00887403" w:rsidRDefault="00BE489B" w:rsidP="00353B20">
            <w:pPr>
              <w:rPr>
                <w:color w:val="000000" w:themeColor="text1"/>
              </w:rPr>
            </w:pPr>
            <w:r w:rsidRPr="00887403">
              <w:rPr>
                <w:color w:val="000000" w:themeColor="text1"/>
              </w:rPr>
              <w:t>Unit4</w:t>
            </w:r>
          </w:p>
        </w:tc>
        <w:tc>
          <w:tcPr>
            <w:tcW w:w="8259" w:type="dxa"/>
            <w:tcBorders>
              <w:top w:val="single" w:sz="4" w:space="0" w:color="auto"/>
              <w:bottom w:val="single" w:sz="4" w:space="0" w:color="auto"/>
            </w:tcBorders>
            <w:vAlign w:val="center"/>
          </w:tcPr>
          <w:p w14:paraId="1E4F7394" w14:textId="331B948D" w:rsidR="00C03385" w:rsidRPr="00887403" w:rsidRDefault="00C03385" w:rsidP="00FA4ADC">
            <w:pPr>
              <w:jc w:val="both"/>
              <w:rPr>
                <w:lang w:val="en-US"/>
              </w:rPr>
            </w:pPr>
            <w:r>
              <w:rPr>
                <w:lang w:eastAsia="ar-SA"/>
              </w:rPr>
              <w:t xml:space="preserve">Exercise 9: </w:t>
            </w:r>
            <w:r w:rsidR="00AF7D94" w:rsidRPr="00887403">
              <w:rPr>
                <w:bCs/>
                <w:color w:val="000000" w:themeColor="text1"/>
                <w:lang w:val="en-US"/>
              </w:rPr>
              <w:t>Interpretation of Thermal Image and Drawing of Isotherms</w:t>
            </w:r>
          </w:p>
          <w:p w14:paraId="47C64F3F" w14:textId="11E6D45B" w:rsidR="00BE489B" w:rsidRPr="00887403" w:rsidRDefault="00BE489B" w:rsidP="00353B20">
            <w:pPr>
              <w:spacing w:line="276" w:lineRule="auto"/>
              <w:jc w:val="both"/>
              <w:rPr>
                <w:color w:val="000000" w:themeColor="text1"/>
                <w:lang w:eastAsia="ar-SA"/>
              </w:rPr>
            </w:pPr>
            <w:r w:rsidRPr="00887403">
              <w:rPr>
                <w:color w:val="000000" w:themeColor="text1"/>
                <w:lang w:val="en-US"/>
              </w:rPr>
              <w:t xml:space="preserve">Exercise 10 </w:t>
            </w:r>
            <w:r w:rsidRPr="00887403">
              <w:rPr>
                <w:color w:val="000000" w:themeColor="text1"/>
                <w:lang w:eastAsia="ar-SA"/>
              </w:rPr>
              <w:t xml:space="preserve">Generation of slope, profiles </w:t>
            </w:r>
            <w:r w:rsidR="00123CA8">
              <w:rPr>
                <w:color w:val="000000" w:themeColor="text1"/>
                <w:lang w:eastAsia="ar-SA"/>
              </w:rPr>
              <w:t>from contour digitization from toposheet</w:t>
            </w:r>
            <w:r w:rsidRPr="00887403">
              <w:rPr>
                <w:color w:val="000000" w:themeColor="text1"/>
                <w:lang w:eastAsia="ar-SA"/>
              </w:rPr>
              <w:t>.</w:t>
            </w:r>
          </w:p>
          <w:p w14:paraId="1DDB00BA" w14:textId="77777777" w:rsidR="00BE489B" w:rsidRPr="00887403" w:rsidRDefault="00BE489B" w:rsidP="00353B20">
            <w:pPr>
              <w:suppressAutoHyphens/>
              <w:autoSpaceDE w:val="0"/>
              <w:autoSpaceDN w:val="0"/>
              <w:adjustRightInd w:val="0"/>
              <w:spacing w:line="276" w:lineRule="auto"/>
              <w:jc w:val="both"/>
              <w:rPr>
                <w:color w:val="000000" w:themeColor="text1"/>
                <w:lang w:eastAsia="ar-SA"/>
              </w:rPr>
            </w:pPr>
            <w:r w:rsidRPr="00887403">
              <w:rPr>
                <w:color w:val="000000" w:themeColor="text1"/>
                <w:lang w:eastAsia="ar-SA"/>
              </w:rPr>
              <w:t xml:space="preserve">Exercise 12 </w:t>
            </w:r>
            <w:r w:rsidRPr="00887403">
              <w:rPr>
                <w:rFonts w:eastAsiaTheme="minorHAnsi"/>
                <w:lang w:eastAsia="en-US"/>
              </w:rPr>
              <w:t>GPS: GPS Survey, Data Import, Processing and Mapping</w:t>
            </w:r>
          </w:p>
        </w:tc>
        <w:tc>
          <w:tcPr>
            <w:tcW w:w="1077" w:type="dxa"/>
            <w:tcBorders>
              <w:bottom w:val="single" w:sz="4" w:space="0" w:color="auto"/>
            </w:tcBorders>
            <w:vAlign w:val="center"/>
          </w:tcPr>
          <w:p w14:paraId="75B79511" w14:textId="77777777" w:rsidR="00BE489B" w:rsidRPr="00887403" w:rsidRDefault="00BE489B" w:rsidP="00353B20">
            <w:pPr>
              <w:jc w:val="center"/>
              <w:rPr>
                <w:color w:val="000000" w:themeColor="text1"/>
              </w:rPr>
            </w:pPr>
            <w:r w:rsidRPr="00887403">
              <w:rPr>
                <w:color w:val="000000" w:themeColor="text1"/>
              </w:rPr>
              <w:t>12</w:t>
            </w:r>
          </w:p>
        </w:tc>
      </w:tr>
    </w:tbl>
    <w:p w14:paraId="49473FF5" w14:textId="77777777" w:rsidR="00BE489B" w:rsidRPr="00887403" w:rsidRDefault="00BE489B" w:rsidP="00BE489B">
      <w:pPr>
        <w:autoSpaceDE w:val="0"/>
        <w:autoSpaceDN w:val="0"/>
        <w:adjustRightInd w:val="0"/>
        <w:rPr>
          <w:rFonts w:eastAsia="CIDFont+F1"/>
          <w:color w:val="000000" w:themeColor="text1"/>
          <w:lang w:val="en-US" w:eastAsia="en-US"/>
        </w:rPr>
      </w:pPr>
    </w:p>
    <w:p w14:paraId="13578DB3" w14:textId="77777777" w:rsidR="00085155" w:rsidRDefault="00085155" w:rsidP="00BE489B">
      <w:pPr>
        <w:autoSpaceDE w:val="0"/>
        <w:autoSpaceDN w:val="0"/>
        <w:adjustRightInd w:val="0"/>
        <w:rPr>
          <w:rFonts w:eastAsia="CIDFont+F1"/>
          <w:color w:val="000000" w:themeColor="text1"/>
          <w:lang w:val="en-US" w:eastAsia="en-US"/>
        </w:rPr>
      </w:pPr>
    </w:p>
    <w:p w14:paraId="2A3B7DFE" w14:textId="77777777" w:rsidR="00E72654" w:rsidRDefault="00E72654" w:rsidP="00BE489B">
      <w:pPr>
        <w:autoSpaceDE w:val="0"/>
        <w:autoSpaceDN w:val="0"/>
        <w:adjustRightInd w:val="0"/>
        <w:rPr>
          <w:rFonts w:eastAsia="CIDFont+F1"/>
          <w:b/>
          <w:color w:val="000000" w:themeColor="text1"/>
          <w:lang w:val="en-US" w:eastAsia="en-US"/>
        </w:rPr>
      </w:pPr>
    </w:p>
    <w:p w14:paraId="62B1CC8D" w14:textId="77777777" w:rsidR="00E72654" w:rsidRDefault="00E72654" w:rsidP="00BE489B">
      <w:pPr>
        <w:autoSpaceDE w:val="0"/>
        <w:autoSpaceDN w:val="0"/>
        <w:adjustRightInd w:val="0"/>
        <w:rPr>
          <w:rFonts w:eastAsia="CIDFont+F1"/>
          <w:b/>
          <w:color w:val="000000" w:themeColor="text1"/>
          <w:lang w:val="en-US" w:eastAsia="en-US"/>
        </w:rPr>
      </w:pPr>
    </w:p>
    <w:p w14:paraId="7790CA77" w14:textId="77777777" w:rsidR="00E72654" w:rsidRDefault="00E72654" w:rsidP="00BE489B">
      <w:pPr>
        <w:autoSpaceDE w:val="0"/>
        <w:autoSpaceDN w:val="0"/>
        <w:adjustRightInd w:val="0"/>
        <w:rPr>
          <w:rFonts w:eastAsia="CIDFont+F1"/>
          <w:b/>
          <w:color w:val="000000" w:themeColor="text1"/>
          <w:lang w:val="en-US" w:eastAsia="en-US"/>
        </w:rPr>
      </w:pPr>
    </w:p>
    <w:p w14:paraId="00E29B90" w14:textId="77777777" w:rsidR="00E72654" w:rsidRDefault="00E72654" w:rsidP="00BE489B">
      <w:pPr>
        <w:autoSpaceDE w:val="0"/>
        <w:autoSpaceDN w:val="0"/>
        <w:adjustRightInd w:val="0"/>
        <w:rPr>
          <w:rFonts w:eastAsia="CIDFont+F1"/>
          <w:b/>
          <w:color w:val="000000" w:themeColor="text1"/>
          <w:lang w:val="en-US" w:eastAsia="en-US"/>
        </w:rPr>
      </w:pPr>
    </w:p>
    <w:p w14:paraId="3138ACE9" w14:textId="77777777" w:rsidR="00E72654" w:rsidRDefault="00E72654" w:rsidP="00BE489B">
      <w:pPr>
        <w:autoSpaceDE w:val="0"/>
        <w:autoSpaceDN w:val="0"/>
        <w:adjustRightInd w:val="0"/>
        <w:rPr>
          <w:rFonts w:eastAsia="CIDFont+F1"/>
          <w:b/>
          <w:color w:val="000000" w:themeColor="text1"/>
          <w:lang w:val="en-US" w:eastAsia="en-US"/>
        </w:rPr>
      </w:pPr>
    </w:p>
    <w:p w14:paraId="7A9D5BAA" w14:textId="10769B83" w:rsidR="00BE489B" w:rsidRPr="00887403" w:rsidRDefault="00BE489B" w:rsidP="00BE489B">
      <w:pPr>
        <w:autoSpaceDE w:val="0"/>
        <w:autoSpaceDN w:val="0"/>
        <w:adjustRightInd w:val="0"/>
        <w:rPr>
          <w:rFonts w:eastAsia="CIDFont+F1"/>
          <w:b/>
          <w:color w:val="000000" w:themeColor="text1"/>
          <w:lang w:val="en-US" w:eastAsia="en-US"/>
        </w:rPr>
      </w:pPr>
      <w:r w:rsidRPr="00887403">
        <w:rPr>
          <w:rFonts w:eastAsia="CIDFont+F1"/>
          <w:b/>
          <w:color w:val="000000" w:themeColor="text1"/>
          <w:lang w:val="en-US" w:eastAsia="en-US"/>
        </w:rPr>
        <w:lastRenderedPageBreak/>
        <w:t xml:space="preserve">Books Recommended </w:t>
      </w:r>
    </w:p>
    <w:p w14:paraId="01D27F4C" w14:textId="77777777" w:rsidR="00BE489B" w:rsidRPr="00887403" w:rsidRDefault="00BE489B" w:rsidP="00BE489B">
      <w:pPr>
        <w:autoSpaceDE w:val="0"/>
        <w:autoSpaceDN w:val="0"/>
        <w:adjustRightInd w:val="0"/>
        <w:rPr>
          <w:rFonts w:eastAsia="CIDFont+F1"/>
          <w:color w:val="000000" w:themeColor="text1"/>
          <w:lang w:val="en-US" w:eastAsia="en-US"/>
        </w:rPr>
      </w:pPr>
    </w:p>
    <w:p w14:paraId="036A47E0"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1. Date, C.J., 1995 : An Introduction to Data Base System, 6th edition, Reading Messachusetts; Adderson Werley.</w:t>
      </w:r>
    </w:p>
    <w:p w14:paraId="1F5417DF"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2. Fraser Taylor, D.R., (ed.), 1980 : Progress in Contemporary Cartography, John Wiley, Chichester U.K.</w:t>
      </w:r>
    </w:p>
    <w:p w14:paraId="78249905"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3. Fraser Taylor, D.R., (ed.), 1983 : Graphic Communication and Design in Contemporary Cartography, John Wiley &amp; Sons Ltd. New York.</w:t>
      </w:r>
    </w:p>
    <w:p w14:paraId="2F0F4FAA"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4. Jones, C., 1997 : Geographic Information Systems and Computer Cartography, Longman, London.</w:t>
      </w:r>
    </w:p>
    <w:p w14:paraId="796FEBC5"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5. Kraak, M-J., and Ormeling, F., 2004: Cartography: Visualization of Geospatial Data, Pearson Education.</w:t>
      </w:r>
    </w:p>
    <w:p w14:paraId="55B4DB8D" w14:textId="77777777" w:rsidR="00BE489B" w:rsidRPr="00887403" w:rsidRDefault="00BE489B" w:rsidP="00BE489B">
      <w:pPr>
        <w:autoSpaceDE w:val="0"/>
        <w:autoSpaceDN w:val="0"/>
        <w:adjustRightInd w:val="0"/>
        <w:rPr>
          <w:rFonts w:eastAsia="CIDFont+F1"/>
          <w:color w:val="000000" w:themeColor="text1"/>
          <w:lang w:val="en-US" w:eastAsia="en-US"/>
        </w:rPr>
      </w:pPr>
      <w:r w:rsidRPr="00887403">
        <w:rPr>
          <w:rFonts w:eastAsia="CIDFont+F1"/>
          <w:color w:val="000000" w:themeColor="text1"/>
          <w:lang w:val="en-US" w:eastAsia="en-US"/>
        </w:rPr>
        <w:t>6. Misra, R.P., et al 2014: Fundamentals of Cartography, Concept Publishers, Delhi.</w:t>
      </w:r>
    </w:p>
    <w:p w14:paraId="16579B26" w14:textId="77777777" w:rsidR="00BE489B" w:rsidRPr="00887403" w:rsidRDefault="00BE489B" w:rsidP="00BE489B">
      <w:pPr>
        <w:autoSpaceDE w:val="0"/>
        <w:autoSpaceDN w:val="0"/>
        <w:adjustRightInd w:val="0"/>
        <w:rPr>
          <w:rFonts w:eastAsia="CIDFont+F1"/>
          <w:color w:val="000000" w:themeColor="text1"/>
          <w:lang w:val="en-US" w:eastAsia="en-US"/>
        </w:rPr>
      </w:pPr>
    </w:p>
    <w:p w14:paraId="186D3E85" w14:textId="77777777" w:rsidR="00CC6BD2" w:rsidRDefault="00CC6BD2" w:rsidP="00F11915">
      <w:pPr>
        <w:spacing w:after="160" w:line="259" w:lineRule="auto"/>
        <w:rPr>
          <w:rFonts w:ascii="Cambria" w:eastAsia="Calibri" w:hAnsi="Cambria" w:cs="Arial"/>
          <w:color w:val="000000" w:themeColor="text1"/>
          <w:sz w:val="22"/>
          <w:szCs w:val="22"/>
          <w:lang w:val="en-US" w:eastAsia="en-IN"/>
        </w:rPr>
      </w:pPr>
    </w:p>
    <w:p w14:paraId="03EED8EC"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30252468"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3E0166DA"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0F044334"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6794D9E4"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15DD7BAC"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26260561"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43C44602"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3A4D853A"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601D5BDE"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5FCE7532"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692F33AF"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4634A85D"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4304D098"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1BD96E29"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34B70FC0"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61C0FB7E"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2B04D1EA"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5A94C674"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232C39FE"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533FCE0E"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534B6BAA"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114D2C9F"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45369B51"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76245D14"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4D7FFB08" w14:textId="77777777" w:rsidR="00383914" w:rsidRDefault="00383914" w:rsidP="00F11915">
      <w:pPr>
        <w:spacing w:after="160" w:line="259" w:lineRule="auto"/>
        <w:rPr>
          <w:rFonts w:ascii="Cambria" w:eastAsia="Calibri" w:hAnsi="Cambria" w:cs="Arial"/>
          <w:color w:val="000000" w:themeColor="text1"/>
          <w:sz w:val="22"/>
          <w:szCs w:val="22"/>
          <w:lang w:val="en-US" w:eastAsia="en-IN"/>
        </w:rPr>
      </w:pPr>
    </w:p>
    <w:p w14:paraId="20AB8D7D" w14:textId="77777777" w:rsidR="00CC6BD2" w:rsidRPr="00887403" w:rsidRDefault="00CC6BD2" w:rsidP="00CC6BD2">
      <w:pPr>
        <w:widowControl w:val="0"/>
        <w:tabs>
          <w:tab w:val="left" w:pos="180"/>
          <w:tab w:val="left" w:pos="840"/>
        </w:tabs>
        <w:autoSpaceDE w:val="0"/>
        <w:autoSpaceDN w:val="0"/>
        <w:spacing w:line="276" w:lineRule="auto"/>
        <w:jc w:val="center"/>
        <w:rPr>
          <w:rFonts w:eastAsia="TimesNewRomanPSMT"/>
          <w:color w:val="000000" w:themeColor="text1"/>
          <w:u w:val="single"/>
          <w:lang w:val="en-US"/>
        </w:rPr>
      </w:pPr>
      <w:r w:rsidRPr="00887403">
        <w:rPr>
          <w:b/>
          <w:bCs/>
          <w:color w:val="000000" w:themeColor="text1"/>
          <w:u w:val="single"/>
        </w:rPr>
        <w:lastRenderedPageBreak/>
        <w:t>SEMESTER-III</w:t>
      </w:r>
    </w:p>
    <w:p w14:paraId="705FC51B" w14:textId="77777777" w:rsidR="00CC6BD2" w:rsidRPr="00887403" w:rsidRDefault="00CC6BD2" w:rsidP="00CC6BD2">
      <w:pPr>
        <w:autoSpaceDE w:val="0"/>
        <w:autoSpaceDN w:val="0"/>
        <w:adjustRightInd w:val="0"/>
        <w:rPr>
          <w:rFonts w:eastAsia="CIDFont+F1"/>
          <w:color w:val="000000" w:themeColor="text1"/>
          <w:lang w:val="en-US" w:eastAsia="en-US"/>
        </w:rPr>
      </w:pPr>
    </w:p>
    <w:tbl>
      <w:tblPr>
        <w:tblStyle w:val="TableGrid"/>
        <w:tblW w:w="10429" w:type="dxa"/>
        <w:tblInd w:w="108" w:type="dxa"/>
        <w:tblLook w:val="04A0" w:firstRow="1" w:lastRow="0" w:firstColumn="1" w:lastColumn="0" w:noHBand="0" w:noVBand="1"/>
      </w:tblPr>
      <w:tblGrid>
        <w:gridCol w:w="1018"/>
        <w:gridCol w:w="8050"/>
        <w:gridCol w:w="1361"/>
      </w:tblGrid>
      <w:tr w:rsidR="00CC6BD2" w:rsidRPr="00887403" w14:paraId="3CF9700A" w14:textId="77777777" w:rsidTr="00353B20">
        <w:trPr>
          <w:trHeight w:val="1035"/>
        </w:trPr>
        <w:tc>
          <w:tcPr>
            <w:tcW w:w="1018" w:type="dxa"/>
            <w:vAlign w:val="center"/>
          </w:tcPr>
          <w:p w14:paraId="25198EB4" w14:textId="77777777" w:rsidR="00CC6BD2" w:rsidRPr="00887403" w:rsidRDefault="00CC6BD2" w:rsidP="00353B20">
            <w:pPr>
              <w:jc w:val="center"/>
              <w:rPr>
                <w:b/>
                <w:color w:val="000000" w:themeColor="text1"/>
              </w:rPr>
            </w:pPr>
            <w:r w:rsidRPr="00887403">
              <w:rPr>
                <w:b/>
                <w:color w:val="000000" w:themeColor="text1"/>
              </w:rPr>
              <w:t>Paper I</w:t>
            </w:r>
          </w:p>
          <w:p w14:paraId="60844676" w14:textId="77777777" w:rsidR="00CC6BD2" w:rsidRPr="00887403" w:rsidRDefault="00CC6BD2" w:rsidP="00353B20">
            <w:pPr>
              <w:jc w:val="center"/>
              <w:rPr>
                <w:b/>
                <w:color w:val="000000" w:themeColor="text1"/>
              </w:rPr>
            </w:pPr>
            <w:r w:rsidRPr="00887403">
              <w:rPr>
                <w:b/>
                <w:color w:val="000000" w:themeColor="text1"/>
              </w:rPr>
              <w:t>Core Course</w:t>
            </w:r>
          </w:p>
        </w:tc>
        <w:tc>
          <w:tcPr>
            <w:tcW w:w="8050" w:type="dxa"/>
            <w:vAlign w:val="center"/>
          </w:tcPr>
          <w:p w14:paraId="4D900A1D" w14:textId="77777777" w:rsidR="00CC6BD2" w:rsidRPr="00887403" w:rsidRDefault="00CC6BD2" w:rsidP="00353B20">
            <w:pPr>
              <w:spacing w:before="240"/>
              <w:jc w:val="center"/>
              <w:rPr>
                <w:b/>
                <w:bCs/>
                <w:color w:val="000000" w:themeColor="text1"/>
              </w:rPr>
            </w:pPr>
            <w:r w:rsidRPr="00887403">
              <w:rPr>
                <w:b/>
                <w:bCs/>
                <w:color w:val="000000" w:themeColor="text1"/>
              </w:rPr>
              <w:t>ADVANCED REMOTE SENISING</w:t>
            </w:r>
          </w:p>
          <w:p w14:paraId="29E0CDEF" w14:textId="1F4166C9" w:rsidR="00CC6BD2" w:rsidRPr="00887403" w:rsidRDefault="00CC6BD2" w:rsidP="00353B20">
            <w:pPr>
              <w:spacing w:before="240"/>
              <w:jc w:val="center"/>
              <w:rPr>
                <w:b/>
                <w:bCs/>
                <w:color w:val="000000" w:themeColor="text1"/>
              </w:rPr>
            </w:pPr>
            <w:r w:rsidRPr="00887403">
              <w:rPr>
                <w:b/>
                <w:bCs/>
                <w:color w:val="000000" w:themeColor="text1"/>
              </w:rPr>
              <w:t>L-T-P-C: 3-1-0-4</w:t>
            </w:r>
            <w:r w:rsidRPr="00887403">
              <w:rPr>
                <w:b/>
                <w:bCs/>
                <w:color w:val="000000" w:themeColor="text1"/>
              </w:rPr>
              <w:tab/>
              <w:t xml:space="preserve">  Credit Units: 4             Scheme of Evaluation: (T)</w:t>
            </w:r>
          </w:p>
        </w:tc>
        <w:tc>
          <w:tcPr>
            <w:tcW w:w="1361" w:type="dxa"/>
            <w:vAlign w:val="center"/>
          </w:tcPr>
          <w:p w14:paraId="304903AC" w14:textId="77777777" w:rsidR="00CC6BD2" w:rsidRPr="00887403" w:rsidRDefault="00CC6BD2" w:rsidP="00353B20">
            <w:pPr>
              <w:jc w:val="center"/>
              <w:rPr>
                <w:b/>
                <w:bCs/>
                <w:color w:val="000000" w:themeColor="text1"/>
              </w:rPr>
            </w:pPr>
            <w:r w:rsidRPr="00887403">
              <w:rPr>
                <w:b/>
                <w:bCs/>
                <w:color w:val="000000" w:themeColor="text1"/>
              </w:rPr>
              <w:t>Subject Code:</w:t>
            </w:r>
          </w:p>
          <w:p w14:paraId="7C1E99A6" w14:textId="77777777" w:rsidR="00CC6BD2" w:rsidRPr="00887403" w:rsidRDefault="00CC6BD2" w:rsidP="00353B20">
            <w:pPr>
              <w:spacing w:before="240"/>
              <w:jc w:val="center"/>
              <w:rPr>
                <w:b/>
                <w:bCs/>
                <w:color w:val="000000" w:themeColor="text1"/>
              </w:rPr>
            </w:pPr>
            <w:r w:rsidRPr="00CC6BD2">
              <w:rPr>
                <w:b/>
                <w:bCs/>
                <w:color w:val="000000" w:themeColor="text1"/>
                <w:sz w:val="20"/>
                <w:szCs w:val="20"/>
              </w:rPr>
              <w:t>GEOI164C 301</w:t>
            </w:r>
          </w:p>
        </w:tc>
      </w:tr>
    </w:tbl>
    <w:p w14:paraId="484BF77D" w14:textId="77777777" w:rsidR="00CC6BD2" w:rsidRPr="00887403" w:rsidRDefault="00CC6BD2" w:rsidP="00CC6BD2">
      <w:pPr>
        <w:widowControl w:val="0"/>
        <w:tabs>
          <w:tab w:val="left" w:pos="840"/>
        </w:tabs>
        <w:autoSpaceDE w:val="0"/>
        <w:autoSpaceDN w:val="0"/>
        <w:spacing w:line="276" w:lineRule="auto"/>
        <w:jc w:val="both"/>
        <w:rPr>
          <w:color w:val="000000" w:themeColor="text1"/>
        </w:rPr>
      </w:pPr>
    </w:p>
    <w:p w14:paraId="256257AB" w14:textId="77777777" w:rsidR="00CC6BD2" w:rsidRPr="00887403" w:rsidRDefault="00CC6BD2" w:rsidP="00CC6BD2">
      <w:pPr>
        <w:widowControl w:val="0"/>
        <w:autoSpaceDE w:val="0"/>
        <w:autoSpaceDN w:val="0"/>
        <w:jc w:val="both"/>
        <w:rPr>
          <w:rFonts w:eastAsia="TimesNewRomanPS-BoldMT"/>
          <w:b/>
          <w:color w:val="000000" w:themeColor="text1"/>
        </w:rPr>
      </w:pPr>
      <w:r w:rsidRPr="00887403">
        <w:rPr>
          <w:rFonts w:eastAsia="TimesNewRomanPS-BoldMT"/>
          <w:b/>
          <w:color w:val="000000" w:themeColor="text1"/>
        </w:rPr>
        <w:t xml:space="preserve">Course Objectives: </w:t>
      </w:r>
      <w:r w:rsidRPr="00887403">
        <w:rPr>
          <w:rFonts w:eastAsia="TimesNewRomanPS-BoldMT"/>
          <w:color w:val="000000" w:themeColor="text1"/>
        </w:rPr>
        <w:t>The objective of this paper is to understand the basic concepts of Remote Sensing and to impart to students the skills necessary for remote sensing analysis and interpretation</w:t>
      </w:r>
      <w:r w:rsidRPr="00887403">
        <w:rPr>
          <w:rFonts w:eastAsia="TimesNewRomanPS-BoldMT"/>
          <w:b/>
          <w:color w:val="000000" w:themeColor="text1"/>
        </w:rPr>
        <w:t>.</w:t>
      </w:r>
    </w:p>
    <w:p w14:paraId="48CA0C1E" w14:textId="77777777" w:rsidR="00CC6BD2" w:rsidRPr="00887403" w:rsidRDefault="00CC6BD2" w:rsidP="00CC6BD2">
      <w:pPr>
        <w:spacing w:before="240" w:line="360" w:lineRule="auto"/>
        <w:jc w:val="both"/>
        <w:rPr>
          <w:bCs/>
          <w:color w:val="000000" w:themeColor="text1"/>
        </w:rPr>
      </w:pPr>
      <w:r w:rsidRPr="00887403">
        <w:rPr>
          <w:b/>
          <w:bCs/>
          <w:color w:val="000000" w:themeColor="text1"/>
        </w:rPr>
        <w:t>Course Outcomes</w:t>
      </w:r>
      <w:r w:rsidRPr="00887403">
        <w:rPr>
          <w:bCs/>
          <w:color w:val="000000" w:themeColor="text1"/>
        </w:rPr>
        <w:t>:</w:t>
      </w:r>
    </w:p>
    <w:p w14:paraId="0A3FC24E" w14:textId="77777777" w:rsidR="00CC6BD2" w:rsidRPr="00887403" w:rsidRDefault="00CC6BD2" w:rsidP="00CC6BD2">
      <w:pPr>
        <w:widowControl w:val="0"/>
        <w:autoSpaceDE w:val="0"/>
        <w:autoSpaceDN w:val="0"/>
        <w:spacing w:line="360" w:lineRule="auto"/>
        <w:jc w:val="both"/>
        <w:rPr>
          <w:rFonts w:eastAsia="TimesNewRomanPSMT"/>
          <w:color w:val="000000" w:themeColor="text1"/>
        </w:rPr>
      </w:pPr>
      <w:r w:rsidRPr="00887403">
        <w:rPr>
          <w:rFonts w:eastAsia="TimesNewRomanPSMT"/>
          <w:color w:val="000000" w:themeColor="text1"/>
        </w:rPr>
        <w:t>After the completion of the course, the students will have the ability to:</w:t>
      </w:r>
    </w:p>
    <w:p w14:paraId="4B0DD0EC" w14:textId="77777777" w:rsidR="00CC6BD2" w:rsidRPr="00887403" w:rsidRDefault="00CC6BD2" w:rsidP="00CC6BD2">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CO1. get knowledge to the advanced Satellite of Remote Sensing, Hyperspectral Remote Sensing, LIDAR Remote Sensing and their different application in terrestrial and vegetation mapping.</w:t>
      </w:r>
    </w:p>
    <w:p w14:paraId="6C14DC7A" w14:textId="77777777" w:rsidR="00CC6BD2" w:rsidRPr="00887403" w:rsidRDefault="00CC6BD2" w:rsidP="00CC6BD2">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CO2. acquire skills in handling instruments, tools, techniques and modelling while using Remote Sensing Technology.</w:t>
      </w:r>
    </w:p>
    <w:p w14:paraId="775B1FFD" w14:textId="77777777" w:rsidR="00CC6BD2" w:rsidRPr="00887403" w:rsidRDefault="00CC6BD2" w:rsidP="00CC6BD2">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CO3. get familiarized about various image enhancement and image processing techniques.</w:t>
      </w:r>
    </w:p>
    <w:p w14:paraId="7DE72DDC" w14:textId="77777777" w:rsidR="00CC6BD2" w:rsidRDefault="00CC6BD2" w:rsidP="00CC6BD2">
      <w:pPr>
        <w:widowControl w:val="0"/>
        <w:autoSpaceDE w:val="0"/>
        <w:autoSpaceDN w:val="0"/>
        <w:spacing w:line="360" w:lineRule="auto"/>
        <w:jc w:val="both"/>
        <w:rPr>
          <w:rFonts w:eastAsiaTheme="minorHAnsi"/>
          <w:color w:val="000000" w:themeColor="text1"/>
          <w:lang w:eastAsia="en-US"/>
        </w:rPr>
      </w:pPr>
      <w:r w:rsidRPr="00887403">
        <w:rPr>
          <w:rFonts w:eastAsiaTheme="minorHAnsi"/>
          <w:color w:val="000000" w:themeColor="text1"/>
          <w:lang w:eastAsia="en-US"/>
        </w:rPr>
        <w:t>CO4. get opportunity of employability opportunity in space organization.</w:t>
      </w:r>
    </w:p>
    <w:p w14:paraId="18382E64"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4C42DC7"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557779BB"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1FC2074B"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C194A8B"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3B83D880"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71286CEB"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8A87BCE"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4DFCAC29"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09A8801"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491F2FCC"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CF3B758"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54753F0C"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7E42C82F"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143ACF68"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5FED877"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7D27749"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2A81E456"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24270291"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40BB2990"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2AC78957"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7A27F1F"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2264BCB0" w14:textId="77777777" w:rsidR="00A2561D" w:rsidRDefault="00A2561D" w:rsidP="00CC6BD2">
      <w:pPr>
        <w:widowControl w:val="0"/>
        <w:autoSpaceDE w:val="0"/>
        <w:autoSpaceDN w:val="0"/>
        <w:spacing w:line="360" w:lineRule="auto"/>
        <w:jc w:val="both"/>
        <w:rPr>
          <w:rFonts w:eastAsiaTheme="minorHAnsi"/>
          <w:color w:val="000000" w:themeColor="text1"/>
          <w:lang w:eastAsia="en-US"/>
        </w:rPr>
      </w:pPr>
    </w:p>
    <w:p w14:paraId="691B3625" w14:textId="77777777" w:rsidR="00A2561D" w:rsidRPr="00887403" w:rsidRDefault="00A2561D" w:rsidP="00CC6BD2">
      <w:pPr>
        <w:widowControl w:val="0"/>
        <w:autoSpaceDE w:val="0"/>
        <w:autoSpaceDN w:val="0"/>
        <w:spacing w:line="360" w:lineRule="auto"/>
        <w:jc w:val="both"/>
        <w:rPr>
          <w:rFonts w:eastAsia="TimesNewRomanPSMT"/>
          <w:color w:val="000000" w:themeColor="text1"/>
        </w:rPr>
      </w:pPr>
    </w:p>
    <w:p w14:paraId="13BD6A4C" w14:textId="77777777" w:rsidR="00A2561D" w:rsidRDefault="00A2561D" w:rsidP="00CC6BD2">
      <w:pPr>
        <w:spacing w:line="276" w:lineRule="auto"/>
        <w:jc w:val="both"/>
        <w:rPr>
          <w:b/>
          <w:color w:val="000000" w:themeColor="text1"/>
        </w:rPr>
      </w:pPr>
    </w:p>
    <w:p w14:paraId="28D741FE" w14:textId="53F9083A" w:rsidR="00CC6BD2" w:rsidRPr="00887403" w:rsidRDefault="00CC6BD2" w:rsidP="00CC6BD2">
      <w:pPr>
        <w:spacing w:line="276" w:lineRule="auto"/>
        <w:jc w:val="both"/>
        <w:rPr>
          <w:b/>
          <w:color w:val="000000" w:themeColor="text1"/>
        </w:rPr>
      </w:pPr>
      <w:r w:rsidRPr="00887403">
        <w:rPr>
          <w:b/>
          <w:color w:val="000000" w:themeColor="text1"/>
        </w:rPr>
        <w:t xml:space="preserve">Detailed Syllabus: </w:t>
      </w:r>
    </w:p>
    <w:p w14:paraId="650B647E" w14:textId="77777777" w:rsidR="00CC6BD2" w:rsidRPr="00887403" w:rsidRDefault="00CC6BD2" w:rsidP="00CC6BD2">
      <w:pPr>
        <w:spacing w:line="276" w:lineRule="auto"/>
        <w:jc w:val="both"/>
        <w:rPr>
          <w:b/>
          <w:color w:val="000000" w:themeColor="text1"/>
          <w:u w:val="single"/>
        </w:rPr>
      </w:pPr>
    </w:p>
    <w:tbl>
      <w:tblPr>
        <w:tblStyle w:val="TableGrid"/>
        <w:tblW w:w="10433" w:type="dxa"/>
        <w:tblInd w:w="108" w:type="dxa"/>
        <w:tblLook w:val="04A0" w:firstRow="1" w:lastRow="0" w:firstColumn="1" w:lastColumn="0" w:noHBand="0" w:noVBand="1"/>
      </w:tblPr>
      <w:tblGrid>
        <w:gridCol w:w="1097"/>
        <w:gridCol w:w="7979"/>
        <w:gridCol w:w="1357"/>
      </w:tblGrid>
      <w:tr w:rsidR="00CC6BD2" w:rsidRPr="00887403" w14:paraId="75F5A765" w14:textId="77777777" w:rsidTr="00353B20">
        <w:trPr>
          <w:trHeight w:val="567"/>
        </w:trPr>
        <w:tc>
          <w:tcPr>
            <w:tcW w:w="1076" w:type="dxa"/>
            <w:vAlign w:val="center"/>
          </w:tcPr>
          <w:p w14:paraId="011B30F6" w14:textId="77777777" w:rsidR="00CC6BD2" w:rsidRPr="00887403" w:rsidRDefault="00CC6BD2" w:rsidP="00353B20">
            <w:pPr>
              <w:jc w:val="center"/>
              <w:rPr>
                <w:b/>
                <w:color w:val="000000" w:themeColor="text1"/>
              </w:rPr>
            </w:pPr>
            <w:r w:rsidRPr="00887403">
              <w:rPr>
                <w:b/>
                <w:color w:val="000000" w:themeColor="text1"/>
              </w:rPr>
              <w:t>Modules</w:t>
            </w:r>
          </w:p>
        </w:tc>
        <w:tc>
          <w:tcPr>
            <w:tcW w:w="7999" w:type="dxa"/>
            <w:vAlign w:val="center"/>
          </w:tcPr>
          <w:p w14:paraId="0B31F229" w14:textId="77777777" w:rsidR="00CC6BD2" w:rsidRPr="00887403" w:rsidRDefault="00CC6BD2" w:rsidP="00353B20">
            <w:pPr>
              <w:jc w:val="center"/>
              <w:rPr>
                <w:b/>
                <w:color w:val="000000" w:themeColor="text1"/>
              </w:rPr>
            </w:pPr>
            <w:r w:rsidRPr="00887403">
              <w:rPr>
                <w:b/>
                <w:bCs/>
                <w:color w:val="000000" w:themeColor="text1"/>
              </w:rPr>
              <w:t>Topics and Course Content</w:t>
            </w:r>
          </w:p>
        </w:tc>
        <w:tc>
          <w:tcPr>
            <w:tcW w:w="1358" w:type="dxa"/>
            <w:vAlign w:val="center"/>
          </w:tcPr>
          <w:p w14:paraId="1623C97E" w14:textId="77777777" w:rsidR="00CC6BD2" w:rsidRPr="00887403" w:rsidRDefault="00CC6BD2" w:rsidP="00353B20">
            <w:pPr>
              <w:jc w:val="center"/>
              <w:rPr>
                <w:color w:val="000000" w:themeColor="text1"/>
              </w:rPr>
            </w:pPr>
            <w:r w:rsidRPr="00887403">
              <w:rPr>
                <w:b/>
                <w:bCs/>
                <w:color w:val="000000" w:themeColor="text1"/>
              </w:rPr>
              <w:t>Periods</w:t>
            </w:r>
          </w:p>
        </w:tc>
      </w:tr>
      <w:tr w:rsidR="00CC6BD2" w:rsidRPr="00887403" w14:paraId="11C2997C" w14:textId="77777777" w:rsidTr="00F416E7">
        <w:trPr>
          <w:trHeight w:val="1979"/>
        </w:trPr>
        <w:tc>
          <w:tcPr>
            <w:tcW w:w="1076" w:type="dxa"/>
            <w:vAlign w:val="center"/>
          </w:tcPr>
          <w:p w14:paraId="6C23D439" w14:textId="77777777" w:rsidR="00CC6BD2" w:rsidRPr="00887403" w:rsidRDefault="00CC6BD2" w:rsidP="00353B20">
            <w:pPr>
              <w:jc w:val="center"/>
              <w:rPr>
                <w:color w:val="000000" w:themeColor="text1"/>
              </w:rPr>
            </w:pPr>
            <w:r w:rsidRPr="00887403">
              <w:rPr>
                <w:color w:val="000000" w:themeColor="text1"/>
              </w:rPr>
              <w:t>Unit 1</w:t>
            </w:r>
          </w:p>
        </w:tc>
        <w:tc>
          <w:tcPr>
            <w:tcW w:w="7999" w:type="dxa"/>
            <w:vAlign w:val="center"/>
          </w:tcPr>
          <w:p w14:paraId="359180F9" w14:textId="77777777" w:rsidR="00CC6BD2" w:rsidRPr="00887403" w:rsidRDefault="00CC6BD2" w:rsidP="00F416E7">
            <w:pPr>
              <w:autoSpaceDE w:val="0"/>
              <w:autoSpaceDN w:val="0"/>
              <w:adjustRightInd w:val="0"/>
              <w:rPr>
                <w:rFonts w:eastAsiaTheme="minorHAnsi"/>
                <w:b/>
                <w:bCs/>
                <w:color w:val="000000" w:themeColor="text1"/>
                <w:lang w:eastAsia="en-US"/>
              </w:rPr>
            </w:pPr>
            <w:r w:rsidRPr="00887403">
              <w:rPr>
                <w:rFonts w:eastAsiaTheme="minorHAnsi"/>
                <w:b/>
                <w:bCs/>
                <w:color w:val="000000" w:themeColor="text1"/>
                <w:lang w:eastAsia="en-US"/>
              </w:rPr>
              <w:t xml:space="preserve">THERMAL REMOTE SENSING: </w:t>
            </w:r>
          </w:p>
          <w:p w14:paraId="2A0DAA73" w14:textId="77777777" w:rsidR="00CC6BD2" w:rsidRPr="00887403" w:rsidRDefault="00CC6BD2" w:rsidP="00F416E7">
            <w:pPr>
              <w:autoSpaceDE w:val="0"/>
              <w:autoSpaceDN w:val="0"/>
              <w:adjustRightInd w:val="0"/>
              <w:jc w:val="both"/>
              <w:rPr>
                <w:rFonts w:eastAsiaTheme="minorHAnsi"/>
                <w:color w:val="000000" w:themeColor="text1"/>
                <w:lang w:eastAsia="en-US"/>
              </w:rPr>
            </w:pPr>
          </w:p>
          <w:p w14:paraId="588A3253" w14:textId="350B6AA2" w:rsidR="00CC6BD2" w:rsidRPr="00F416E7" w:rsidRDefault="00CC6BD2" w:rsidP="00F416E7">
            <w:pPr>
              <w:autoSpaceDE w:val="0"/>
              <w:autoSpaceDN w:val="0"/>
              <w:adjustRightInd w:val="0"/>
              <w:jc w:val="both"/>
              <w:rPr>
                <w:rFonts w:eastAsiaTheme="minorHAnsi"/>
                <w:color w:val="000000" w:themeColor="text1"/>
                <w:lang w:eastAsia="en-US"/>
              </w:rPr>
            </w:pPr>
            <w:r w:rsidRPr="00887403">
              <w:rPr>
                <w:rFonts w:eastAsiaTheme="minorHAnsi"/>
                <w:color w:val="000000" w:themeColor="text1"/>
                <w:lang w:eastAsia="en-US"/>
              </w:rPr>
              <w:t>Principles of thermal remote sensing, black body, radiant temperature, radiation from Earth’s objects, thermal conductivity, thermal capacity, thermal inertia, thermal diffusivity, Thermal Radiometers, scanners, calibration of scanners, mapping with Thermal scanners, Imaging Spectrometer, Application of Thermal Remote Sensing.</w:t>
            </w:r>
          </w:p>
        </w:tc>
        <w:tc>
          <w:tcPr>
            <w:tcW w:w="1358" w:type="dxa"/>
            <w:vAlign w:val="center"/>
          </w:tcPr>
          <w:p w14:paraId="48B98F7D" w14:textId="77777777" w:rsidR="00CC6BD2" w:rsidRPr="00887403" w:rsidRDefault="00CC6BD2" w:rsidP="00353B20">
            <w:pPr>
              <w:jc w:val="center"/>
              <w:rPr>
                <w:color w:val="000000" w:themeColor="text1"/>
              </w:rPr>
            </w:pPr>
            <w:r w:rsidRPr="00887403">
              <w:rPr>
                <w:color w:val="000000" w:themeColor="text1"/>
              </w:rPr>
              <w:t>14</w:t>
            </w:r>
          </w:p>
        </w:tc>
      </w:tr>
      <w:tr w:rsidR="00CC6BD2" w:rsidRPr="00887403" w14:paraId="0EC6F585" w14:textId="77777777" w:rsidTr="00F416E7">
        <w:trPr>
          <w:trHeight w:val="1869"/>
        </w:trPr>
        <w:tc>
          <w:tcPr>
            <w:tcW w:w="1076" w:type="dxa"/>
            <w:vAlign w:val="center"/>
          </w:tcPr>
          <w:p w14:paraId="7186F32D" w14:textId="77777777" w:rsidR="00CC6BD2" w:rsidRPr="00887403" w:rsidRDefault="00CC6BD2" w:rsidP="00353B20">
            <w:pPr>
              <w:jc w:val="center"/>
              <w:rPr>
                <w:color w:val="000000" w:themeColor="text1"/>
              </w:rPr>
            </w:pPr>
            <w:r w:rsidRPr="00887403">
              <w:rPr>
                <w:color w:val="000000" w:themeColor="text1"/>
              </w:rPr>
              <w:t>Unit 2</w:t>
            </w:r>
          </w:p>
        </w:tc>
        <w:tc>
          <w:tcPr>
            <w:tcW w:w="7999" w:type="dxa"/>
            <w:vAlign w:val="center"/>
          </w:tcPr>
          <w:p w14:paraId="612BE9FA" w14:textId="77777777" w:rsidR="00CC6BD2" w:rsidRPr="00887403" w:rsidRDefault="00CC6BD2" w:rsidP="00F416E7">
            <w:pPr>
              <w:jc w:val="both"/>
              <w:rPr>
                <w:rFonts w:eastAsiaTheme="minorHAnsi"/>
                <w:b/>
                <w:color w:val="000000" w:themeColor="text1"/>
                <w:lang w:val="en-US" w:eastAsia="en-US" w:bidi="as-IN"/>
              </w:rPr>
            </w:pPr>
          </w:p>
          <w:p w14:paraId="6CBBF38F" w14:textId="77777777" w:rsidR="00CC6BD2" w:rsidRPr="00887403" w:rsidRDefault="00CC6BD2" w:rsidP="00F416E7">
            <w:pPr>
              <w:jc w:val="both"/>
              <w:rPr>
                <w:rFonts w:eastAsiaTheme="minorHAnsi"/>
                <w:b/>
                <w:color w:val="000000" w:themeColor="text1"/>
                <w:lang w:val="en-US" w:eastAsia="en-US" w:bidi="as-IN"/>
              </w:rPr>
            </w:pPr>
            <w:r w:rsidRPr="00887403">
              <w:rPr>
                <w:rFonts w:eastAsiaTheme="minorHAnsi"/>
                <w:b/>
                <w:color w:val="000000" w:themeColor="text1"/>
                <w:lang w:val="en-US" w:eastAsia="en-US" w:bidi="as-IN"/>
              </w:rPr>
              <w:t>HYPER SPECTRAL REMOTE SENSING</w:t>
            </w:r>
          </w:p>
          <w:p w14:paraId="017BA9B1" w14:textId="77777777" w:rsidR="00CC6BD2" w:rsidRPr="00887403" w:rsidRDefault="00CC6BD2" w:rsidP="00F416E7">
            <w:pPr>
              <w:jc w:val="both"/>
              <w:rPr>
                <w:rFonts w:eastAsiaTheme="minorHAnsi"/>
                <w:b/>
                <w:color w:val="000000" w:themeColor="text1"/>
                <w:lang w:val="en-US" w:eastAsia="en-US" w:bidi="as-IN"/>
              </w:rPr>
            </w:pPr>
          </w:p>
          <w:p w14:paraId="57BD09F7" w14:textId="1206913C" w:rsidR="00CC6BD2" w:rsidRPr="00F416E7" w:rsidRDefault="00CC6BD2" w:rsidP="00F416E7">
            <w:pPr>
              <w:jc w:val="both"/>
              <w:rPr>
                <w:rFonts w:eastAsiaTheme="minorHAnsi"/>
                <w:color w:val="000000" w:themeColor="text1"/>
                <w:lang w:val="en-US" w:eastAsia="en-US" w:bidi="as-IN"/>
              </w:rPr>
            </w:pPr>
            <w:r w:rsidRPr="00887403">
              <w:rPr>
                <w:rFonts w:eastAsiaTheme="minorHAnsi"/>
                <w:color w:val="000000" w:themeColor="text1"/>
                <w:lang w:val="en-US" w:eastAsia="en-US" w:bidi="as-IN"/>
              </w:rPr>
              <w:t>Introduction to Hyperspectral Remote Sensing Sensors/Imaging Spectrometers, Hyperspectral Satellite Systems, Hyper spectral image analysis: Atmospheric correction, Analysis Technique of hyper spectral remote sensing, Biophysical modeling, Image transmission &amp; compression. Spectroscopy, Image cube, Hyperian/HYSI, Spectral matching, Digital Spectral Data, Libraries, Application of Hyper spectral data, MODIS</w:t>
            </w:r>
          </w:p>
        </w:tc>
        <w:tc>
          <w:tcPr>
            <w:tcW w:w="1358" w:type="dxa"/>
            <w:vAlign w:val="center"/>
          </w:tcPr>
          <w:p w14:paraId="0A342D9F" w14:textId="77777777" w:rsidR="00CC6BD2" w:rsidRPr="00887403" w:rsidRDefault="00CC6BD2" w:rsidP="00353B20">
            <w:pPr>
              <w:jc w:val="center"/>
              <w:rPr>
                <w:color w:val="000000" w:themeColor="text1"/>
              </w:rPr>
            </w:pPr>
            <w:r w:rsidRPr="00887403">
              <w:rPr>
                <w:color w:val="000000" w:themeColor="text1"/>
              </w:rPr>
              <w:t>12</w:t>
            </w:r>
          </w:p>
        </w:tc>
      </w:tr>
      <w:tr w:rsidR="00CC6BD2" w:rsidRPr="00887403" w14:paraId="7D826DF4" w14:textId="77777777" w:rsidTr="00353B20">
        <w:trPr>
          <w:trHeight w:val="964"/>
        </w:trPr>
        <w:tc>
          <w:tcPr>
            <w:tcW w:w="1076" w:type="dxa"/>
            <w:vAlign w:val="center"/>
          </w:tcPr>
          <w:p w14:paraId="01C5B11C" w14:textId="77777777" w:rsidR="00CC6BD2" w:rsidRPr="00887403" w:rsidRDefault="00CC6BD2" w:rsidP="00353B20">
            <w:pPr>
              <w:jc w:val="center"/>
              <w:rPr>
                <w:color w:val="000000" w:themeColor="text1"/>
              </w:rPr>
            </w:pPr>
            <w:r w:rsidRPr="00887403">
              <w:rPr>
                <w:color w:val="000000" w:themeColor="text1"/>
              </w:rPr>
              <w:t>Unit 3</w:t>
            </w:r>
          </w:p>
        </w:tc>
        <w:tc>
          <w:tcPr>
            <w:tcW w:w="7999" w:type="dxa"/>
            <w:vAlign w:val="center"/>
          </w:tcPr>
          <w:p w14:paraId="5C1F9652" w14:textId="77777777" w:rsidR="00F416E7" w:rsidRDefault="00F416E7" w:rsidP="00F416E7">
            <w:pPr>
              <w:jc w:val="both"/>
              <w:rPr>
                <w:rFonts w:eastAsiaTheme="minorHAnsi"/>
                <w:b/>
                <w:color w:val="000000" w:themeColor="text1"/>
                <w:lang w:val="en-US" w:eastAsia="en-US" w:bidi="as-IN"/>
              </w:rPr>
            </w:pPr>
          </w:p>
          <w:p w14:paraId="18281EB8" w14:textId="20FE701C" w:rsidR="00CC6BD2" w:rsidRPr="00887403" w:rsidRDefault="00CC6BD2" w:rsidP="00F416E7">
            <w:pPr>
              <w:jc w:val="both"/>
              <w:rPr>
                <w:rFonts w:eastAsiaTheme="minorHAnsi"/>
                <w:b/>
                <w:color w:val="000000" w:themeColor="text1"/>
                <w:lang w:val="en-US" w:eastAsia="en-US" w:bidi="as-IN"/>
              </w:rPr>
            </w:pPr>
            <w:r w:rsidRPr="00887403">
              <w:rPr>
                <w:rFonts w:eastAsiaTheme="minorHAnsi"/>
                <w:b/>
                <w:color w:val="000000" w:themeColor="text1"/>
                <w:lang w:val="en-US" w:eastAsia="en-US" w:bidi="as-IN"/>
              </w:rPr>
              <w:t xml:space="preserve"> LIDAR REMOTE SENSING</w:t>
            </w:r>
          </w:p>
          <w:p w14:paraId="562F3E61" w14:textId="77777777" w:rsidR="00CC6BD2" w:rsidRPr="00887403" w:rsidRDefault="00CC6BD2" w:rsidP="00F416E7">
            <w:pPr>
              <w:jc w:val="both"/>
              <w:rPr>
                <w:rFonts w:eastAsiaTheme="minorHAnsi"/>
                <w:b/>
                <w:color w:val="000000" w:themeColor="text1"/>
                <w:lang w:val="en-US" w:eastAsia="en-US" w:bidi="as-IN"/>
              </w:rPr>
            </w:pPr>
          </w:p>
          <w:p w14:paraId="6D78EF4B" w14:textId="77777777" w:rsidR="00CC6BD2" w:rsidRPr="00887403" w:rsidRDefault="00CC6BD2" w:rsidP="00F416E7">
            <w:pPr>
              <w:jc w:val="both"/>
              <w:rPr>
                <w:rFonts w:eastAsiaTheme="minorHAnsi"/>
                <w:color w:val="000000" w:themeColor="text1"/>
                <w:lang w:val="en-US" w:eastAsia="en-US" w:bidi="as-IN"/>
              </w:rPr>
            </w:pPr>
            <w:r w:rsidRPr="00887403">
              <w:rPr>
                <w:rFonts w:eastAsiaTheme="minorHAnsi"/>
                <w:color w:val="000000" w:themeColor="text1"/>
                <w:lang w:val="en-US" w:eastAsia="en-US" w:bidi="as-IN"/>
              </w:rPr>
              <w:t>Fundamental of LIDAR remote sensing, LIDAR Data Processing, LIDAR Data Management And Applications,( Topographic Mapping ,flood inundation analysis, line-of-sight analysis, Forestry, various types of LIDAR sensors-, vegetation metric calculations, Corridor mapping system,)</w:t>
            </w:r>
          </w:p>
          <w:p w14:paraId="53810B34" w14:textId="77777777" w:rsidR="00CC6BD2" w:rsidRPr="00887403" w:rsidRDefault="00CC6BD2" w:rsidP="00F416E7">
            <w:pPr>
              <w:jc w:val="both"/>
              <w:rPr>
                <w:rFonts w:eastAsiaTheme="minorHAnsi"/>
                <w:color w:val="000000" w:themeColor="text1"/>
                <w:lang w:val="en-US" w:eastAsia="en-US" w:bidi="as-IN"/>
              </w:rPr>
            </w:pPr>
            <w:r w:rsidRPr="00887403">
              <w:rPr>
                <w:rFonts w:eastAsiaTheme="minorHAnsi"/>
                <w:color w:val="000000" w:themeColor="text1"/>
                <w:lang w:val="en-US" w:eastAsia="en-US" w:bidi="as-IN"/>
              </w:rPr>
              <w:t>Terrestrial And Bathymetric Laser Scanner</w:t>
            </w:r>
          </w:p>
          <w:p w14:paraId="1897A694" w14:textId="77777777" w:rsidR="00CC6BD2" w:rsidRPr="00887403" w:rsidRDefault="00CC6BD2" w:rsidP="00F416E7">
            <w:pPr>
              <w:rPr>
                <w:rFonts w:eastAsiaTheme="minorHAnsi"/>
                <w:color w:val="000000" w:themeColor="text1"/>
                <w:lang w:val="en-US" w:eastAsia="en-US" w:bidi="as-IN"/>
              </w:rPr>
            </w:pPr>
            <w:r w:rsidRPr="00887403">
              <w:rPr>
                <w:rFonts w:eastAsiaTheme="minorHAnsi"/>
                <w:color w:val="000000" w:themeColor="text1"/>
                <w:lang w:val="en-US" w:eastAsia="en-US" w:bidi="as-IN"/>
              </w:rPr>
              <w:t>Satellite and its classification. Sun synchronous orbit and geostationary orbit, Remote sensing satellites in operation: LANDSAT, SPOT, IRS, INSAT, GEOSAT, IKONOS, QUICK BIRD, NOAA, TERRA their sensor characteristics and application.</w:t>
            </w:r>
          </w:p>
          <w:p w14:paraId="0CDE49B2" w14:textId="77777777" w:rsidR="00CC6BD2" w:rsidRPr="00887403" w:rsidRDefault="00CC6BD2" w:rsidP="00F416E7">
            <w:pPr>
              <w:jc w:val="both"/>
              <w:rPr>
                <w:color w:val="000000" w:themeColor="text1"/>
                <w:lang w:val="en-US"/>
              </w:rPr>
            </w:pPr>
          </w:p>
        </w:tc>
        <w:tc>
          <w:tcPr>
            <w:tcW w:w="1358" w:type="dxa"/>
            <w:vAlign w:val="center"/>
          </w:tcPr>
          <w:p w14:paraId="46BDE18B" w14:textId="77777777" w:rsidR="00CC6BD2" w:rsidRPr="00887403" w:rsidRDefault="00CC6BD2" w:rsidP="00353B20">
            <w:pPr>
              <w:jc w:val="center"/>
              <w:rPr>
                <w:color w:val="000000" w:themeColor="text1"/>
              </w:rPr>
            </w:pPr>
            <w:r w:rsidRPr="00887403">
              <w:rPr>
                <w:color w:val="000000" w:themeColor="text1"/>
              </w:rPr>
              <w:t>12</w:t>
            </w:r>
          </w:p>
        </w:tc>
      </w:tr>
      <w:tr w:rsidR="00CC6BD2" w:rsidRPr="00887403" w14:paraId="35337738" w14:textId="77777777" w:rsidTr="00353B20">
        <w:trPr>
          <w:trHeight w:val="2807"/>
        </w:trPr>
        <w:tc>
          <w:tcPr>
            <w:tcW w:w="1076" w:type="dxa"/>
            <w:vAlign w:val="center"/>
          </w:tcPr>
          <w:p w14:paraId="0FC12F64" w14:textId="77777777" w:rsidR="00CC6BD2" w:rsidRPr="00887403" w:rsidRDefault="00CC6BD2" w:rsidP="00353B20">
            <w:pPr>
              <w:jc w:val="center"/>
              <w:rPr>
                <w:color w:val="000000" w:themeColor="text1"/>
              </w:rPr>
            </w:pPr>
            <w:r w:rsidRPr="00887403">
              <w:rPr>
                <w:color w:val="000000" w:themeColor="text1"/>
              </w:rPr>
              <w:t>Unit 4</w:t>
            </w:r>
          </w:p>
        </w:tc>
        <w:tc>
          <w:tcPr>
            <w:tcW w:w="7999" w:type="dxa"/>
            <w:vAlign w:val="center"/>
          </w:tcPr>
          <w:p w14:paraId="0143CBA6" w14:textId="77777777" w:rsidR="00CC6BD2" w:rsidRPr="00887403" w:rsidRDefault="00CC6BD2" w:rsidP="00353B20">
            <w:pPr>
              <w:autoSpaceDE w:val="0"/>
              <w:autoSpaceDN w:val="0"/>
              <w:adjustRightInd w:val="0"/>
              <w:rPr>
                <w:rFonts w:eastAsiaTheme="minorHAnsi"/>
                <w:b/>
                <w:bCs/>
                <w:color w:val="000000" w:themeColor="text1"/>
                <w:lang w:eastAsia="en-US"/>
              </w:rPr>
            </w:pPr>
          </w:p>
          <w:p w14:paraId="20E85B40" w14:textId="77777777" w:rsidR="00CC6BD2" w:rsidRPr="00887403" w:rsidRDefault="00CC6BD2" w:rsidP="00353B20">
            <w:pPr>
              <w:autoSpaceDE w:val="0"/>
              <w:autoSpaceDN w:val="0"/>
              <w:adjustRightInd w:val="0"/>
              <w:rPr>
                <w:rFonts w:eastAsiaTheme="minorHAnsi"/>
                <w:i/>
                <w:iCs/>
                <w:color w:val="000000" w:themeColor="text1"/>
                <w:lang w:eastAsia="en-US"/>
              </w:rPr>
            </w:pPr>
            <w:r w:rsidRPr="00887403">
              <w:rPr>
                <w:rFonts w:eastAsiaTheme="minorHAnsi"/>
                <w:b/>
                <w:bCs/>
                <w:color w:val="000000" w:themeColor="text1"/>
                <w:lang w:eastAsia="en-US"/>
              </w:rPr>
              <w:t>MICROWAVE  &amp; RADAR REMOTE SENSING</w:t>
            </w:r>
            <w:r w:rsidRPr="00887403">
              <w:rPr>
                <w:rFonts w:eastAsiaTheme="minorHAnsi"/>
                <w:i/>
                <w:iCs/>
                <w:color w:val="000000" w:themeColor="text1"/>
                <w:lang w:eastAsia="en-US"/>
              </w:rPr>
              <w:t xml:space="preserve">: </w:t>
            </w:r>
          </w:p>
          <w:p w14:paraId="0D0165B8" w14:textId="77777777" w:rsidR="00CC6BD2" w:rsidRPr="00887403" w:rsidRDefault="00CC6BD2" w:rsidP="00353B20">
            <w:pPr>
              <w:autoSpaceDE w:val="0"/>
              <w:autoSpaceDN w:val="0"/>
              <w:adjustRightInd w:val="0"/>
              <w:rPr>
                <w:rFonts w:eastAsiaTheme="minorHAnsi"/>
                <w:i/>
                <w:iCs/>
                <w:color w:val="000000" w:themeColor="text1"/>
                <w:lang w:eastAsia="en-US"/>
              </w:rPr>
            </w:pPr>
          </w:p>
          <w:p w14:paraId="09A7FD0E" w14:textId="77777777" w:rsidR="00CC6BD2" w:rsidRPr="00887403" w:rsidRDefault="00CC6BD2" w:rsidP="00353B20">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Concept and principles of Microwave Remote Sensing, SLAR, SAR and Scaterometer, Application of Microwave Remote Sensing. Outlines of Radar Image Interpretations.</w:t>
            </w:r>
          </w:p>
          <w:p w14:paraId="0CA3BC92" w14:textId="77777777" w:rsidR="00CC6BD2" w:rsidRPr="00887403" w:rsidRDefault="00CC6BD2" w:rsidP="00353B20">
            <w:pPr>
              <w:autoSpaceDE w:val="0"/>
              <w:autoSpaceDN w:val="0"/>
              <w:adjustRightInd w:val="0"/>
              <w:rPr>
                <w:rFonts w:eastAsiaTheme="minorHAnsi"/>
                <w:color w:val="000000" w:themeColor="text1"/>
                <w:lang w:eastAsia="en-US"/>
              </w:rPr>
            </w:pPr>
            <w:r w:rsidRPr="00887403">
              <w:rPr>
                <w:rFonts w:eastAsiaTheme="minorHAnsi"/>
                <w:b/>
                <w:bCs/>
                <w:color w:val="000000" w:themeColor="text1"/>
                <w:lang w:eastAsia="en-US"/>
              </w:rPr>
              <w:t xml:space="preserve">Image Interpretation: </w:t>
            </w:r>
            <w:r w:rsidRPr="00887403">
              <w:rPr>
                <w:rFonts w:eastAsiaTheme="minorHAnsi"/>
                <w:color w:val="000000" w:themeColor="text1"/>
                <w:lang w:eastAsia="en-US"/>
              </w:rPr>
              <w:t>Visual and Digital Interpretation techniques - Basic</w:t>
            </w:r>
          </w:p>
          <w:p w14:paraId="0085EAE6" w14:textId="77777777" w:rsidR="00CC6BD2" w:rsidRPr="00887403" w:rsidRDefault="00CC6BD2" w:rsidP="00353B20">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concepts of visual interpretation, tone, color, texture, pattern, shape and</w:t>
            </w:r>
          </w:p>
          <w:p w14:paraId="2C9117B7" w14:textId="77777777" w:rsidR="00CC6BD2" w:rsidRPr="00887403" w:rsidRDefault="00CC6BD2" w:rsidP="00353B20">
            <w:pPr>
              <w:jc w:val="both"/>
              <w:rPr>
                <w:rFonts w:eastAsiaTheme="minorHAnsi"/>
                <w:color w:val="000000" w:themeColor="text1"/>
                <w:lang w:eastAsia="en-US"/>
              </w:rPr>
            </w:pPr>
            <w:r w:rsidRPr="00887403">
              <w:rPr>
                <w:rFonts w:eastAsiaTheme="minorHAnsi"/>
                <w:color w:val="000000" w:themeColor="text1"/>
                <w:lang w:eastAsia="en-US"/>
              </w:rPr>
              <w:t>Contextual features. Digital Image Interpretation-</w:t>
            </w:r>
          </w:p>
          <w:p w14:paraId="5547925F" w14:textId="77777777" w:rsidR="00CC6BD2" w:rsidRPr="00887403" w:rsidRDefault="00CC6BD2" w:rsidP="00353B20">
            <w:pPr>
              <w:jc w:val="both"/>
              <w:rPr>
                <w:color w:val="000000" w:themeColor="text1"/>
                <w:lang w:val="en-US"/>
              </w:rPr>
            </w:pPr>
          </w:p>
        </w:tc>
        <w:tc>
          <w:tcPr>
            <w:tcW w:w="1358" w:type="dxa"/>
            <w:vAlign w:val="center"/>
          </w:tcPr>
          <w:p w14:paraId="35C72DC4" w14:textId="77777777" w:rsidR="00CC6BD2" w:rsidRPr="00887403" w:rsidRDefault="00CC6BD2" w:rsidP="00353B20">
            <w:pPr>
              <w:jc w:val="center"/>
              <w:rPr>
                <w:color w:val="000000" w:themeColor="text1"/>
              </w:rPr>
            </w:pPr>
            <w:r w:rsidRPr="00887403">
              <w:rPr>
                <w:color w:val="000000" w:themeColor="text1"/>
              </w:rPr>
              <w:t>10</w:t>
            </w:r>
          </w:p>
        </w:tc>
      </w:tr>
      <w:tr w:rsidR="00CC6BD2" w:rsidRPr="00887403" w14:paraId="5923C894" w14:textId="77777777" w:rsidTr="00353B20">
        <w:trPr>
          <w:trHeight w:val="340"/>
        </w:trPr>
        <w:tc>
          <w:tcPr>
            <w:tcW w:w="1076" w:type="dxa"/>
            <w:vAlign w:val="center"/>
          </w:tcPr>
          <w:p w14:paraId="12716FF8" w14:textId="77777777" w:rsidR="00CC6BD2" w:rsidRPr="00887403" w:rsidRDefault="00CC6BD2" w:rsidP="00353B20">
            <w:pPr>
              <w:jc w:val="center"/>
              <w:rPr>
                <w:b/>
                <w:color w:val="000000" w:themeColor="text1"/>
              </w:rPr>
            </w:pPr>
          </w:p>
        </w:tc>
        <w:tc>
          <w:tcPr>
            <w:tcW w:w="7999" w:type="dxa"/>
            <w:vAlign w:val="center"/>
          </w:tcPr>
          <w:p w14:paraId="24E141A8" w14:textId="77777777" w:rsidR="00CC6BD2" w:rsidRPr="00887403" w:rsidRDefault="00CC6BD2" w:rsidP="00353B20">
            <w:pPr>
              <w:jc w:val="center"/>
              <w:rPr>
                <w:b/>
                <w:color w:val="000000" w:themeColor="text1"/>
              </w:rPr>
            </w:pPr>
            <w:r w:rsidRPr="00887403">
              <w:rPr>
                <w:b/>
                <w:color w:val="000000" w:themeColor="text1"/>
              </w:rPr>
              <w:t>Total</w:t>
            </w:r>
          </w:p>
        </w:tc>
        <w:tc>
          <w:tcPr>
            <w:tcW w:w="1358" w:type="dxa"/>
            <w:vAlign w:val="center"/>
          </w:tcPr>
          <w:p w14:paraId="70A08539" w14:textId="77777777" w:rsidR="00CC6BD2" w:rsidRPr="00887403" w:rsidRDefault="00CC6BD2" w:rsidP="00353B20">
            <w:pPr>
              <w:jc w:val="center"/>
              <w:rPr>
                <w:b/>
                <w:color w:val="000000" w:themeColor="text1"/>
              </w:rPr>
            </w:pPr>
            <w:r w:rsidRPr="00887403">
              <w:rPr>
                <w:b/>
                <w:color w:val="000000" w:themeColor="text1"/>
              </w:rPr>
              <w:t>48</w:t>
            </w:r>
          </w:p>
        </w:tc>
      </w:tr>
    </w:tbl>
    <w:p w14:paraId="4CD2ACC2" w14:textId="77777777" w:rsidR="00CC6BD2" w:rsidRPr="00887403" w:rsidRDefault="00CC6BD2" w:rsidP="00CC6BD2">
      <w:pPr>
        <w:spacing w:line="276" w:lineRule="auto"/>
        <w:jc w:val="both"/>
        <w:rPr>
          <w:bCs/>
          <w:color w:val="000000" w:themeColor="text1"/>
          <w:lang w:val="en-US"/>
        </w:rPr>
      </w:pPr>
    </w:p>
    <w:p w14:paraId="493A63E5" w14:textId="77777777" w:rsidR="00CC6BD2" w:rsidRPr="00887403" w:rsidRDefault="00CC6BD2" w:rsidP="00CC6BD2">
      <w:pPr>
        <w:spacing w:line="276" w:lineRule="auto"/>
        <w:jc w:val="both"/>
        <w:rPr>
          <w:bCs/>
          <w:color w:val="000000" w:themeColor="text1"/>
          <w:lang w:val="en-US"/>
        </w:rPr>
      </w:pPr>
    </w:p>
    <w:p w14:paraId="729F3963" w14:textId="77777777" w:rsidR="00A2561D" w:rsidRDefault="00A2561D" w:rsidP="00CC6BD2">
      <w:pPr>
        <w:spacing w:line="276" w:lineRule="auto"/>
        <w:jc w:val="both"/>
        <w:rPr>
          <w:b/>
          <w:color w:val="000000" w:themeColor="text1"/>
        </w:rPr>
      </w:pPr>
    </w:p>
    <w:p w14:paraId="269A1E90" w14:textId="77777777" w:rsidR="00A2561D" w:rsidRDefault="00A2561D" w:rsidP="00CC6BD2">
      <w:pPr>
        <w:spacing w:line="276" w:lineRule="auto"/>
        <w:jc w:val="both"/>
        <w:rPr>
          <w:b/>
          <w:color w:val="000000" w:themeColor="text1"/>
        </w:rPr>
      </w:pPr>
    </w:p>
    <w:p w14:paraId="09B1A922" w14:textId="77777777" w:rsidR="00A2561D" w:rsidRDefault="00A2561D" w:rsidP="00CC6BD2">
      <w:pPr>
        <w:spacing w:line="276" w:lineRule="auto"/>
        <w:jc w:val="both"/>
        <w:rPr>
          <w:b/>
          <w:color w:val="000000" w:themeColor="text1"/>
        </w:rPr>
      </w:pPr>
    </w:p>
    <w:p w14:paraId="700B4914" w14:textId="77777777" w:rsidR="00A2561D" w:rsidRDefault="00A2561D" w:rsidP="00CC6BD2">
      <w:pPr>
        <w:spacing w:line="276" w:lineRule="auto"/>
        <w:jc w:val="both"/>
        <w:rPr>
          <w:b/>
          <w:color w:val="000000" w:themeColor="text1"/>
        </w:rPr>
      </w:pPr>
    </w:p>
    <w:p w14:paraId="110329F4" w14:textId="77777777" w:rsidR="00A2561D" w:rsidRDefault="00A2561D" w:rsidP="00CC6BD2">
      <w:pPr>
        <w:spacing w:line="276" w:lineRule="auto"/>
        <w:jc w:val="both"/>
        <w:rPr>
          <w:b/>
          <w:color w:val="000000" w:themeColor="text1"/>
        </w:rPr>
      </w:pPr>
    </w:p>
    <w:p w14:paraId="133F7C0A" w14:textId="77777777" w:rsidR="00A2561D" w:rsidRDefault="00A2561D" w:rsidP="00CC6BD2">
      <w:pPr>
        <w:spacing w:line="276" w:lineRule="auto"/>
        <w:jc w:val="both"/>
        <w:rPr>
          <w:b/>
          <w:color w:val="000000" w:themeColor="text1"/>
        </w:rPr>
      </w:pPr>
    </w:p>
    <w:p w14:paraId="601724BA" w14:textId="416D255F" w:rsidR="00CC6BD2" w:rsidRPr="00887403" w:rsidRDefault="00CC6BD2" w:rsidP="00CC6BD2">
      <w:pPr>
        <w:spacing w:line="276" w:lineRule="auto"/>
        <w:jc w:val="both"/>
        <w:rPr>
          <w:color w:val="000000" w:themeColor="text1"/>
        </w:rPr>
      </w:pPr>
      <w:r w:rsidRPr="00887403">
        <w:rPr>
          <w:b/>
          <w:color w:val="000000" w:themeColor="text1"/>
        </w:rPr>
        <w:lastRenderedPageBreak/>
        <w:t>Text Books</w:t>
      </w:r>
      <w:r w:rsidRPr="00887403">
        <w:rPr>
          <w:color w:val="000000" w:themeColor="text1"/>
        </w:rPr>
        <w:t>:</w:t>
      </w:r>
    </w:p>
    <w:p w14:paraId="72E8D9EB" w14:textId="77777777" w:rsidR="00CC6BD2" w:rsidRPr="00887403" w:rsidRDefault="00CC6BD2">
      <w:pPr>
        <w:pStyle w:val="ListParagraph"/>
        <w:numPr>
          <w:ilvl w:val="0"/>
          <w:numId w:val="14"/>
        </w:numPr>
        <w:spacing w:line="276" w:lineRule="auto"/>
        <w:jc w:val="both"/>
        <w:rPr>
          <w:rFonts w:ascii="Times New Roman" w:hAnsi="Times New Roman" w:cs="Times New Roman"/>
          <w:color w:val="000000" w:themeColor="text1"/>
          <w:sz w:val="24"/>
          <w:szCs w:val="24"/>
          <w:lang w:val="en-US"/>
        </w:rPr>
      </w:pPr>
      <w:r w:rsidRPr="00887403">
        <w:rPr>
          <w:rFonts w:ascii="Times New Roman" w:hAnsi="Times New Roman" w:cs="Times New Roman"/>
          <w:color w:val="000000" w:themeColor="text1"/>
          <w:sz w:val="24"/>
          <w:szCs w:val="24"/>
          <w:lang w:val="en-US"/>
        </w:rPr>
        <w:t xml:space="preserve">Sabins, Floyd F. (2007), Remote Sensing: Principles and Interpretation, H. Freeman and C., New York. </w:t>
      </w:r>
    </w:p>
    <w:p w14:paraId="69FD1137" w14:textId="77777777" w:rsidR="00CC6BD2" w:rsidRPr="00887403" w:rsidRDefault="00CC6BD2">
      <w:pPr>
        <w:pStyle w:val="ListParagraph"/>
        <w:numPr>
          <w:ilvl w:val="0"/>
          <w:numId w:val="14"/>
        </w:numPr>
        <w:spacing w:line="276" w:lineRule="auto"/>
        <w:jc w:val="both"/>
        <w:rPr>
          <w:rFonts w:ascii="Times New Roman" w:hAnsi="Times New Roman" w:cs="Times New Roman"/>
          <w:color w:val="000000" w:themeColor="text1"/>
          <w:sz w:val="24"/>
          <w:szCs w:val="24"/>
          <w:lang w:val="en-US"/>
        </w:rPr>
      </w:pPr>
      <w:r w:rsidRPr="00887403">
        <w:rPr>
          <w:rFonts w:ascii="Times New Roman" w:hAnsi="Times New Roman" w:cs="Times New Roman"/>
          <w:color w:val="000000" w:themeColor="text1"/>
          <w:sz w:val="24"/>
          <w:szCs w:val="24"/>
          <w:lang w:val="en-US"/>
        </w:rPr>
        <w:t xml:space="preserve">Thomas M. Lillesand &amp; Kiefer, Ralph W. (2007), Remote Sensing and Image Interpretation, John Wiley &amp; Sons, New York. </w:t>
      </w:r>
    </w:p>
    <w:p w14:paraId="2C8A6D22" w14:textId="77777777" w:rsidR="00CC6BD2" w:rsidRPr="00887403" w:rsidRDefault="00CC6BD2" w:rsidP="00CC6BD2">
      <w:pPr>
        <w:spacing w:line="276" w:lineRule="auto"/>
        <w:jc w:val="both"/>
        <w:rPr>
          <w:color w:val="000000" w:themeColor="text1"/>
        </w:rPr>
      </w:pPr>
    </w:p>
    <w:p w14:paraId="55897862" w14:textId="77777777" w:rsidR="00CC6BD2" w:rsidRPr="00887403" w:rsidRDefault="00CC6BD2" w:rsidP="00CC6BD2">
      <w:pPr>
        <w:spacing w:line="276" w:lineRule="auto"/>
        <w:jc w:val="both"/>
        <w:rPr>
          <w:color w:val="000000" w:themeColor="text1"/>
        </w:rPr>
      </w:pPr>
      <w:r w:rsidRPr="00887403">
        <w:rPr>
          <w:b/>
          <w:bCs/>
          <w:color w:val="000000" w:themeColor="text1"/>
        </w:rPr>
        <w:t>Reference books</w:t>
      </w:r>
      <w:r w:rsidRPr="00887403">
        <w:rPr>
          <w:bCs/>
          <w:color w:val="000000" w:themeColor="text1"/>
        </w:rPr>
        <w:t>:</w:t>
      </w:r>
    </w:p>
    <w:p w14:paraId="15DC28F0"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 xml:space="preserve">Jensen, JR. (2006), Remote Sensing of the Environment- An Earth Resources Perspective, Prentice Hall Inc. </w:t>
      </w:r>
    </w:p>
    <w:p w14:paraId="3A1B30CA"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Rencz, Andrew N. , (1999), Remote Sensing for the Earth Sciences: Manual of Remote Sensing, 3</w:t>
      </w:r>
      <w:r w:rsidRPr="00887403">
        <w:rPr>
          <w:rFonts w:ascii="Times New Roman" w:eastAsia="CIDFont+F1" w:hAnsi="Times New Roman" w:cs="Times New Roman"/>
          <w:color w:val="000000" w:themeColor="text1"/>
          <w:sz w:val="24"/>
          <w:szCs w:val="24"/>
          <w:vertAlign w:val="superscript"/>
          <w:lang w:val="en-US" w:eastAsia="en-US"/>
        </w:rPr>
        <w:t>rd</w:t>
      </w:r>
      <w:r w:rsidRPr="00887403">
        <w:rPr>
          <w:rFonts w:ascii="Times New Roman" w:eastAsia="CIDFont+F1" w:hAnsi="Times New Roman" w:cs="Times New Roman"/>
          <w:color w:val="000000" w:themeColor="text1"/>
          <w:sz w:val="24"/>
          <w:szCs w:val="24"/>
          <w:lang w:val="en-US" w:eastAsia="en-US"/>
        </w:rPr>
        <w:t xml:space="preserve"> ed., John Wiley &amp; Sons, Inc., New York. </w:t>
      </w:r>
    </w:p>
    <w:p w14:paraId="402B98AA"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 xml:space="preserve">Curran, P., (1985), Principles of Remote Sensing, Longman, London.  </w:t>
      </w:r>
    </w:p>
    <w:p w14:paraId="638C7F15"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 xml:space="preserve">Campbell, James B., (2006), Introductory Remote Sensing: Principles and Concepts, Routledge. </w:t>
      </w:r>
    </w:p>
    <w:p w14:paraId="1FF433DB"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Gibson, P.J., (2000), Introduction to Remote Sensing, 2</w:t>
      </w:r>
      <w:r w:rsidRPr="00887403">
        <w:rPr>
          <w:rFonts w:ascii="Times New Roman" w:eastAsia="CIDFont+F1" w:hAnsi="Times New Roman" w:cs="Times New Roman"/>
          <w:color w:val="000000" w:themeColor="text1"/>
          <w:sz w:val="24"/>
          <w:szCs w:val="24"/>
          <w:vertAlign w:val="superscript"/>
          <w:lang w:val="en-US" w:eastAsia="en-US"/>
        </w:rPr>
        <w:t>nd</w:t>
      </w:r>
      <w:r w:rsidRPr="00887403">
        <w:rPr>
          <w:rFonts w:ascii="Times New Roman" w:eastAsia="CIDFont+F1" w:hAnsi="Times New Roman" w:cs="Times New Roman"/>
          <w:color w:val="000000" w:themeColor="text1"/>
          <w:sz w:val="24"/>
          <w:szCs w:val="24"/>
          <w:lang w:val="en-US" w:eastAsia="en-US"/>
        </w:rPr>
        <w:t xml:space="preserve"> ed., Taylor &amp; Francis, London. </w:t>
      </w:r>
    </w:p>
    <w:p w14:paraId="76760942"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CIDFont+F1" w:hAnsi="Times New Roman" w:cs="Times New Roman"/>
          <w:color w:val="000000" w:themeColor="text1"/>
          <w:sz w:val="24"/>
          <w:szCs w:val="24"/>
          <w:lang w:val="en-US" w:eastAsia="en-US"/>
        </w:rPr>
        <w:t xml:space="preserve">Cracknell, A.P. &amp; Hayes, L.W B., (2007), Introduction to Remote Sensing, Taylor &amp; Francis, London. </w:t>
      </w:r>
    </w:p>
    <w:p w14:paraId="294E2BBA"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Theme="minorHAnsi" w:hAnsi="Times New Roman" w:cs="Times New Roman"/>
          <w:color w:val="000000" w:themeColor="text1"/>
          <w:sz w:val="24"/>
          <w:szCs w:val="24"/>
          <w:lang w:eastAsia="en-US"/>
        </w:rPr>
        <w:t xml:space="preserve"> SchowengerdR .A. 1995 Techniques for Image processing and classification in Remote Sensing, Academic Press. New York.</w:t>
      </w:r>
    </w:p>
    <w:p w14:paraId="36F05710" w14:textId="77777777" w:rsidR="00CC6BD2" w:rsidRPr="00887403" w:rsidRDefault="00CC6BD2">
      <w:pPr>
        <w:pStyle w:val="ListParagraph"/>
        <w:numPr>
          <w:ilvl w:val="0"/>
          <w:numId w:val="15"/>
        </w:numPr>
        <w:autoSpaceDE w:val="0"/>
        <w:autoSpaceDN w:val="0"/>
        <w:adjustRightInd w:val="0"/>
        <w:rPr>
          <w:rFonts w:ascii="Times New Roman" w:eastAsia="CIDFont+F1" w:hAnsi="Times New Roman" w:cs="Times New Roman"/>
          <w:color w:val="000000" w:themeColor="text1"/>
          <w:sz w:val="24"/>
          <w:szCs w:val="24"/>
          <w:lang w:val="en-US" w:eastAsia="en-US"/>
        </w:rPr>
      </w:pPr>
      <w:r w:rsidRPr="00887403">
        <w:rPr>
          <w:rFonts w:ascii="Times New Roman" w:eastAsiaTheme="minorHAnsi" w:hAnsi="Times New Roman" w:cs="Times New Roman"/>
          <w:color w:val="000000" w:themeColor="text1"/>
          <w:sz w:val="24"/>
          <w:szCs w:val="24"/>
          <w:lang w:eastAsia="en-US"/>
        </w:rPr>
        <w:t xml:space="preserve"> Siegel, B.S. and Gillespie, A.R. 1994, (eds). Remote sensing and Image Interpretations, John Wiley and Sons, New York.</w:t>
      </w:r>
    </w:p>
    <w:p w14:paraId="3D48C825" w14:textId="77777777" w:rsidR="00CC6BD2" w:rsidRPr="00887403" w:rsidRDefault="00CC6BD2" w:rsidP="00CC6BD2">
      <w:pPr>
        <w:spacing w:after="160" w:line="259" w:lineRule="auto"/>
        <w:jc w:val="center"/>
        <w:rPr>
          <w:rFonts w:eastAsia="CIDFont+F1"/>
          <w:color w:val="000000" w:themeColor="text1"/>
          <w:lang w:val="en-US" w:eastAsia="en-US"/>
        </w:rPr>
      </w:pPr>
    </w:p>
    <w:p w14:paraId="2C330A49" w14:textId="77777777" w:rsidR="00CC6BD2" w:rsidRPr="00887403" w:rsidRDefault="00CC6BD2" w:rsidP="00CC6BD2">
      <w:pPr>
        <w:spacing w:after="160" w:line="259" w:lineRule="auto"/>
        <w:jc w:val="center"/>
        <w:rPr>
          <w:rFonts w:eastAsia="CIDFont+F1"/>
          <w:color w:val="000000" w:themeColor="text1"/>
          <w:lang w:val="en-US" w:eastAsia="en-US"/>
        </w:rPr>
      </w:pPr>
    </w:p>
    <w:p w14:paraId="3D1E5A00" w14:textId="77777777" w:rsidR="00CC6BD2" w:rsidRPr="00887403" w:rsidRDefault="00CC6BD2" w:rsidP="00CC6BD2">
      <w:pPr>
        <w:spacing w:after="160" w:line="259" w:lineRule="auto"/>
        <w:jc w:val="center"/>
        <w:rPr>
          <w:rFonts w:eastAsia="CIDFont+F1"/>
          <w:color w:val="000000" w:themeColor="text1"/>
          <w:lang w:val="en-US" w:eastAsia="en-US"/>
        </w:rPr>
      </w:pPr>
      <w:r w:rsidRPr="00887403">
        <w:rPr>
          <w:rFonts w:eastAsia="CIDFont+F1"/>
          <w:color w:val="000000" w:themeColor="text1"/>
          <w:lang w:val="en-US" w:eastAsia="en-US"/>
        </w:rPr>
        <w:t>**********************************</w:t>
      </w:r>
    </w:p>
    <w:p w14:paraId="506F96C7" w14:textId="77777777" w:rsidR="00CC6BD2" w:rsidRPr="00887403" w:rsidRDefault="00CC6BD2" w:rsidP="00CC6BD2">
      <w:pPr>
        <w:spacing w:after="160" w:line="259" w:lineRule="auto"/>
        <w:jc w:val="center"/>
        <w:rPr>
          <w:rFonts w:eastAsia="CIDFont+F1"/>
          <w:color w:val="000000" w:themeColor="text1"/>
          <w:lang w:val="en-US" w:eastAsia="en-US"/>
        </w:rPr>
      </w:pPr>
    </w:p>
    <w:p w14:paraId="63F835E5" w14:textId="77777777" w:rsidR="00CC6BD2" w:rsidRPr="00887403" w:rsidRDefault="00CC6BD2" w:rsidP="00CC6BD2">
      <w:pPr>
        <w:spacing w:after="160" w:line="259" w:lineRule="auto"/>
        <w:jc w:val="center"/>
        <w:rPr>
          <w:rFonts w:eastAsia="CIDFont+F1"/>
          <w:color w:val="000000" w:themeColor="text1"/>
          <w:lang w:val="en-US" w:eastAsia="en-US"/>
        </w:rPr>
      </w:pPr>
    </w:p>
    <w:p w14:paraId="443877B8" w14:textId="77777777" w:rsidR="00CC6BD2" w:rsidRPr="00887403" w:rsidRDefault="00CC6BD2" w:rsidP="00CC6BD2">
      <w:pPr>
        <w:spacing w:after="160" w:line="259" w:lineRule="auto"/>
        <w:jc w:val="center"/>
        <w:rPr>
          <w:rFonts w:eastAsia="CIDFont+F1"/>
          <w:color w:val="000000" w:themeColor="text1"/>
          <w:lang w:val="en-US" w:eastAsia="en-US"/>
        </w:rPr>
      </w:pPr>
    </w:p>
    <w:p w14:paraId="4555AC67" w14:textId="77777777" w:rsidR="00CC6BD2" w:rsidRPr="00887403" w:rsidRDefault="00CC6BD2" w:rsidP="00CC6BD2">
      <w:pPr>
        <w:spacing w:after="160" w:line="259" w:lineRule="auto"/>
        <w:jc w:val="center"/>
        <w:rPr>
          <w:rFonts w:eastAsia="CIDFont+F1"/>
          <w:color w:val="000000" w:themeColor="text1"/>
          <w:lang w:val="en-US" w:eastAsia="en-US"/>
        </w:rPr>
      </w:pPr>
    </w:p>
    <w:p w14:paraId="02C3CE1A" w14:textId="77777777" w:rsidR="00CC6BD2" w:rsidRDefault="00CC6BD2" w:rsidP="00CC6BD2">
      <w:pPr>
        <w:spacing w:after="160" w:line="259" w:lineRule="auto"/>
        <w:jc w:val="center"/>
        <w:rPr>
          <w:rFonts w:eastAsia="CIDFont+F1"/>
          <w:color w:val="000000" w:themeColor="text1"/>
          <w:lang w:val="en-US" w:eastAsia="en-US"/>
        </w:rPr>
      </w:pPr>
    </w:p>
    <w:p w14:paraId="0C40CF0D" w14:textId="77777777" w:rsidR="00A2561D" w:rsidRDefault="00A2561D" w:rsidP="00CC6BD2">
      <w:pPr>
        <w:spacing w:after="160" w:line="259" w:lineRule="auto"/>
        <w:jc w:val="center"/>
        <w:rPr>
          <w:rFonts w:eastAsia="CIDFont+F1"/>
          <w:color w:val="000000" w:themeColor="text1"/>
          <w:lang w:val="en-US" w:eastAsia="en-US"/>
        </w:rPr>
      </w:pPr>
    </w:p>
    <w:p w14:paraId="0607FC76" w14:textId="77777777" w:rsidR="00A2561D" w:rsidRDefault="00A2561D" w:rsidP="00CC6BD2">
      <w:pPr>
        <w:spacing w:after="160" w:line="259" w:lineRule="auto"/>
        <w:jc w:val="center"/>
        <w:rPr>
          <w:rFonts w:eastAsia="CIDFont+F1"/>
          <w:color w:val="000000" w:themeColor="text1"/>
          <w:lang w:val="en-US" w:eastAsia="en-US"/>
        </w:rPr>
      </w:pPr>
    </w:p>
    <w:p w14:paraId="1B8508B7" w14:textId="77777777" w:rsidR="00A2561D" w:rsidRDefault="00A2561D" w:rsidP="00CC6BD2">
      <w:pPr>
        <w:spacing w:after="160" w:line="259" w:lineRule="auto"/>
        <w:jc w:val="center"/>
        <w:rPr>
          <w:rFonts w:eastAsia="CIDFont+F1"/>
          <w:color w:val="000000" w:themeColor="text1"/>
          <w:lang w:val="en-US" w:eastAsia="en-US"/>
        </w:rPr>
      </w:pPr>
    </w:p>
    <w:p w14:paraId="38B7084C" w14:textId="77777777" w:rsidR="00A2561D" w:rsidRDefault="00A2561D" w:rsidP="00CC6BD2">
      <w:pPr>
        <w:spacing w:after="160" w:line="259" w:lineRule="auto"/>
        <w:jc w:val="center"/>
        <w:rPr>
          <w:rFonts w:eastAsia="CIDFont+F1"/>
          <w:color w:val="000000" w:themeColor="text1"/>
          <w:lang w:val="en-US" w:eastAsia="en-US"/>
        </w:rPr>
      </w:pPr>
    </w:p>
    <w:p w14:paraId="29EB5D3B" w14:textId="77777777" w:rsidR="00A2561D" w:rsidRDefault="00A2561D" w:rsidP="00CC6BD2">
      <w:pPr>
        <w:spacing w:after="160" w:line="259" w:lineRule="auto"/>
        <w:jc w:val="center"/>
        <w:rPr>
          <w:rFonts w:eastAsia="CIDFont+F1"/>
          <w:color w:val="000000" w:themeColor="text1"/>
          <w:lang w:val="en-US" w:eastAsia="en-US"/>
        </w:rPr>
      </w:pPr>
    </w:p>
    <w:p w14:paraId="38243E97" w14:textId="77777777" w:rsidR="00A2561D" w:rsidRDefault="00A2561D" w:rsidP="00CC6BD2">
      <w:pPr>
        <w:spacing w:after="160" w:line="259" w:lineRule="auto"/>
        <w:jc w:val="center"/>
        <w:rPr>
          <w:rFonts w:eastAsia="CIDFont+F1"/>
          <w:color w:val="000000" w:themeColor="text1"/>
          <w:lang w:val="en-US" w:eastAsia="en-US"/>
        </w:rPr>
      </w:pPr>
    </w:p>
    <w:p w14:paraId="5064E0BC" w14:textId="77777777" w:rsidR="00A2561D" w:rsidRDefault="00A2561D" w:rsidP="00CC6BD2">
      <w:pPr>
        <w:spacing w:after="160" w:line="259" w:lineRule="auto"/>
        <w:jc w:val="center"/>
        <w:rPr>
          <w:rFonts w:eastAsia="CIDFont+F1"/>
          <w:color w:val="000000" w:themeColor="text1"/>
          <w:lang w:val="en-US" w:eastAsia="en-US"/>
        </w:rPr>
      </w:pPr>
    </w:p>
    <w:p w14:paraId="4BACF924" w14:textId="77777777" w:rsidR="00A2561D" w:rsidRPr="00887403" w:rsidRDefault="00A2561D" w:rsidP="00CC6BD2">
      <w:pPr>
        <w:spacing w:after="160" w:line="259" w:lineRule="auto"/>
        <w:jc w:val="center"/>
        <w:rPr>
          <w:rFonts w:eastAsia="CIDFont+F1"/>
          <w:color w:val="000000" w:themeColor="text1"/>
          <w:lang w:val="en-US" w:eastAsia="en-US"/>
        </w:rPr>
      </w:pPr>
    </w:p>
    <w:p w14:paraId="2CC67764" w14:textId="77777777" w:rsidR="00CC6BD2" w:rsidRPr="00887403" w:rsidRDefault="00CC6BD2" w:rsidP="00CC6BD2">
      <w:pPr>
        <w:spacing w:after="160" w:line="259" w:lineRule="auto"/>
        <w:jc w:val="center"/>
        <w:rPr>
          <w:rFonts w:eastAsia="CIDFont+F1"/>
          <w:color w:val="000000" w:themeColor="text1"/>
          <w:lang w:val="en-US" w:eastAsia="en-US"/>
        </w:rPr>
      </w:pPr>
    </w:p>
    <w:p w14:paraId="54DEF6CB" w14:textId="77777777" w:rsidR="00CC6BD2" w:rsidRPr="00887403" w:rsidRDefault="00CC6BD2" w:rsidP="00CC6BD2">
      <w:pPr>
        <w:spacing w:after="160" w:line="259" w:lineRule="auto"/>
        <w:jc w:val="center"/>
        <w:rPr>
          <w:rFonts w:eastAsia="CIDFont+F1"/>
          <w:color w:val="000000" w:themeColor="text1"/>
          <w:lang w:val="en-US" w:eastAsia="en-US"/>
        </w:rPr>
      </w:pPr>
    </w:p>
    <w:p w14:paraId="08AEB4D3" w14:textId="77777777" w:rsidR="00CC6BD2" w:rsidRPr="00887403" w:rsidRDefault="00CC6BD2" w:rsidP="00CC6BD2">
      <w:pPr>
        <w:spacing w:after="160" w:line="259" w:lineRule="auto"/>
        <w:jc w:val="center"/>
        <w:rPr>
          <w:rFonts w:eastAsia="CIDFont+F1"/>
          <w:color w:val="000000" w:themeColor="text1"/>
          <w:lang w:val="en-US" w:eastAsia="en-US"/>
        </w:rPr>
      </w:pPr>
    </w:p>
    <w:p w14:paraId="1E58D87C" w14:textId="77777777" w:rsidR="00B67B07" w:rsidRDefault="00B67B07" w:rsidP="00B67B07">
      <w:pPr>
        <w:spacing w:line="276" w:lineRule="auto"/>
        <w:jc w:val="both"/>
        <w:rPr>
          <w:b/>
          <w:color w:val="000000" w:themeColor="text1"/>
          <w:lang w:val="en-US"/>
        </w:rPr>
      </w:pPr>
    </w:p>
    <w:p w14:paraId="2CD7ECD2" w14:textId="77777777" w:rsidR="00B67B07" w:rsidRPr="00887403" w:rsidRDefault="00B67B07" w:rsidP="00B67B07">
      <w:pPr>
        <w:spacing w:line="276" w:lineRule="auto"/>
        <w:jc w:val="both"/>
        <w:rPr>
          <w:b/>
          <w:color w:val="000000" w:themeColor="text1"/>
          <w:lang w:val="en-US"/>
        </w:rPr>
      </w:pPr>
    </w:p>
    <w:tbl>
      <w:tblPr>
        <w:tblStyle w:val="TableGrid"/>
        <w:tblW w:w="10429" w:type="dxa"/>
        <w:tblInd w:w="108" w:type="dxa"/>
        <w:tblLook w:val="04A0" w:firstRow="1" w:lastRow="0" w:firstColumn="1" w:lastColumn="0" w:noHBand="0" w:noVBand="1"/>
      </w:tblPr>
      <w:tblGrid>
        <w:gridCol w:w="1018"/>
        <w:gridCol w:w="8034"/>
        <w:gridCol w:w="1377"/>
      </w:tblGrid>
      <w:tr w:rsidR="00B67B07" w:rsidRPr="00887403" w14:paraId="6AB540F0" w14:textId="77777777" w:rsidTr="00FB55C3">
        <w:trPr>
          <w:trHeight w:val="1035"/>
        </w:trPr>
        <w:tc>
          <w:tcPr>
            <w:tcW w:w="1018" w:type="dxa"/>
            <w:vAlign w:val="center"/>
          </w:tcPr>
          <w:p w14:paraId="31C25CAA" w14:textId="77777777" w:rsidR="00B67B07" w:rsidRPr="00887403" w:rsidRDefault="00B67B07" w:rsidP="00FB55C3">
            <w:pPr>
              <w:jc w:val="center"/>
              <w:rPr>
                <w:b/>
                <w:color w:val="000000" w:themeColor="text1"/>
              </w:rPr>
            </w:pPr>
            <w:r w:rsidRPr="00887403">
              <w:rPr>
                <w:b/>
                <w:color w:val="000000" w:themeColor="text1"/>
              </w:rPr>
              <w:lastRenderedPageBreak/>
              <w:t>Paper I</w:t>
            </w:r>
          </w:p>
          <w:p w14:paraId="0869AA8C" w14:textId="77777777" w:rsidR="00B67B07" w:rsidRPr="00887403" w:rsidRDefault="00B67B07" w:rsidP="00FB55C3">
            <w:pPr>
              <w:jc w:val="center"/>
              <w:rPr>
                <w:b/>
                <w:color w:val="000000" w:themeColor="text1"/>
              </w:rPr>
            </w:pPr>
            <w:r w:rsidRPr="00887403">
              <w:rPr>
                <w:b/>
                <w:color w:val="000000" w:themeColor="text1"/>
              </w:rPr>
              <w:t>Core Course</w:t>
            </w:r>
          </w:p>
        </w:tc>
        <w:tc>
          <w:tcPr>
            <w:tcW w:w="8050" w:type="dxa"/>
            <w:vAlign w:val="center"/>
          </w:tcPr>
          <w:p w14:paraId="58C06698" w14:textId="77777777" w:rsidR="00B67B07" w:rsidRPr="00887403" w:rsidRDefault="00B67B07" w:rsidP="00FB55C3">
            <w:pPr>
              <w:spacing w:before="240"/>
              <w:jc w:val="center"/>
              <w:rPr>
                <w:rFonts w:eastAsiaTheme="minorHAnsi"/>
                <w:b/>
                <w:bCs/>
                <w:lang w:eastAsia="en-US"/>
              </w:rPr>
            </w:pPr>
            <w:r w:rsidRPr="00887403">
              <w:rPr>
                <w:rFonts w:eastAsiaTheme="minorHAnsi"/>
                <w:b/>
                <w:bCs/>
                <w:lang w:eastAsia="en-US"/>
              </w:rPr>
              <w:t xml:space="preserve">RESEARCH METHODOLOGY </w:t>
            </w:r>
          </w:p>
          <w:p w14:paraId="682CB5B9" w14:textId="0C02FA71" w:rsidR="00B67B07" w:rsidRPr="00887403" w:rsidRDefault="00B67B07" w:rsidP="00FB55C3">
            <w:pPr>
              <w:spacing w:before="240"/>
              <w:rPr>
                <w:b/>
                <w:bCs/>
                <w:color w:val="000000" w:themeColor="text1"/>
              </w:rPr>
            </w:pPr>
            <w:r w:rsidRPr="00887403">
              <w:rPr>
                <w:b/>
                <w:bCs/>
                <w:color w:val="000000" w:themeColor="text1"/>
              </w:rPr>
              <w:t xml:space="preserve">L-T-P-C: </w:t>
            </w:r>
            <w:r w:rsidR="00383914">
              <w:rPr>
                <w:b/>
                <w:bCs/>
                <w:color w:val="000000" w:themeColor="text1"/>
              </w:rPr>
              <w:t>3-1-0-4</w:t>
            </w:r>
            <w:r w:rsidRPr="00887403">
              <w:rPr>
                <w:b/>
                <w:bCs/>
                <w:color w:val="000000" w:themeColor="text1"/>
              </w:rPr>
              <w:tab/>
              <w:t xml:space="preserve">  Credit Units: 4             Scheme of Evaluation: (T)</w:t>
            </w:r>
          </w:p>
        </w:tc>
        <w:tc>
          <w:tcPr>
            <w:tcW w:w="1361" w:type="dxa"/>
            <w:vAlign w:val="center"/>
          </w:tcPr>
          <w:p w14:paraId="1644789D" w14:textId="77777777" w:rsidR="00B67B07" w:rsidRPr="00887403" w:rsidRDefault="00B67B07" w:rsidP="00FB55C3">
            <w:pPr>
              <w:jc w:val="center"/>
              <w:rPr>
                <w:b/>
                <w:bCs/>
                <w:color w:val="000000" w:themeColor="text1"/>
              </w:rPr>
            </w:pPr>
            <w:r w:rsidRPr="00887403">
              <w:rPr>
                <w:b/>
                <w:bCs/>
                <w:color w:val="000000" w:themeColor="text1"/>
              </w:rPr>
              <w:t>Subject Code:</w:t>
            </w:r>
          </w:p>
          <w:p w14:paraId="5BD3E2EB" w14:textId="3FE28085" w:rsidR="00B67B07" w:rsidRPr="00887403" w:rsidRDefault="00B67B07" w:rsidP="00FB55C3">
            <w:pPr>
              <w:spacing w:before="240"/>
              <w:jc w:val="center"/>
              <w:rPr>
                <w:b/>
                <w:bCs/>
                <w:color w:val="000000" w:themeColor="text1"/>
              </w:rPr>
            </w:pPr>
            <w:r w:rsidRPr="00887403">
              <w:rPr>
                <w:b/>
                <w:bCs/>
                <w:color w:val="000000" w:themeColor="text1"/>
              </w:rPr>
              <w:t xml:space="preserve">GEOI164C </w:t>
            </w:r>
            <w:r>
              <w:rPr>
                <w:b/>
                <w:bCs/>
                <w:color w:val="000000" w:themeColor="text1"/>
              </w:rPr>
              <w:t>3</w:t>
            </w:r>
            <w:r w:rsidR="0039226B">
              <w:rPr>
                <w:b/>
                <w:bCs/>
                <w:color w:val="000000" w:themeColor="text1"/>
              </w:rPr>
              <w:t>0</w:t>
            </w:r>
            <w:r w:rsidR="00383914">
              <w:rPr>
                <w:b/>
                <w:bCs/>
                <w:color w:val="000000" w:themeColor="text1"/>
              </w:rPr>
              <w:t>2</w:t>
            </w:r>
          </w:p>
        </w:tc>
      </w:tr>
    </w:tbl>
    <w:p w14:paraId="468922C9" w14:textId="77777777" w:rsidR="00B67B07" w:rsidRPr="00887403" w:rsidRDefault="00B67B07" w:rsidP="00B67B07">
      <w:pPr>
        <w:spacing w:line="276" w:lineRule="auto"/>
        <w:jc w:val="both"/>
        <w:rPr>
          <w:b/>
          <w:color w:val="000000" w:themeColor="text1"/>
          <w:lang w:val="en-US"/>
        </w:rPr>
      </w:pPr>
    </w:p>
    <w:p w14:paraId="16084C91" w14:textId="77777777" w:rsidR="00B67B07" w:rsidRPr="00887403" w:rsidRDefault="00B67B07" w:rsidP="00B67B07">
      <w:pPr>
        <w:spacing w:line="276" w:lineRule="auto"/>
        <w:jc w:val="both"/>
        <w:rPr>
          <w:b/>
          <w:color w:val="000000" w:themeColor="text1"/>
          <w:lang w:val="en-US"/>
        </w:rPr>
      </w:pPr>
    </w:p>
    <w:p w14:paraId="576E1E75" w14:textId="77777777" w:rsidR="00B67B07" w:rsidRPr="00887403" w:rsidRDefault="00B67B07" w:rsidP="00B67B07">
      <w:pPr>
        <w:widowControl w:val="0"/>
        <w:autoSpaceDE w:val="0"/>
        <w:autoSpaceDN w:val="0"/>
        <w:jc w:val="both"/>
        <w:rPr>
          <w:rFonts w:eastAsia="TimesNewRomanPS-BoldMT"/>
          <w:b/>
          <w:color w:val="000000"/>
        </w:rPr>
      </w:pPr>
      <w:r w:rsidRPr="00887403">
        <w:rPr>
          <w:rFonts w:eastAsia="TimesNewRomanPS-BoldMT"/>
          <w:b/>
          <w:color w:val="000000"/>
        </w:rPr>
        <w:t xml:space="preserve">Course Objectives: </w:t>
      </w:r>
    </w:p>
    <w:p w14:paraId="369348CB" w14:textId="77777777" w:rsidR="00B67B07" w:rsidRPr="00887403" w:rsidRDefault="00B67B07" w:rsidP="00B67B07">
      <w:pPr>
        <w:widowControl w:val="0"/>
        <w:autoSpaceDE w:val="0"/>
        <w:autoSpaceDN w:val="0"/>
        <w:jc w:val="both"/>
        <w:rPr>
          <w:bCs/>
          <w:i/>
          <w:iCs/>
          <w:lang w:val="en-GB" w:eastAsia="en-US"/>
        </w:rPr>
      </w:pPr>
      <w:r w:rsidRPr="00887403">
        <w:rPr>
          <w:rFonts w:eastAsia="TimesNewRomanPS-BoldMT"/>
          <w:bCs/>
          <w:i/>
          <w:iCs/>
          <w:color w:val="000000"/>
        </w:rPr>
        <w:t xml:space="preserve">The course aims to make the students </w:t>
      </w:r>
      <w:r w:rsidRPr="00887403">
        <w:rPr>
          <w:bCs/>
          <w:i/>
          <w:iCs/>
          <w:lang w:val="en-GB" w:eastAsia="en-US"/>
        </w:rPr>
        <w:t>understand the basics of qualitative and quantitative research, literature review, data collection, identification of research problem, formulate research objectives and research questions, formulation of hypothesis and testing, framing of questionnaires, techniques of collection of both qualitative and quantitative data and their analysis.</w:t>
      </w:r>
    </w:p>
    <w:p w14:paraId="4B5C68DD" w14:textId="77777777" w:rsidR="00B67B07" w:rsidRPr="00887403" w:rsidRDefault="00B67B07" w:rsidP="00B67B07">
      <w:pPr>
        <w:widowControl w:val="0"/>
        <w:autoSpaceDE w:val="0"/>
        <w:autoSpaceDN w:val="0"/>
        <w:jc w:val="both"/>
        <w:rPr>
          <w:bCs/>
          <w:i/>
          <w:iCs/>
          <w:lang w:val="en-GB" w:eastAsia="en-US"/>
        </w:rPr>
      </w:pPr>
    </w:p>
    <w:p w14:paraId="332FCD50" w14:textId="77777777" w:rsidR="00B67B07" w:rsidRPr="00887403" w:rsidRDefault="00B67B07" w:rsidP="00B67B07">
      <w:pPr>
        <w:spacing w:before="10" w:after="40"/>
        <w:jc w:val="both"/>
        <w:rPr>
          <w:b/>
          <w:bCs/>
          <w:color w:val="000000"/>
        </w:rPr>
      </w:pPr>
      <w:r w:rsidRPr="00887403">
        <w:rPr>
          <w:rFonts w:eastAsia="TimesNewRomanPS-BoldMT"/>
          <w:b/>
          <w:color w:val="000000"/>
        </w:rPr>
        <w:t>Course Outcomes:</w:t>
      </w:r>
    </w:p>
    <w:p w14:paraId="4BE44689" w14:textId="77777777" w:rsidR="00B67B07" w:rsidRPr="00887403" w:rsidRDefault="00B67B07" w:rsidP="00B67B07">
      <w:pPr>
        <w:tabs>
          <w:tab w:val="left" w:pos="423"/>
        </w:tabs>
        <w:spacing w:line="221" w:lineRule="auto"/>
        <w:ind w:right="460"/>
        <w:rPr>
          <w:color w:val="000000"/>
          <w:lang w:val="en-GB"/>
        </w:rPr>
      </w:pPr>
      <w:r w:rsidRPr="00887403">
        <w:rPr>
          <w:color w:val="000000"/>
          <w:lang w:val="en-GB"/>
        </w:rPr>
        <w:t xml:space="preserve">After the completion of course, the students will have ability to: </w:t>
      </w:r>
    </w:p>
    <w:p w14:paraId="0F72D2C2" w14:textId="77777777" w:rsidR="00B67B07" w:rsidRPr="00887403" w:rsidRDefault="00B67B07" w:rsidP="00B67B07">
      <w:pPr>
        <w:tabs>
          <w:tab w:val="left" w:pos="423"/>
        </w:tabs>
        <w:spacing w:line="221" w:lineRule="auto"/>
        <w:ind w:right="460"/>
        <w:rPr>
          <w:color w:val="000000"/>
          <w:lang w:val="en-GB"/>
        </w:rPr>
      </w:pPr>
    </w:p>
    <w:p w14:paraId="430C1FEA" w14:textId="77777777" w:rsidR="00B67B07" w:rsidRPr="00887403" w:rsidRDefault="00B67B07" w:rsidP="00B67B07">
      <w:pPr>
        <w:pStyle w:val="ListParagraph"/>
        <w:widowControl w:val="0"/>
        <w:numPr>
          <w:ilvl w:val="0"/>
          <w:numId w:val="54"/>
        </w:numPr>
        <w:autoSpaceDE w:val="0"/>
        <w:autoSpaceDN w:val="0"/>
        <w:ind w:left="1134" w:hanging="774"/>
        <w:rPr>
          <w:rFonts w:ascii="Times New Roman" w:eastAsia="TimesNewRomanPSMT" w:hAnsi="Times New Roman" w:cs="Times New Roman"/>
          <w:sz w:val="24"/>
          <w:szCs w:val="24"/>
        </w:rPr>
      </w:pPr>
      <w:r w:rsidRPr="00887403">
        <w:rPr>
          <w:rFonts w:ascii="Times New Roman" w:eastAsia="TimesNewRomanPSMT" w:hAnsi="Times New Roman" w:cs="Times New Roman"/>
          <w:b/>
          <w:sz w:val="24"/>
          <w:szCs w:val="24"/>
        </w:rPr>
        <w:t xml:space="preserve">Define </w:t>
      </w:r>
      <w:r w:rsidRPr="00887403">
        <w:rPr>
          <w:rFonts w:ascii="Times New Roman" w:eastAsia="TimesNewRomanPSMT" w:hAnsi="Times New Roman" w:cs="Times New Roman"/>
          <w:bCs/>
          <w:sz w:val="24"/>
          <w:szCs w:val="24"/>
        </w:rPr>
        <w:t>the concepts and tools of research.</w:t>
      </w:r>
      <w:r w:rsidRPr="00887403">
        <w:rPr>
          <w:rFonts w:ascii="Times New Roman" w:eastAsia="TimesNewRomanPSMT" w:hAnsi="Times New Roman" w:cs="Times New Roman"/>
          <w:b/>
          <w:sz w:val="24"/>
          <w:szCs w:val="24"/>
        </w:rPr>
        <w:t xml:space="preserve"> </w:t>
      </w:r>
      <w:r w:rsidRPr="00887403">
        <w:rPr>
          <w:rFonts w:ascii="Times New Roman" w:eastAsia="TimesNewRomanPSMT" w:hAnsi="Times New Roman" w:cs="Times New Roman"/>
          <w:sz w:val="24"/>
          <w:szCs w:val="24"/>
        </w:rPr>
        <w:t xml:space="preserve"> </w:t>
      </w:r>
    </w:p>
    <w:p w14:paraId="433119C4" w14:textId="77777777" w:rsidR="00B67B07" w:rsidRPr="00887403" w:rsidRDefault="00B67B07" w:rsidP="00B67B07">
      <w:pPr>
        <w:pStyle w:val="ListParagraph"/>
        <w:widowControl w:val="0"/>
        <w:numPr>
          <w:ilvl w:val="0"/>
          <w:numId w:val="54"/>
        </w:numPr>
        <w:autoSpaceDE w:val="0"/>
        <w:autoSpaceDN w:val="0"/>
        <w:ind w:left="1134" w:hanging="774"/>
        <w:rPr>
          <w:rFonts w:ascii="Times New Roman" w:eastAsia="TimesNewRomanPSMT" w:hAnsi="Times New Roman" w:cs="Times New Roman"/>
          <w:sz w:val="24"/>
          <w:szCs w:val="24"/>
        </w:rPr>
      </w:pPr>
      <w:r w:rsidRPr="00887403">
        <w:rPr>
          <w:rFonts w:ascii="Times New Roman" w:eastAsia="TimesNewRomanPSMT" w:hAnsi="Times New Roman" w:cs="Times New Roman"/>
          <w:b/>
          <w:sz w:val="24"/>
          <w:szCs w:val="24"/>
        </w:rPr>
        <w:t xml:space="preserve">Infer </w:t>
      </w:r>
      <w:r w:rsidRPr="00887403">
        <w:rPr>
          <w:rFonts w:ascii="Times New Roman" w:eastAsia="TimesNewRomanPSMT" w:hAnsi="Times New Roman" w:cs="Times New Roman"/>
          <w:bCs/>
          <w:sz w:val="24"/>
          <w:szCs w:val="24"/>
        </w:rPr>
        <w:t>ideas that can be taken up for research work through literature review.</w:t>
      </w:r>
    </w:p>
    <w:p w14:paraId="4DB6522A" w14:textId="77777777" w:rsidR="00B67B07" w:rsidRPr="00887403" w:rsidRDefault="00B67B07" w:rsidP="00B67B07">
      <w:pPr>
        <w:pStyle w:val="ListParagraph"/>
        <w:widowControl w:val="0"/>
        <w:numPr>
          <w:ilvl w:val="0"/>
          <w:numId w:val="54"/>
        </w:numPr>
        <w:autoSpaceDE w:val="0"/>
        <w:autoSpaceDN w:val="0"/>
        <w:ind w:left="1134" w:hanging="774"/>
        <w:rPr>
          <w:rFonts w:ascii="Times New Roman" w:hAnsi="Times New Roman" w:cs="Times New Roman"/>
          <w:sz w:val="24"/>
          <w:szCs w:val="24"/>
          <w:lang w:val="en-US"/>
        </w:rPr>
      </w:pPr>
      <w:r w:rsidRPr="00887403">
        <w:rPr>
          <w:rFonts w:ascii="Times New Roman" w:eastAsia="TimesNewRomanPSMT" w:hAnsi="Times New Roman" w:cs="Times New Roman"/>
          <w:b/>
          <w:sz w:val="24"/>
          <w:szCs w:val="24"/>
        </w:rPr>
        <w:t xml:space="preserve">Develop </w:t>
      </w:r>
      <w:r w:rsidRPr="00887403">
        <w:rPr>
          <w:rFonts w:ascii="Times New Roman" w:eastAsia="TimesNewRomanPSMT" w:hAnsi="Times New Roman" w:cs="Times New Roman"/>
          <w:bCs/>
          <w:sz w:val="24"/>
          <w:szCs w:val="24"/>
        </w:rPr>
        <w:t>hypothesis and</w:t>
      </w:r>
      <w:r w:rsidRPr="00887403">
        <w:rPr>
          <w:rFonts w:ascii="Times New Roman" w:eastAsia="TimesNewRomanPSMT" w:hAnsi="Times New Roman" w:cs="Times New Roman"/>
          <w:b/>
          <w:sz w:val="24"/>
          <w:szCs w:val="24"/>
        </w:rPr>
        <w:t xml:space="preserve"> </w:t>
      </w:r>
      <w:r w:rsidRPr="00887403">
        <w:rPr>
          <w:rFonts w:ascii="Times New Roman" w:eastAsia="TimesNewRomanPSMT" w:hAnsi="Times New Roman" w:cs="Times New Roman"/>
          <w:sz w:val="24"/>
          <w:szCs w:val="24"/>
        </w:rPr>
        <w:t>research questions.</w:t>
      </w:r>
    </w:p>
    <w:p w14:paraId="667AE68E" w14:textId="77777777" w:rsidR="00B67B07" w:rsidRPr="00887403" w:rsidRDefault="00B67B07" w:rsidP="00B67B07">
      <w:pPr>
        <w:pStyle w:val="ListParagraph"/>
        <w:widowControl w:val="0"/>
        <w:numPr>
          <w:ilvl w:val="0"/>
          <w:numId w:val="54"/>
        </w:numPr>
        <w:autoSpaceDE w:val="0"/>
        <w:autoSpaceDN w:val="0"/>
        <w:ind w:left="1134" w:hanging="774"/>
        <w:rPr>
          <w:rFonts w:ascii="Times New Roman" w:hAnsi="Times New Roman" w:cs="Times New Roman"/>
          <w:sz w:val="24"/>
          <w:szCs w:val="24"/>
          <w:lang w:val="en-US"/>
        </w:rPr>
      </w:pPr>
      <w:r w:rsidRPr="00887403">
        <w:rPr>
          <w:rFonts w:ascii="Times New Roman" w:eastAsia="TimesNewRomanPSMT" w:hAnsi="Times New Roman" w:cs="Times New Roman"/>
          <w:b/>
          <w:sz w:val="24"/>
          <w:szCs w:val="24"/>
        </w:rPr>
        <w:t xml:space="preserve">Identify </w:t>
      </w:r>
      <w:r w:rsidRPr="00887403">
        <w:rPr>
          <w:rFonts w:ascii="Times New Roman" w:eastAsia="TimesNewRomanPSMT" w:hAnsi="Times New Roman" w:cs="Times New Roman"/>
          <w:bCs/>
          <w:sz w:val="24"/>
          <w:szCs w:val="24"/>
        </w:rPr>
        <w:t>appropriate data collection and sampling techniques</w:t>
      </w:r>
      <w:r w:rsidRPr="00887403">
        <w:rPr>
          <w:rFonts w:ascii="Times New Roman" w:eastAsia="TimesNewRomanPSMT" w:hAnsi="Times New Roman" w:cs="Times New Roman"/>
          <w:sz w:val="24"/>
          <w:szCs w:val="24"/>
        </w:rPr>
        <w:t>.</w:t>
      </w:r>
    </w:p>
    <w:p w14:paraId="13EBB280" w14:textId="77777777" w:rsidR="00B67B07" w:rsidRPr="00887403" w:rsidRDefault="00B67B07" w:rsidP="00B67B07">
      <w:pPr>
        <w:pStyle w:val="ListParagraph"/>
        <w:widowControl w:val="0"/>
        <w:numPr>
          <w:ilvl w:val="0"/>
          <w:numId w:val="54"/>
        </w:numPr>
        <w:tabs>
          <w:tab w:val="left" w:pos="423"/>
        </w:tabs>
        <w:autoSpaceDE w:val="0"/>
        <w:autoSpaceDN w:val="0"/>
        <w:spacing w:line="221" w:lineRule="auto"/>
        <w:ind w:left="1134" w:right="460" w:hanging="774"/>
        <w:rPr>
          <w:rFonts w:ascii="Times New Roman" w:hAnsi="Times New Roman" w:cs="Times New Roman"/>
          <w:color w:val="000000"/>
          <w:sz w:val="24"/>
          <w:szCs w:val="24"/>
          <w:lang w:val="en-GB"/>
        </w:rPr>
      </w:pPr>
      <w:r w:rsidRPr="00887403">
        <w:rPr>
          <w:rFonts w:ascii="Times New Roman" w:hAnsi="Times New Roman" w:cs="Times New Roman"/>
          <w:b/>
          <w:bCs/>
          <w:color w:val="000000"/>
          <w:sz w:val="24"/>
          <w:szCs w:val="24"/>
          <w:lang w:val="en-GB"/>
        </w:rPr>
        <w:t>Interpret</w:t>
      </w:r>
      <w:r w:rsidRPr="00887403">
        <w:rPr>
          <w:rFonts w:ascii="Times New Roman" w:hAnsi="Times New Roman" w:cs="Times New Roman"/>
          <w:color w:val="000000"/>
          <w:sz w:val="24"/>
          <w:szCs w:val="24"/>
          <w:lang w:val="en-GB"/>
        </w:rPr>
        <w:t xml:space="preserve"> the various types of data along with </w:t>
      </w:r>
      <w:r w:rsidRPr="00887403">
        <w:rPr>
          <w:rFonts w:ascii="Times New Roman" w:hAnsi="Times New Roman" w:cs="Times New Roman"/>
          <w:b/>
          <w:bCs/>
          <w:color w:val="000000"/>
          <w:sz w:val="24"/>
          <w:szCs w:val="24"/>
          <w:lang w:val="en-GB"/>
        </w:rPr>
        <w:t>critical evaluation</w:t>
      </w:r>
      <w:r w:rsidRPr="00887403">
        <w:rPr>
          <w:rFonts w:ascii="Times New Roman" w:hAnsi="Times New Roman" w:cs="Times New Roman"/>
          <w:color w:val="000000"/>
          <w:sz w:val="24"/>
          <w:szCs w:val="24"/>
          <w:lang w:val="en-GB"/>
        </w:rPr>
        <w:t xml:space="preserve">.  </w:t>
      </w:r>
    </w:p>
    <w:p w14:paraId="542B94F7" w14:textId="77777777" w:rsidR="00B67B07" w:rsidRPr="00887403" w:rsidRDefault="00B67B07" w:rsidP="00B67B07">
      <w:pPr>
        <w:pStyle w:val="ListParagraph"/>
        <w:widowControl w:val="0"/>
        <w:numPr>
          <w:ilvl w:val="0"/>
          <w:numId w:val="54"/>
        </w:numPr>
        <w:tabs>
          <w:tab w:val="left" w:pos="423"/>
        </w:tabs>
        <w:autoSpaceDE w:val="0"/>
        <w:autoSpaceDN w:val="0"/>
        <w:spacing w:line="221" w:lineRule="auto"/>
        <w:ind w:left="1134" w:right="460" w:hanging="774"/>
        <w:rPr>
          <w:rFonts w:ascii="Times New Roman" w:hAnsi="Times New Roman" w:cs="Times New Roman"/>
          <w:color w:val="000000"/>
          <w:sz w:val="24"/>
          <w:szCs w:val="24"/>
          <w:lang w:val="en-GB"/>
        </w:rPr>
      </w:pPr>
      <w:r w:rsidRPr="00887403">
        <w:rPr>
          <w:rFonts w:ascii="Times New Roman" w:hAnsi="Times New Roman" w:cs="Times New Roman"/>
          <w:b/>
          <w:bCs/>
          <w:color w:val="000000"/>
          <w:sz w:val="24"/>
          <w:szCs w:val="24"/>
          <w:lang w:val="en-GB"/>
        </w:rPr>
        <w:t xml:space="preserve">Design and develop </w:t>
      </w:r>
      <w:r w:rsidRPr="00887403">
        <w:rPr>
          <w:rFonts w:ascii="Times New Roman" w:hAnsi="Times New Roman" w:cs="Times New Roman"/>
          <w:color w:val="000000"/>
          <w:sz w:val="24"/>
          <w:szCs w:val="24"/>
          <w:lang w:val="en-GB"/>
        </w:rPr>
        <w:t>a scientific research report</w:t>
      </w:r>
    </w:p>
    <w:p w14:paraId="26FEB7FA" w14:textId="77777777" w:rsidR="00B67B07" w:rsidRPr="00887403" w:rsidRDefault="00B67B07" w:rsidP="00B67B07">
      <w:pPr>
        <w:spacing w:after="40" w:line="276" w:lineRule="auto"/>
        <w:jc w:val="both"/>
        <w:rPr>
          <w:rFonts w:eastAsia="TimesNewRomanPSMT"/>
          <w:color w:val="000000" w:themeColor="text1"/>
        </w:rPr>
      </w:pPr>
    </w:p>
    <w:p w14:paraId="14E4A90C" w14:textId="77777777" w:rsidR="00B67B07" w:rsidRPr="00887403" w:rsidRDefault="00B67B07" w:rsidP="00B67B07">
      <w:pPr>
        <w:spacing w:line="276" w:lineRule="auto"/>
        <w:jc w:val="both"/>
        <w:rPr>
          <w:b/>
          <w:color w:val="000000" w:themeColor="text1"/>
        </w:rPr>
      </w:pPr>
      <w:r w:rsidRPr="00887403">
        <w:rPr>
          <w:b/>
          <w:color w:val="000000" w:themeColor="text1"/>
        </w:rPr>
        <w:t xml:space="preserve">Detailed Syllabus: </w:t>
      </w:r>
    </w:p>
    <w:p w14:paraId="2335DFD1" w14:textId="77777777" w:rsidR="00B67B07" w:rsidRPr="00887403" w:rsidRDefault="00B67B07" w:rsidP="00B67B07">
      <w:pPr>
        <w:spacing w:line="276" w:lineRule="auto"/>
        <w:jc w:val="both"/>
        <w:rPr>
          <w:b/>
          <w:color w:val="000000" w:themeColor="text1"/>
          <w:u w:val="single"/>
        </w:rPr>
      </w:pPr>
    </w:p>
    <w:tbl>
      <w:tblPr>
        <w:tblStyle w:val="TableGrid"/>
        <w:tblW w:w="10433" w:type="dxa"/>
        <w:tblInd w:w="108" w:type="dxa"/>
        <w:tblLook w:val="04A0" w:firstRow="1" w:lastRow="0" w:firstColumn="1" w:lastColumn="0" w:noHBand="0" w:noVBand="1"/>
      </w:tblPr>
      <w:tblGrid>
        <w:gridCol w:w="1097"/>
        <w:gridCol w:w="7979"/>
        <w:gridCol w:w="1357"/>
      </w:tblGrid>
      <w:tr w:rsidR="00B67B07" w:rsidRPr="00887403" w14:paraId="680DDDAF" w14:textId="77777777" w:rsidTr="00FB55C3">
        <w:trPr>
          <w:trHeight w:val="567"/>
        </w:trPr>
        <w:tc>
          <w:tcPr>
            <w:tcW w:w="1076" w:type="dxa"/>
            <w:vAlign w:val="center"/>
          </w:tcPr>
          <w:p w14:paraId="64D82014" w14:textId="77777777" w:rsidR="00B67B07" w:rsidRPr="00887403" w:rsidRDefault="00B67B07" w:rsidP="00FB55C3">
            <w:pPr>
              <w:jc w:val="center"/>
              <w:rPr>
                <w:b/>
                <w:color w:val="000000" w:themeColor="text1"/>
              </w:rPr>
            </w:pPr>
            <w:r w:rsidRPr="00887403">
              <w:rPr>
                <w:b/>
                <w:color w:val="000000" w:themeColor="text1"/>
              </w:rPr>
              <w:t>Modules</w:t>
            </w:r>
          </w:p>
        </w:tc>
        <w:tc>
          <w:tcPr>
            <w:tcW w:w="7999" w:type="dxa"/>
            <w:vAlign w:val="center"/>
          </w:tcPr>
          <w:p w14:paraId="52538039" w14:textId="77777777" w:rsidR="00B67B07" w:rsidRPr="00887403" w:rsidRDefault="00B67B07" w:rsidP="00FB55C3">
            <w:pPr>
              <w:jc w:val="center"/>
              <w:rPr>
                <w:b/>
                <w:color w:val="000000" w:themeColor="text1"/>
              </w:rPr>
            </w:pPr>
            <w:r w:rsidRPr="00887403">
              <w:rPr>
                <w:b/>
                <w:bCs/>
                <w:color w:val="000000" w:themeColor="text1"/>
              </w:rPr>
              <w:t>Topics and Course Content</w:t>
            </w:r>
          </w:p>
        </w:tc>
        <w:tc>
          <w:tcPr>
            <w:tcW w:w="1358" w:type="dxa"/>
            <w:vAlign w:val="center"/>
          </w:tcPr>
          <w:p w14:paraId="686AE631" w14:textId="77777777" w:rsidR="00B67B07" w:rsidRPr="00887403" w:rsidRDefault="00B67B07" w:rsidP="00FB55C3">
            <w:pPr>
              <w:jc w:val="center"/>
              <w:rPr>
                <w:color w:val="000000" w:themeColor="text1"/>
              </w:rPr>
            </w:pPr>
            <w:r w:rsidRPr="00887403">
              <w:rPr>
                <w:b/>
                <w:bCs/>
                <w:color w:val="000000" w:themeColor="text1"/>
              </w:rPr>
              <w:t>Periods</w:t>
            </w:r>
          </w:p>
        </w:tc>
      </w:tr>
      <w:tr w:rsidR="00B67B07" w:rsidRPr="00887403" w14:paraId="13335D59" w14:textId="77777777" w:rsidTr="00FB55C3">
        <w:trPr>
          <w:trHeight w:val="1245"/>
        </w:trPr>
        <w:tc>
          <w:tcPr>
            <w:tcW w:w="1076" w:type="dxa"/>
            <w:vAlign w:val="center"/>
          </w:tcPr>
          <w:p w14:paraId="76FE7463" w14:textId="77777777" w:rsidR="00B67B07" w:rsidRPr="00887403" w:rsidRDefault="00B67B07" w:rsidP="00FB55C3">
            <w:pPr>
              <w:jc w:val="center"/>
              <w:rPr>
                <w:color w:val="000000" w:themeColor="text1"/>
              </w:rPr>
            </w:pPr>
            <w:r w:rsidRPr="00887403">
              <w:rPr>
                <w:color w:val="000000" w:themeColor="text1"/>
              </w:rPr>
              <w:t>Unit 1</w:t>
            </w:r>
          </w:p>
        </w:tc>
        <w:tc>
          <w:tcPr>
            <w:tcW w:w="7999" w:type="dxa"/>
            <w:vAlign w:val="center"/>
          </w:tcPr>
          <w:p w14:paraId="1AC3F6CC"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Research: Definition, Types (Pure and Applied) Classification,</w:t>
            </w:r>
          </w:p>
          <w:p w14:paraId="6ADFBB43"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Literature review.</w:t>
            </w:r>
            <w:r w:rsidRPr="00887403">
              <w:t xml:space="preserve"> </w:t>
            </w:r>
            <w:r w:rsidRPr="00887403">
              <w:rPr>
                <w:rFonts w:eastAsiaTheme="minorHAnsi"/>
                <w:color w:val="000000" w:themeColor="text1"/>
                <w:lang w:eastAsia="en-US"/>
              </w:rPr>
              <w:t>Research methodology in geosciences; Defining a research problem; Statement of the problem; Objectives, and hypothesis/ research questions, Database and methodology, significance, review of research works and bibliography and references.</w:t>
            </w:r>
          </w:p>
          <w:p w14:paraId="241FDA4D" w14:textId="77777777" w:rsidR="00B67B07" w:rsidRPr="00887403" w:rsidRDefault="00B67B07" w:rsidP="00FB55C3">
            <w:pPr>
              <w:autoSpaceDE w:val="0"/>
              <w:autoSpaceDN w:val="0"/>
              <w:adjustRightInd w:val="0"/>
              <w:rPr>
                <w:rFonts w:eastAsiaTheme="minorHAnsi"/>
                <w:color w:val="000000" w:themeColor="text1"/>
                <w:lang w:eastAsia="en-US"/>
              </w:rPr>
            </w:pPr>
          </w:p>
        </w:tc>
        <w:tc>
          <w:tcPr>
            <w:tcW w:w="1358" w:type="dxa"/>
            <w:vAlign w:val="center"/>
          </w:tcPr>
          <w:p w14:paraId="7506713E" w14:textId="77777777" w:rsidR="00B67B07" w:rsidRPr="00887403" w:rsidRDefault="00B67B07" w:rsidP="00FB55C3">
            <w:pPr>
              <w:jc w:val="center"/>
              <w:rPr>
                <w:color w:val="000000" w:themeColor="text1"/>
              </w:rPr>
            </w:pPr>
            <w:r w:rsidRPr="00887403">
              <w:rPr>
                <w:color w:val="000000" w:themeColor="text1"/>
              </w:rPr>
              <w:t>14</w:t>
            </w:r>
          </w:p>
        </w:tc>
      </w:tr>
      <w:tr w:rsidR="00B67B07" w:rsidRPr="00887403" w14:paraId="2EA08ACF" w14:textId="77777777" w:rsidTr="00FB55C3">
        <w:trPr>
          <w:trHeight w:val="1247"/>
        </w:trPr>
        <w:tc>
          <w:tcPr>
            <w:tcW w:w="1076" w:type="dxa"/>
            <w:vAlign w:val="center"/>
          </w:tcPr>
          <w:p w14:paraId="3490E2B2" w14:textId="77777777" w:rsidR="00B67B07" w:rsidRPr="00887403" w:rsidRDefault="00B67B07" w:rsidP="00FB55C3">
            <w:pPr>
              <w:jc w:val="center"/>
              <w:rPr>
                <w:color w:val="000000" w:themeColor="text1"/>
              </w:rPr>
            </w:pPr>
            <w:r w:rsidRPr="00887403">
              <w:rPr>
                <w:color w:val="000000" w:themeColor="text1"/>
              </w:rPr>
              <w:t>Unit 2</w:t>
            </w:r>
          </w:p>
        </w:tc>
        <w:tc>
          <w:tcPr>
            <w:tcW w:w="7999" w:type="dxa"/>
            <w:vAlign w:val="center"/>
          </w:tcPr>
          <w:p w14:paraId="35558574"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Routes of Explanation: Inductive and Deductive, Hypothesis, Theories, Laws and Models, Research Question, Objectives and Significance of Research,</w:t>
            </w:r>
          </w:p>
          <w:p w14:paraId="2CED9539"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Research Design: Data Collection and Analysis</w:t>
            </w:r>
          </w:p>
          <w:p w14:paraId="31827CA1" w14:textId="77777777" w:rsidR="00B67B07" w:rsidRPr="00887403" w:rsidRDefault="00B67B07" w:rsidP="00FB55C3">
            <w:pPr>
              <w:autoSpaceDE w:val="0"/>
              <w:autoSpaceDN w:val="0"/>
              <w:adjustRightInd w:val="0"/>
              <w:rPr>
                <w:rFonts w:eastAsiaTheme="minorHAnsi"/>
                <w:color w:val="000000" w:themeColor="text1"/>
                <w:lang w:eastAsia="en-US"/>
              </w:rPr>
            </w:pPr>
          </w:p>
        </w:tc>
        <w:tc>
          <w:tcPr>
            <w:tcW w:w="1358" w:type="dxa"/>
            <w:vAlign w:val="center"/>
          </w:tcPr>
          <w:p w14:paraId="75F40CEB" w14:textId="77777777" w:rsidR="00B67B07" w:rsidRPr="00887403" w:rsidRDefault="00B67B07" w:rsidP="00FB55C3">
            <w:pPr>
              <w:jc w:val="center"/>
              <w:rPr>
                <w:color w:val="000000" w:themeColor="text1"/>
              </w:rPr>
            </w:pPr>
            <w:r w:rsidRPr="00887403">
              <w:rPr>
                <w:color w:val="000000" w:themeColor="text1"/>
              </w:rPr>
              <w:t>12</w:t>
            </w:r>
          </w:p>
        </w:tc>
      </w:tr>
      <w:tr w:rsidR="00B67B07" w:rsidRPr="00887403" w14:paraId="51189557" w14:textId="77777777" w:rsidTr="00FB55C3">
        <w:trPr>
          <w:trHeight w:val="1447"/>
        </w:trPr>
        <w:tc>
          <w:tcPr>
            <w:tcW w:w="1076" w:type="dxa"/>
            <w:vAlign w:val="center"/>
          </w:tcPr>
          <w:p w14:paraId="5FF9EF5B" w14:textId="77777777" w:rsidR="00B67B07" w:rsidRPr="00887403" w:rsidRDefault="00B67B07" w:rsidP="00FB55C3">
            <w:pPr>
              <w:jc w:val="center"/>
              <w:rPr>
                <w:color w:val="000000" w:themeColor="text1"/>
              </w:rPr>
            </w:pPr>
            <w:r w:rsidRPr="00887403">
              <w:rPr>
                <w:color w:val="000000" w:themeColor="text1"/>
              </w:rPr>
              <w:t>Unit 3</w:t>
            </w:r>
          </w:p>
        </w:tc>
        <w:tc>
          <w:tcPr>
            <w:tcW w:w="7999" w:type="dxa"/>
            <w:vAlign w:val="center"/>
          </w:tcPr>
          <w:p w14:paraId="12604CD4"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Presentation of Research Findings: Types, role and significance; Questionnaire design (Open, Closed, Structured, And Non-structured), data collection, Post field processes: construction of data matrix, data processing and analysis; Role of quantitative techniques in Geography. Report Writing and Presentation,</w:t>
            </w:r>
          </w:p>
          <w:p w14:paraId="13702188"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 Scientific Journals (Impact Factor, Citation), Introduction to Web of Science, SCOPUS, , Mendeley and Google scholar</w:t>
            </w:r>
          </w:p>
          <w:p w14:paraId="4FC320F1" w14:textId="77777777" w:rsidR="00B67B07" w:rsidRPr="00887403" w:rsidRDefault="00B67B07" w:rsidP="00FB55C3">
            <w:pPr>
              <w:autoSpaceDE w:val="0"/>
              <w:autoSpaceDN w:val="0"/>
              <w:adjustRightInd w:val="0"/>
              <w:rPr>
                <w:color w:val="000000" w:themeColor="text1"/>
                <w:lang w:val="en-US"/>
              </w:rPr>
            </w:pPr>
          </w:p>
        </w:tc>
        <w:tc>
          <w:tcPr>
            <w:tcW w:w="1358" w:type="dxa"/>
            <w:vAlign w:val="center"/>
          </w:tcPr>
          <w:p w14:paraId="0BD3A2C8" w14:textId="77777777" w:rsidR="00B67B07" w:rsidRPr="00887403" w:rsidRDefault="00B67B07" w:rsidP="00FB55C3">
            <w:pPr>
              <w:jc w:val="center"/>
              <w:rPr>
                <w:color w:val="000000" w:themeColor="text1"/>
              </w:rPr>
            </w:pPr>
            <w:r w:rsidRPr="00887403">
              <w:rPr>
                <w:color w:val="000000" w:themeColor="text1"/>
              </w:rPr>
              <w:t>12</w:t>
            </w:r>
          </w:p>
        </w:tc>
      </w:tr>
      <w:tr w:rsidR="00B67B07" w:rsidRPr="00887403" w14:paraId="7A1C465C" w14:textId="77777777" w:rsidTr="00FB55C3">
        <w:trPr>
          <w:trHeight w:val="964"/>
        </w:trPr>
        <w:tc>
          <w:tcPr>
            <w:tcW w:w="1076" w:type="dxa"/>
            <w:vAlign w:val="center"/>
          </w:tcPr>
          <w:p w14:paraId="37261DC5" w14:textId="77777777" w:rsidR="00B67B07" w:rsidRPr="00887403" w:rsidRDefault="00B67B07" w:rsidP="00FB55C3">
            <w:pPr>
              <w:jc w:val="center"/>
              <w:rPr>
                <w:color w:val="000000" w:themeColor="text1"/>
              </w:rPr>
            </w:pPr>
            <w:r w:rsidRPr="00887403">
              <w:rPr>
                <w:color w:val="000000" w:themeColor="text1"/>
              </w:rPr>
              <w:t>Unit 4</w:t>
            </w:r>
          </w:p>
        </w:tc>
        <w:tc>
          <w:tcPr>
            <w:tcW w:w="7999" w:type="dxa"/>
            <w:vAlign w:val="center"/>
          </w:tcPr>
          <w:p w14:paraId="4C50EF60" w14:textId="77777777" w:rsidR="00B67B07" w:rsidRPr="00887403" w:rsidRDefault="00B67B07" w:rsidP="00FB55C3">
            <w:pPr>
              <w:autoSpaceDE w:val="0"/>
              <w:autoSpaceDN w:val="0"/>
              <w:adjustRightInd w:val="0"/>
              <w:rPr>
                <w:rFonts w:eastAsiaTheme="minorHAnsi"/>
                <w:color w:val="000000" w:themeColor="text1"/>
                <w:lang w:eastAsia="en-US"/>
              </w:rPr>
            </w:pPr>
            <w:r w:rsidRPr="00887403">
              <w:rPr>
                <w:rFonts w:eastAsiaTheme="minorHAnsi"/>
                <w:color w:val="000000" w:themeColor="text1"/>
                <w:lang w:eastAsia="en-US"/>
              </w:rPr>
              <w:t>Ethics in Scientific Research</w:t>
            </w:r>
            <w:r w:rsidRPr="00887403">
              <w:t xml:space="preserve">: </w:t>
            </w:r>
            <w:r w:rsidRPr="00887403">
              <w:rPr>
                <w:rFonts w:eastAsiaTheme="minorHAnsi"/>
                <w:color w:val="000000" w:themeColor="text1"/>
                <w:lang w:eastAsia="en-US"/>
              </w:rPr>
              <w:t xml:space="preserve">Plagiarism- classification and prevention; Intellectual property rights; Research </w:t>
            </w:r>
            <w:r w:rsidRPr="00887403">
              <w:rPr>
                <w:rFonts w:eastAsiaTheme="minorHAnsi"/>
                <w:lang w:eastAsia="en-US"/>
              </w:rPr>
              <w:t xml:space="preserve">report writing: </w:t>
            </w:r>
            <w:r w:rsidRPr="00887403">
              <w:rPr>
                <w:rFonts w:eastAsiaTheme="minorHAnsi"/>
                <w:color w:val="000000" w:themeColor="text1"/>
                <w:lang w:eastAsia="en-US"/>
              </w:rPr>
              <w:t>Structural components and presentation. Preliminary idea about URKUND, TURNITIN, DRILLBIT</w:t>
            </w:r>
          </w:p>
        </w:tc>
        <w:tc>
          <w:tcPr>
            <w:tcW w:w="1358" w:type="dxa"/>
            <w:vAlign w:val="center"/>
          </w:tcPr>
          <w:p w14:paraId="57FC036D" w14:textId="77777777" w:rsidR="00B67B07" w:rsidRPr="00887403" w:rsidRDefault="00B67B07" w:rsidP="00FB55C3">
            <w:pPr>
              <w:jc w:val="center"/>
              <w:rPr>
                <w:color w:val="000000" w:themeColor="text1"/>
              </w:rPr>
            </w:pPr>
            <w:r w:rsidRPr="00887403">
              <w:rPr>
                <w:color w:val="000000" w:themeColor="text1"/>
              </w:rPr>
              <w:t>10</w:t>
            </w:r>
          </w:p>
        </w:tc>
      </w:tr>
      <w:tr w:rsidR="00B67B07" w:rsidRPr="00887403" w14:paraId="1F6672A9" w14:textId="77777777" w:rsidTr="00FB55C3">
        <w:trPr>
          <w:trHeight w:val="340"/>
        </w:trPr>
        <w:tc>
          <w:tcPr>
            <w:tcW w:w="1076" w:type="dxa"/>
            <w:vAlign w:val="center"/>
          </w:tcPr>
          <w:p w14:paraId="29C4287E" w14:textId="77777777" w:rsidR="00B67B07" w:rsidRPr="00887403" w:rsidRDefault="00B67B07" w:rsidP="00FB55C3">
            <w:pPr>
              <w:jc w:val="center"/>
              <w:rPr>
                <w:b/>
                <w:color w:val="000000" w:themeColor="text1"/>
              </w:rPr>
            </w:pPr>
          </w:p>
        </w:tc>
        <w:tc>
          <w:tcPr>
            <w:tcW w:w="7999" w:type="dxa"/>
            <w:vAlign w:val="center"/>
          </w:tcPr>
          <w:p w14:paraId="655220FE" w14:textId="77777777" w:rsidR="00B67B07" w:rsidRPr="00887403" w:rsidRDefault="00B67B07" w:rsidP="00FB55C3">
            <w:pPr>
              <w:jc w:val="center"/>
              <w:rPr>
                <w:b/>
                <w:color w:val="000000" w:themeColor="text1"/>
              </w:rPr>
            </w:pPr>
            <w:r w:rsidRPr="00887403">
              <w:rPr>
                <w:b/>
                <w:color w:val="000000" w:themeColor="text1"/>
              </w:rPr>
              <w:t>Total</w:t>
            </w:r>
          </w:p>
        </w:tc>
        <w:tc>
          <w:tcPr>
            <w:tcW w:w="1358" w:type="dxa"/>
            <w:vAlign w:val="center"/>
          </w:tcPr>
          <w:p w14:paraId="1AC8AB75" w14:textId="77777777" w:rsidR="00B67B07" w:rsidRPr="00887403" w:rsidRDefault="00B67B07" w:rsidP="00FB55C3">
            <w:pPr>
              <w:jc w:val="center"/>
              <w:rPr>
                <w:b/>
                <w:color w:val="000000" w:themeColor="text1"/>
              </w:rPr>
            </w:pPr>
            <w:r w:rsidRPr="00887403">
              <w:rPr>
                <w:b/>
                <w:color w:val="000000" w:themeColor="text1"/>
              </w:rPr>
              <w:t>48</w:t>
            </w:r>
          </w:p>
        </w:tc>
      </w:tr>
    </w:tbl>
    <w:p w14:paraId="384977FD" w14:textId="77777777" w:rsidR="00B67B07" w:rsidRPr="00887403" w:rsidRDefault="00B67B07" w:rsidP="00B67B07">
      <w:pPr>
        <w:rPr>
          <w:b/>
          <w:color w:val="000000" w:themeColor="text1"/>
          <w:lang w:val="en-US"/>
        </w:rPr>
      </w:pPr>
    </w:p>
    <w:p w14:paraId="758D0065" w14:textId="77777777" w:rsidR="00B67B07" w:rsidRPr="00887403" w:rsidRDefault="00B67B07" w:rsidP="00B67B07">
      <w:pPr>
        <w:rPr>
          <w:b/>
          <w:color w:val="000000" w:themeColor="text1"/>
          <w:lang w:val="en-US"/>
        </w:rPr>
      </w:pPr>
    </w:p>
    <w:p w14:paraId="53CAE283" w14:textId="77777777" w:rsidR="000F2251" w:rsidRDefault="000F2251" w:rsidP="00B67B07">
      <w:pPr>
        <w:rPr>
          <w:b/>
          <w:color w:val="000000" w:themeColor="text1"/>
          <w:lang w:val="en-US"/>
        </w:rPr>
      </w:pPr>
    </w:p>
    <w:p w14:paraId="7A6B21F5" w14:textId="77777777" w:rsidR="000F2251" w:rsidRDefault="000F2251" w:rsidP="00B67B07">
      <w:pPr>
        <w:rPr>
          <w:b/>
          <w:color w:val="000000" w:themeColor="text1"/>
          <w:lang w:val="en-US"/>
        </w:rPr>
      </w:pPr>
    </w:p>
    <w:p w14:paraId="2EAECAB2" w14:textId="77777777" w:rsidR="000F2251" w:rsidRDefault="000F2251" w:rsidP="00B67B07">
      <w:pPr>
        <w:rPr>
          <w:b/>
          <w:color w:val="000000" w:themeColor="text1"/>
          <w:lang w:val="en-US"/>
        </w:rPr>
      </w:pPr>
    </w:p>
    <w:p w14:paraId="3D551A94" w14:textId="7B029F86" w:rsidR="00B67B07" w:rsidRPr="00887403" w:rsidRDefault="00B67B07" w:rsidP="00B67B07">
      <w:pPr>
        <w:rPr>
          <w:b/>
          <w:color w:val="000000" w:themeColor="text1"/>
          <w:lang w:val="en-US"/>
        </w:rPr>
      </w:pPr>
      <w:r w:rsidRPr="00887403">
        <w:rPr>
          <w:b/>
          <w:color w:val="000000" w:themeColor="text1"/>
          <w:lang w:val="en-US"/>
        </w:rPr>
        <w:lastRenderedPageBreak/>
        <w:t>References</w:t>
      </w:r>
    </w:p>
    <w:p w14:paraId="04E96B39" w14:textId="77777777" w:rsidR="00B67B07" w:rsidRPr="00887403" w:rsidRDefault="00B67B07" w:rsidP="00B67B07">
      <w:pPr>
        <w:rPr>
          <w:b/>
          <w:color w:val="000000" w:themeColor="text1"/>
          <w:lang w:val="en-US"/>
        </w:rPr>
      </w:pPr>
    </w:p>
    <w:p w14:paraId="09C319D1" w14:textId="77777777" w:rsidR="00B67B07" w:rsidRPr="00887403" w:rsidRDefault="00B67B07" w:rsidP="00B67B07">
      <w:pPr>
        <w:spacing w:before="10" w:after="40" w:line="276" w:lineRule="auto"/>
        <w:jc w:val="both"/>
        <w:rPr>
          <w:b/>
          <w:bCs/>
          <w:color w:val="000000"/>
        </w:rPr>
      </w:pPr>
      <w:r w:rsidRPr="00887403">
        <w:rPr>
          <w:b/>
          <w:bCs/>
          <w:color w:val="000000"/>
          <w:u w:val="single"/>
        </w:rPr>
        <w:t>Text Books</w:t>
      </w:r>
      <w:r w:rsidRPr="00887403">
        <w:rPr>
          <w:b/>
          <w:bCs/>
          <w:color w:val="000000"/>
        </w:rPr>
        <w:t>:</w:t>
      </w:r>
    </w:p>
    <w:p w14:paraId="1CC20B91" w14:textId="77777777" w:rsidR="00B67B07" w:rsidRPr="00887403" w:rsidRDefault="00B67B07" w:rsidP="00B67B07">
      <w:pPr>
        <w:spacing w:before="10" w:after="40"/>
        <w:ind w:left="360"/>
        <w:jc w:val="both"/>
        <w:rPr>
          <w:color w:val="000000"/>
        </w:rPr>
      </w:pPr>
      <w:r>
        <w:rPr>
          <w:color w:val="000000"/>
        </w:rPr>
        <w:t xml:space="preserve">1. </w:t>
      </w:r>
      <w:r w:rsidRPr="00887403">
        <w:rPr>
          <w:color w:val="000000"/>
        </w:rPr>
        <w:t>Harvey, D, 1969: Explanation in Geography, Scientific Publisher, Jodhpur.</w:t>
      </w:r>
    </w:p>
    <w:p w14:paraId="5B428CB2" w14:textId="77777777" w:rsidR="00B67B07" w:rsidRPr="00887403" w:rsidRDefault="00B67B07" w:rsidP="00B67B07">
      <w:pPr>
        <w:spacing w:before="10" w:after="40"/>
        <w:jc w:val="both"/>
        <w:rPr>
          <w:color w:val="000000"/>
        </w:rPr>
      </w:pPr>
      <w:r>
        <w:rPr>
          <w:color w:val="000000"/>
        </w:rPr>
        <w:t xml:space="preserve">      2. </w:t>
      </w:r>
      <w:r w:rsidRPr="00887403">
        <w:rPr>
          <w:color w:val="000000"/>
        </w:rPr>
        <w:t>Lenon, B., Cleves, P. 2015. Geography Fieldwork and Skills, Harper-Collins.</w:t>
      </w:r>
    </w:p>
    <w:p w14:paraId="231C6C65" w14:textId="77777777" w:rsidR="00B67B07" w:rsidRPr="00887403" w:rsidRDefault="00B67B07" w:rsidP="00B67B07">
      <w:pPr>
        <w:spacing w:before="10" w:after="40"/>
        <w:jc w:val="both"/>
        <w:rPr>
          <w:b/>
          <w:bCs/>
          <w:color w:val="000000"/>
        </w:rPr>
      </w:pPr>
      <w:r w:rsidRPr="00887403">
        <w:rPr>
          <w:b/>
          <w:bCs/>
          <w:color w:val="000000"/>
          <w:u w:val="single"/>
        </w:rPr>
        <w:t>Reference Books</w:t>
      </w:r>
      <w:r w:rsidRPr="00887403">
        <w:rPr>
          <w:b/>
          <w:bCs/>
          <w:color w:val="000000"/>
        </w:rPr>
        <w:t>:</w:t>
      </w:r>
    </w:p>
    <w:p w14:paraId="14772F78" w14:textId="77777777" w:rsidR="00B67B07" w:rsidRDefault="00B67B07" w:rsidP="00B67B07">
      <w:pPr>
        <w:widowControl w:val="0"/>
        <w:autoSpaceDE w:val="0"/>
        <w:autoSpaceDN w:val="0"/>
        <w:spacing w:before="120"/>
        <w:ind w:left="360"/>
        <w:jc w:val="both"/>
        <w:rPr>
          <w:color w:val="000000"/>
        </w:rPr>
      </w:pPr>
      <w:r>
        <w:rPr>
          <w:color w:val="000000"/>
        </w:rPr>
        <w:t xml:space="preserve">3.  </w:t>
      </w:r>
      <w:r w:rsidRPr="00887403">
        <w:rPr>
          <w:color w:val="000000"/>
        </w:rPr>
        <w:t xml:space="preserve">Evans, M., (1988): “Participant Observation: The Researcher as Research Tool” in Qualitative </w:t>
      </w:r>
      <w:r>
        <w:rPr>
          <w:color w:val="000000"/>
        </w:rPr>
        <w:t xml:space="preserve"> </w:t>
      </w:r>
    </w:p>
    <w:p w14:paraId="3B64BABA" w14:textId="77777777" w:rsidR="00B67B07" w:rsidRPr="00887403" w:rsidRDefault="00B67B07" w:rsidP="00B67B07">
      <w:pPr>
        <w:widowControl w:val="0"/>
        <w:autoSpaceDE w:val="0"/>
        <w:autoSpaceDN w:val="0"/>
        <w:spacing w:before="120"/>
        <w:ind w:left="360"/>
        <w:jc w:val="both"/>
        <w:rPr>
          <w:color w:val="000000"/>
        </w:rPr>
      </w:pPr>
      <w:r>
        <w:rPr>
          <w:color w:val="000000"/>
        </w:rPr>
        <w:t xml:space="preserve">     </w:t>
      </w:r>
      <w:r w:rsidRPr="00887403">
        <w:rPr>
          <w:color w:val="000000"/>
        </w:rPr>
        <w:t>Methods in Human Geography, eds. J. Eyles and D. Smith, Polity.</w:t>
      </w:r>
    </w:p>
    <w:p w14:paraId="225C4AE3" w14:textId="77777777" w:rsidR="00B67B07" w:rsidRPr="00887403" w:rsidRDefault="00B67B07" w:rsidP="00B67B07">
      <w:pPr>
        <w:widowControl w:val="0"/>
        <w:autoSpaceDE w:val="0"/>
        <w:autoSpaceDN w:val="0"/>
        <w:spacing w:before="120"/>
        <w:ind w:left="360"/>
        <w:jc w:val="both"/>
        <w:rPr>
          <w:color w:val="000000"/>
        </w:rPr>
      </w:pPr>
      <w:r>
        <w:rPr>
          <w:color w:val="000000"/>
        </w:rPr>
        <w:t xml:space="preserve">4.  </w:t>
      </w:r>
      <w:r w:rsidRPr="00887403">
        <w:rPr>
          <w:color w:val="000000"/>
        </w:rPr>
        <w:t>Special Issue on “Doing Fieldwork” The Geographical Review 91:1-2 (2001).</w:t>
      </w:r>
    </w:p>
    <w:p w14:paraId="49B1ADB9" w14:textId="77777777" w:rsidR="00B67B07" w:rsidRPr="00887403" w:rsidRDefault="00B67B07" w:rsidP="00B67B07">
      <w:pPr>
        <w:widowControl w:val="0"/>
        <w:autoSpaceDE w:val="0"/>
        <w:autoSpaceDN w:val="0"/>
        <w:spacing w:before="120"/>
        <w:ind w:left="360"/>
        <w:jc w:val="both"/>
        <w:rPr>
          <w:color w:val="000000"/>
        </w:rPr>
      </w:pPr>
      <w:r>
        <w:rPr>
          <w:color w:val="000000"/>
        </w:rPr>
        <w:t xml:space="preserve">5.  </w:t>
      </w:r>
      <w:r w:rsidRPr="00887403">
        <w:rPr>
          <w:color w:val="000000"/>
        </w:rPr>
        <w:t>Stoddard, R. H., (1982): Field Techniques and Research Methods in Geography, Kendall/Hunt.</w:t>
      </w:r>
    </w:p>
    <w:p w14:paraId="40626215" w14:textId="77777777" w:rsidR="00B67B07" w:rsidRPr="00887403" w:rsidRDefault="00B67B07" w:rsidP="00B67B07">
      <w:pPr>
        <w:widowControl w:val="0"/>
        <w:autoSpaceDE w:val="0"/>
        <w:autoSpaceDN w:val="0"/>
        <w:spacing w:before="120"/>
        <w:ind w:left="360"/>
        <w:jc w:val="both"/>
        <w:rPr>
          <w:color w:val="000000"/>
        </w:rPr>
      </w:pPr>
      <w:r>
        <w:rPr>
          <w:color w:val="000000"/>
        </w:rPr>
        <w:t xml:space="preserve">6.  </w:t>
      </w:r>
      <w:r w:rsidRPr="00887403">
        <w:rPr>
          <w:color w:val="000000"/>
        </w:rPr>
        <w:t>Wolcott, H., (1995): The Art of Fieldwork, Alta Mira Press, Walnut Creek, CA.</w:t>
      </w:r>
    </w:p>
    <w:p w14:paraId="19598B3C" w14:textId="77777777" w:rsidR="00B67B07" w:rsidRDefault="00B67B07" w:rsidP="00B67B07">
      <w:pPr>
        <w:spacing w:before="10" w:after="40"/>
        <w:ind w:left="360"/>
        <w:jc w:val="both"/>
        <w:rPr>
          <w:color w:val="000000"/>
        </w:rPr>
      </w:pPr>
      <w:r>
        <w:rPr>
          <w:color w:val="000000"/>
        </w:rPr>
        <w:t xml:space="preserve">8.  </w:t>
      </w:r>
      <w:r w:rsidRPr="00887403">
        <w:rPr>
          <w:color w:val="000000"/>
        </w:rPr>
        <w:t xml:space="preserve">Northey, N., Draper, D., Knight, D.B. 2015. Making Sense in Geography and Environmental </w:t>
      </w:r>
      <w:r>
        <w:rPr>
          <w:color w:val="000000"/>
        </w:rPr>
        <w:t xml:space="preserve"> </w:t>
      </w:r>
    </w:p>
    <w:p w14:paraId="1B3F3AD7" w14:textId="77777777" w:rsidR="00B67B07" w:rsidRPr="00887403" w:rsidRDefault="00B67B07" w:rsidP="00B67B07">
      <w:pPr>
        <w:spacing w:before="10" w:after="40"/>
        <w:ind w:left="360"/>
        <w:jc w:val="both"/>
        <w:rPr>
          <w:color w:val="000000"/>
        </w:rPr>
      </w:pPr>
      <w:r>
        <w:rPr>
          <w:color w:val="000000"/>
        </w:rPr>
        <w:t xml:space="preserve">     </w:t>
      </w:r>
      <w:r w:rsidRPr="00887403">
        <w:rPr>
          <w:color w:val="000000"/>
        </w:rPr>
        <w:t>Sciences:A Student's Guide to Research and Writing, 6th ed, Oxford University Press.</w:t>
      </w:r>
    </w:p>
    <w:p w14:paraId="63C10CDD" w14:textId="77777777" w:rsidR="00B67B07" w:rsidRDefault="00B67B07" w:rsidP="00B67B07">
      <w:pPr>
        <w:spacing w:before="10" w:after="40"/>
        <w:ind w:left="360"/>
        <w:jc w:val="both"/>
        <w:rPr>
          <w:color w:val="000000"/>
        </w:rPr>
      </w:pPr>
      <w:r>
        <w:rPr>
          <w:color w:val="000000"/>
        </w:rPr>
        <w:t xml:space="preserve">9.   </w:t>
      </w:r>
      <w:r w:rsidRPr="00887403">
        <w:rPr>
          <w:color w:val="000000"/>
        </w:rPr>
        <w:t xml:space="preserve">Parsons, T., Knight, P.G. 2015. How To Do Your Dissertation in Geography and Related </w:t>
      </w:r>
      <w:r>
        <w:rPr>
          <w:color w:val="000000"/>
        </w:rPr>
        <w:t xml:space="preserve"> </w:t>
      </w:r>
    </w:p>
    <w:p w14:paraId="0017746C" w14:textId="77777777" w:rsidR="00B67B07" w:rsidRDefault="00B67B07" w:rsidP="00B67B07">
      <w:pPr>
        <w:spacing w:before="10" w:after="40"/>
        <w:ind w:left="360"/>
        <w:jc w:val="both"/>
        <w:rPr>
          <w:color w:val="000000"/>
        </w:rPr>
      </w:pPr>
      <w:r>
        <w:rPr>
          <w:color w:val="000000"/>
        </w:rPr>
        <w:t xml:space="preserve">      </w:t>
      </w:r>
      <w:r w:rsidRPr="00887403">
        <w:rPr>
          <w:color w:val="000000"/>
        </w:rPr>
        <w:t>Disciplines,3rd ed, Routledge.</w:t>
      </w:r>
    </w:p>
    <w:p w14:paraId="0F9664BF" w14:textId="77777777" w:rsidR="00383914" w:rsidRDefault="00383914" w:rsidP="00B67B07">
      <w:pPr>
        <w:spacing w:before="10" w:after="40"/>
        <w:ind w:left="360"/>
        <w:jc w:val="both"/>
        <w:rPr>
          <w:color w:val="000000"/>
        </w:rPr>
      </w:pPr>
    </w:p>
    <w:p w14:paraId="7EAF4226" w14:textId="77777777" w:rsidR="00383914" w:rsidRDefault="00383914" w:rsidP="00B67B07">
      <w:pPr>
        <w:spacing w:before="10" w:after="40"/>
        <w:ind w:left="360"/>
        <w:jc w:val="both"/>
        <w:rPr>
          <w:color w:val="000000"/>
        </w:rPr>
      </w:pPr>
    </w:p>
    <w:p w14:paraId="4FFA8183" w14:textId="77777777" w:rsidR="00383914" w:rsidRDefault="00383914" w:rsidP="00B67B07">
      <w:pPr>
        <w:spacing w:before="10" w:after="40"/>
        <w:ind w:left="360"/>
        <w:jc w:val="both"/>
        <w:rPr>
          <w:color w:val="000000"/>
        </w:rPr>
      </w:pPr>
    </w:p>
    <w:p w14:paraId="437FEC7D" w14:textId="77777777" w:rsidR="00383914" w:rsidRDefault="00383914" w:rsidP="00B67B07">
      <w:pPr>
        <w:spacing w:before="10" w:after="40"/>
        <w:ind w:left="360"/>
        <w:jc w:val="both"/>
        <w:rPr>
          <w:color w:val="000000"/>
        </w:rPr>
      </w:pPr>
    </w:p>
    <w:p w14:paraId="28854B01" w14:textId="77777777" w:rsidR="00383914" w:rsidRDefault="00383914" w:rsidP="00B67B07">
      <w:pPr>
        <w:spacing w:before="10" w:after="40"/>
        <w:ind w:left="360"/>
        <w:jc w:val="both"/>
        <w:rPr>
          <w:color w:val="000000"/>
        </w:rPr>
      </w:pPr>
    </w:p>
    <w:p w14:paraId="07F1C0CE" w14:textId="77777777" w:rsidR="00383914" w:rsidRDefault="00383914" w:rsidP="00B67B07">
      <w:pPr>
        <w:spacing w:before="10" w:after="40"/>
        <w:ind w:left="360"/>
        <w:jc w:val="both"/>
        <w:rPr>
          <w:color w:val="000000"/>
        </w:rPr>
      </w:pPr>
    </w:p>
    <w:p w14:paraId="66D59381" w14:textId="77777777" w:rsidR="00383914" w:rsidRDefault="00383914" w:rsidP="00B67B07">
      <w:pPr>
        <w:spacing w:before="10" w:after="40"/>
        <w:ind w:left="360"/>
        <w:jc w:val="both"/>
        <w:rPr>
          <w:color w:val="000000"/>
        </w:rPr>
      </w:pPr>
    </w:p>
    <w:p w14:paraId="562E7D30" w14:textId="77777777" w:rsidR="00383914" w:rsidRDefault="00383914" w:rsidP="00B67B07">
      <w:pPr>
        <w:spacing w:before="10" w:after="40"/>
        <w:ind w:left="360"/>
        <w:jc w:val="both"/>
        <w:rPr>
          <w:color w:val="000000"/>
        </w:rPr>
      </w:pPr>
    </w:p>
    <w:p w14:paraId="2E70CF6F" w14:textId="77777777" w:rsidR="00383914" w:rsidRDefault="00383914" w:rsidP="00B67B07">
      <w:pPr>
        <w:spacing w:before="10" w:after="40"/>
        <w:ind w:left="360"/>
        <w:jc w:val="both"/>
        <w:rPr>
          <w:color w:val="000000"/>
        </w:rPr>
      </w:pPr>
    </w:p>
    <w:p w14:paraId="0606CAE4" w14:textId="77777777" w:rsidR="00383914" w:rsidRDefault="00383914" w:rsidP="00B67B07">
      <w:pPr>
        <w:spacing w:before="10" w:after="40"/>
        <w:ind w:left="360"/>
        <w:jc w:val="both"/>
        <w:rPr>
          <w:color w:val="000000"/>
        </w:rPr>
      </w:pPr>
    </w:p>
    <w:p w14:paraId="6361AF54" w14:textId="77777777" w:rsidR="00383914" w:rsidRDefault="00383914" w:rsidP="00B67B07">
      <w:pPr>
        <w:spacing w:before="10" w:after="40"/>
        <w:ind w:left="360"/>
        <w:jc w:val="both"/>
        <w:rPr>
          <w:color w:val="000000"/>
        </w:rPr>
      </w:pPr>
    </w:p>
    <w:p w14:paraId="712B283C" w14:textId="77777777" w:rsidR="00383914" w:rsidRDefault="00383914" w:rsidP="00B67B07">
      <w:pPr>
        <w:spacing w:before="10" w:after="40"/>
        <w:ind w:left="360"/>
        <w:jc w:val="both"/>
        <w:rPr>
          <w:color w:val="000000"/>
        </w:rPr>
      </w:pPr>
    </w:p>
    <w:p w14:paraId="45A9D9DA" w14:textId="77777777" w:rsidR="00383914" w:rsidRDefault="00383914" w:rsidP="00B67B07">
      <w:pPr>
        <w:spacing w:before="10" w:after="40"/>
        <w:ind w:left="360"/>
        <w:jc w:val="both"/>
        <w:rPr>
          <w:color w:val="000000"/>
        </w:rPr>
      </w:pPr>
    </w:p>
    <w:p w14:paraId="3BC8F2BA" w14:textId="77777777" w:rsidR="00383914" w:rsidRDefault="00383914" w:rsidP="00B67B07">
      <w:pPr>
        <w:spacing w:before="10" w:after="40"/>
        <w:ind w:left="360"/>
        <w:jc w:val="both"/>
        <w:rPr>
          <w:color w:val="000000"/>
        </w:rPr>
      </w:pPr>
    </w:p>
    <w:p w14:paraId="5AF0C5CB" w14:textId="77777777" w:rsidR="00383914" w:rsidRDefault="00383914" w:rsidP="00B67B07">
      <w:pPr>
        <w:spacing w:before="10" w:after="40"/>
        <w:ind w:left="360"/>
        <w:jc w:val="both"/>
        <w:rPr>
          <w:color w:val="000000"/>
        </w:rPr>
      </w:pPr>
    </w:p>
    <w:p w14:paraId="0BC590F3" w14:textId="77777777" w:rsidR="00383914" w:rsidRDefault="00383914" w:rsidP="00B67B07">
      <w:pPr>
        <w:spacing w:before="10" w:after="40"/>
        <w:ind w:left="360"/>
        <w:jc w:val="both"/>
        <w:rPr>
          <w:color w:val="000000"/>
        </w:rPr>
      </w:pPr>
    </w:p>
    <w:p w14:paraId="4FF9B412" w14:textId="77777777" w:rsidR="00383914" w:rsidRDefault="00383914" w:rsidP="00B67B07">
      <w:pPr>
        <w:spacing w:before="10" w:after="40"/>
        <w:ind w:left="360"/>
        <w:jc w:val="both"/>
        <w:rPr>
          <w:color w:val="000000"/>
        </w:rPr>
      </w:pPr>
    </w:p>
    <w:p w14:paraId="2DF1BCA1" w14:textId="77777777" w:rsidR="00383914" w:rsidRDefault="00383914" w:rsidP="00B67B07">
      <w:pPr>
        <w:spacing w:before="10" w:after="40"/>
        <w:ind w:left="360"/>
        <w:jc w:val="both"/>
        <w:rPr>
          <w:color w:val="000000"/>
        </w:rPr>
      </w:pPr>
    </w:p>
    <w:p w14:paraId="418AC9B7" w14:textId="77777777" w:rsidR="00383914" w:rsidRDefault="00383914" w:rsidP="00B67B07">
      <w:pPr>
        <w:spacing w:before="10" w:after="40"/>
        <w:ind w:left="360"/>
        <w:jc w:val="both"/>
        <w:rPr>
          <w:color w:val="000000"/>
        </w:rPr>
      </w:pPr>
    </w:p>
    <w:p w14:paraId="57AEEC9F" w14:textId="77777777" w:rsidR="00383914" w:rsidRDefault="00383914" w:rsidP="00B67B07">
      <w:pPr>
        <w:spacing w:before="10" w:after="40"/>
        <w:ind w:left="360"/>
        <w:jc w:val="both"/>
        <w:rPr>
          <w:color w:val="000000"/>
        </w:rPr>
      </w:pPr>
    </w:p>
    <w:p w14:paraId="7C8F49E5" w14:textId="77777777" w:rsidR="00383914" w:rsidRDefault="00383914" w:rsidP="00B67B07">
      <w:pPr>
        <w:spacing w:before="10" w:after="40"/>
        <w:ind w:left="360"/>
        <w:jc w:val="both"/>
        <w:rPr>
          <w:color w:val="000000"/>
        </w:rPr>
      </w:pPr>
    </w:p>
    <w:p w14:paraId="0CA3BEDB" w14:textId="77777777" w:rsidR="00383914" w:rsidRDefault="00383914" w:rsidP="00B67B07">
      <w:pPr>
        <w:spacing w:before="10" w:after="40"/>
        <w:ind w:left="360"/>
        <w:jc w:val="both"/>
        <w:rPr>
          <w:color w:val="000000"/>
        </w:rPr>
      </w:pPr>
    </w:p>
    <w:p w14:paraId="50F1A9FF" w14:textId="77777777" w:rsidR="00383914" w:rsidRDefault="00383914" w:rsidP="00B67B07">
      <w:pPr>
        <w:spacing w:before="10" w:after="40"/>
        <w:ind w:left="360"/>
        <w:jc w:val="both"/>
        <w:rPr>
          <w:color w:val="000000"/>
        </w:rPr>
      </w:pPr>
    </w:p>
    <w:p w14:paraId="222C6853" w14:textId="77777777" w:rsidR="00383914" w:rsidRDefault="00383914" w:rsidP="00B67B07">
      <w:pPr>
        <w:spacing w:before="10" w:after="40"/>
        <w:ind w:left="360"/>
        <w:jc w:val="both"/>
        <w:rPr>
          <w:color w:val="000000"/>
        </w:rPr>
      </w:pPr>
    </w:p>
    <w:p w14:paraId="686E1F7F" w14:textId="77777777" w:rsidR="00383914" w:rsidRDefault="00383914" w:rsidP="00B67B07">
      <w:pPr>
        <w:spacing w:before="10" w:after="40"/>
        <w:ind w:left="360"/>
        <w:jc w:val="both"/>
        <w:rPr>
          <w:color w:val="000000"/>
        </w:rPr>
      </w:pPr>
    </w:p>
    <w:p w14:paraId="21C4EB9C" w14:textId="77777777" w:rsidR="00383914" w:rsidRDefault="00383914" w:rsidP="00B67B07">
      <w:pPr>
        <w:spacing w:before="10" w:after="40"/>
        <w:ind w:left="360"/>
        <w:jc w:val="both"/>
        <w:rPr>
          <w:color w:val="000000"/>
        </w:rPr>
      </w:pPr>
    </w:p>
    <w:p w14:paraId="0E74B122" w14:textId="77777777" w:rsidR="00383914" w:rsidRDefault="00383914" w:rsidP="00B67B07">
      <w:pPr>
        <w:spacing w:before="10" w:after="40"/>
        <w:ind w:left="360"/>
        <w:jc w:val="both"/>
        <w:rPr>
          <w:color w:val="000000"/>
        </w:rPr>
      </w:pPr>
    </w:p>
    <w:p w14:paraId="23AF9316" w14:textId="77777777" w:rsidR="00383914" w:rsidRDefault="00383914" w:rsidP="00B67B07">
      <w:pPr>
        <w:spacing w:before="10" w:after="40"/>
        <w:ind w:left="360"/>
        <w:jc w:val="both"/>
        <w:rPr>
          <w:color w:val="000000"/>
        </w:rPr>
      </w:pPr>
    </w:p>
    <w:p w14:paraId="24D8B0D9" w14:textId="77777777" w:rsidR="00383914" w:rsidRDefault="00383914" w:rsidP="00B67B07">
      <w:pPr>
        <w:spacing w:before="10" w:after="40"/>
        <w:ind w:left="360"/>
        <w:jc w:val="both"/>
        <w:rPr>
          <w:color w:val="000000"/>
        </w:rPr>
      </w:pPr>
    </w:p>
    <w:p w14:paraId="6D3DBE73" w14:textId="77777777" w:rsidR="00383914" w:rsidRDefault="00383914" w:rsidP="00B67B07">
      <w:pPr>
        <w:spacing w:before="10" w:after="40"/>
        <w:ind w:left="360"/>
        <w:jc w:val="both"/>
        <w:rPr>
          <w:color w:val="000000"/>
        </w:rPr>
      </w:pPr>
    </w:p>
    <w:p w14:paraId="0BF2AB7D" w14:textId="77777777" w:rsidR="00383914" w:rsidRDefault="00383914" w:rsidP="00B67B07">
      <w:pPr>
        <w:spacing w:before="10" w:after="40"/>
        <w:ind w:left="360"/>
        <w:jc w:val="both"/>
        <w:rPr>
          <w:color w:val="000000"/>
        </w:rPr>
      </w:pPr>
    </w:p>
    <w:p w14:paraId="40E875CA" w14:textId="77777777" w:rsidR="00383914" w:rsidRPr="00887403" w:rsidRDefault="00383914" w:rsidP="00B67B07">
      <w:pPr>
        <w:spacing w:before="10" w:after="40"/>
        <w:ind w:left="360"/>
        <w:jc w:val="both"/>
        <w:rPr>
          <w:color w:val="000000"/>
        </w:rPr>
      </w:pPr>
    </w:p>
    <w:p w14:paraId="26E3951D" w14:textId="77777777" w:rsidR="0057724C" w:rsidRDefault="0057724C" w:rsidP="0057724C">
      <w:pPr>
        <w:spacing w:line="276" w:lineRule="auto"/>
        <w:jc w:val="both"/>
        <w:rPr>
          <w:b/>
          <w:color w:val="000000" w:themeColor="text1"/>
          <w:lang w:val="en-US"/>
        </w:rPr>
      </w:pPr>
    </w:p>
    <w:tbl>
      <w:tblPr>
        <w:tblStyle w:val="TableGrid"/>
        <w:tblW w:w="10429" w:type="dxa"/>
        <w:tblInd w:w="108" w:type="dxa"/>
        <w:tblLook w:val="04A0" w:firstRow="1" w:lastRow="0" w:firstColumn="1" w:lastColumn="0" w:noHBand="0" w:noVBand="1"/>
      </w:tblPr>
      <w:tblGrid>
        <w:gridCol w:w="1018"/>
        <w:gridCol w:w="8034"/>
        <w:gridCol w:w="1377"/>
      </w:tblGrid>
      <w:tr w:rsidR="0057724C" w:rsidRPr="00887403" w14:paraId="75C1B167" w14:textId="77777777" w:rsidTr="00CC338A">
        <w:trPr>
          <w:trHeight w:val="1035"/>
        </w:trPr>
        <w:tc>
          <w:tcPr>
            <w:tcW w:w="1018" w:type="dxa"/>
            <w:vAlign w:val="center"/>
          </w:tcPr>
          <w:p w14:paraId="4EB2AB92" w14:textId="77777777" w:rsidR="0057724C" w:rsidRPr="00887403" w:rsidRDefault="0057724C" w:rsidP="00CC338A">
            <w:pPr>
              <w:jc w:val="center"/>
              <w:rPr>
                <w:b/>
                <w:color w:val="000000" w:themeColor="text1"/>
              </w:rPr>
            </w:pPr>
            <w:r w:rsidRPr="00887403">
              <w:rPr>
                <w:b/>
                <w:color w:val="000000" w:themeColor="text1"/>
              </w:rPr>
              <w:t>Paper I</w:t>
            </w:r>
            <w:r>
              <w:rPr>
                <w:b/>
                <w:color w:val="000000" w:themeColor="text1"/>
              </w:rPr>
              <w:t>I</w:t>
            </w:r>
          </w:p>
          <w:p w14:paraId="376CE904" w14:textId="77777777" w:rsidR="0057724C" w:rsidRPr="00887403" w:rsidRDefault="0057724C" w:rsidP="00CC338A">
            <w:pPr>
              <w:jc w:val="center"/>
              <w:rPr>
                <w:b/>
                <w:color w:val="000000" w:themeColor="text1"/>
              </w:rPr>
            </w:pPr>
            <w:r w:rsidRPr="00887403">
              <w:rPr>
                <w:b/>
                <w:color w:val="000000" w:themeColor="text1"/>
              </w:rPr>
              <w:t>Core Course</w:t>
            </w:r>
          </w:p>
        </w:tc>
        <w:tc>
          <w:tcPr>
            <w:tcW w:w="8034" w:type="dxa"/>
            <w:vAlign w:val="center"/>
          </w:tcPr>
          <w:p w14:paraId="68340449" w14:textId="1C96682E" w:rsidR="0057724C" w:rsidRPr="00875B0A" w:rsidRDefault="0057724C" w:rsidP="00CC338A">
            <w:pPr>
              <w:spacing w:before="240"/>
              <w:jc w:val="center"/>
              <w:rPr>
                <w:b/>
                <w:bCs/>
                <w:color w:val="000000" w:themeColor="text1"/>
              </w:rPr>
            </w:pPr>
            <w:r w:rsidRPr="00875B0A">
              <w:rPr>
                <w:b/>
                <w:bCs/>
              </w:rPr>
              <w:t>RESEARCH</w:t>
            </w:r>
            <w:r w:rsidR="00672114">
              <w:rPr>
                <w:b/>
                <w:bCs/>
              </w:rPr>
              <w:t xml:space="preserve"> (MINOR)</w:t>
            </w:r>
            <w:r>
              <w:rPr>
                <w:b/>
                <w:bCs/>
              </w:rPr>
              <w:t xml:space="preserve"> </w:t>
            </w:r>
            <w:r w:rsidRPr="00875B0A">
              <w:rPr>
                <w:b/>
                <w:bCs/>
              </w:rPr>
              <w:t xml:space="preserve">/ </w:t>
            </w:r>
            <w:r w:rsidR="00672114">
              <w:rPr>
                <w:b/>
                <w:bCs/>
              </w:rPr>
              <w:t>INTERNSHIP</w:t>
            </w:r>
          </w:p>
          <w:p w14:paraId="2E954973" w14:textId="5CA74F05" w:rsidR="0057724C" w:rsidRPr="00887403" w:rsidRDefault="0057724C" w:rsidP="00CC338A">
            <w:pPr>
              <w:spacing w:before="240"/>
              <w:rPr>
                <w:b/>
                <w:bCs/>
                <w:color w:val="000000" w:themeColor="text1"/>
              </w:rPr>
            </w:pPr>
            <w:r w:rsidRPr="00887403">
              <w:rPr>
                <w:b/>
                <w:bCs/>
                <w:color w:val="000000" w:themeColor="text1"/>
              </w:rPr>
              <w:t xml:space="preserve">L-T-P-C: </w:t>
            </w:r>
            <w:r>
              <w:rPr>
                <w:b/>
                <w:bCs/>
                <w:color w:val="000000" w:themeColor="text1"/>
              </w:rPr>
              <w:t>0</w:t>
            </w:r>
            <w:r w:rsidRPr="00887403">
              <w:rPr>
                <w:b/>
                <w:bCs/>
                <w:color w:val="000000" w:themeColor="text1"/>
              </w:rPr>
              <w:t>-</w:t>
            </w:r>
            <w:r>
              <w:rPr>
                <w:b/>
                <w:bCs/>
                <w:color w:val="000000" w:themeColor="text1"/>
              </w:rPr>
              <w:t>0</w:t>
            </w:r>
            <w:r w:rsidRPr="00887403">
              <w:rPr>
                <w:b/>
                <w:bCs/>
                <w:color w:val="000000" w:themeColor="text1"/>
              </w:rPr>
              <w:t>-</w:t>
            </w:r>
            <w:r>
              <w:rPr>
                <w:b/>
                <w:bCs/>
                <w:color w:val="000000" w:themeColor="text1"/>
              </w:rPr>
              <w:t>8</w:t>
            </w:r>
            <w:r w:rsidRPr="00887403">
              <w:rPr>
                <w:b/>
                <w:bCs/>
                <w:color w:val="000000" w:themeColor="text1"/>
              </w:rPr>
              <w:t>-</w:t>
            </w:r>
            <w:r>
              <w:rPr>
                <w:b/>
                <w:bCs/>
                <w:color w:val="000000" w:themeColor="text1"/>
              </w:rPr>
              <w:t>4</w:t>
            </w:r>
            <w:r w:rsidRPr="00887403">
              <w:rPr>
                <w:b/>
                <w:bCs/>
                <w:color w:val="000000" w:themeColor="text1"/>
              </w:rPr>
              <w:tab/>
              <w:t xml:space="preserve">  Credit Units: </w:t>
            </w:r>
            <w:r>
              <w:rPr>
                <w:b/>
                <w:bCs/>
                <w:color w:val="000000" w:themeColor="text1"/>
              </w:rPr>
              <w:t>20</w:t>
            </w:r>
            <w:r w:rsidRPr="00887403">
              <w:rPr>
                <w:b/>
                <w:bCs/>
                <w:color w:val="000000" w:themeColor="text1"/>
              </w:rPr>
              <w:t xml:space="preserve">             Scheme of Evaluation: (P)</w:t>
            </w:r>
          </w:p>
        </w:tc>
        <w:tc>
          <w:tcPr>
            <w:tcW w:w="1377" w:type="dxa"/>
            <w:vAlign w:val="center"/>
          </w:tcPr>
          <w:p w14:paraId="302F8DF4" w14:textId="77777777" w:rsidR="0057724C" w:rsidRPr="00887403" w:rsidRDefault="0057724C" w:rsidP="00CC338A">
            <w:pPr>
              <w:jc w:val="center"/>
              <w:rPr>
                <w:b/>
                <w:bCs/>
                <w:color w:val="000000" w:themeColor="text1"/>
              </w:rPr>
            </w:pPr>
            <w:r w:rsidRPr="00887403">
              <w:rPr>
                <w:b/>
                <w:bCs/>
                <w:color w:val="000000" w:themeColor="text1"/>
              </w:rPr>
              <w:t>Subject Code:</w:t>
            </w:r>
          </w:p>
          <w:p w14:paraId="2B65A6EE" w14:textId="6864143C" w:rsidR="0057724C" w:rsidRPr="00887403" w:rsidRDefault="0057724C" w:rsidP="00CC338A">
            <w:pPr>
              <w:spacing w:before="240"/>
              <w:jc w:val="center"/>
              <w:rPr>
                <w:b/>
                <w:bCs/>
                <w:color w:val="000000" w:themeColor="text1"/>
              </w:rPr>
            </w:pPr>
            <w:r w:rsidRPr="00887403">
              <w:rPr>
                <w:b/>
                <w:bCs/>
                <w:color w:val="000000" w:themeColor="text1"/>
              </w:rPr>
              <w:t xml:space="preserve">GEOI164C </w:t>
            </w:r>
            <w:r>
              <w:rPr>
                <w:b/>
                <w:bCs/>
                <w:color w:val="000000" w:themeColor="text1"/>
              </w:rPr>
              <w:t>313</w:t>
            </w:r>
          </w:p>
        </w:tc>
      </w:tr>
    </w:tbl>
    <w:p w14:paraId="22BFBE6C" w14:textId="77777777" w:rsidR="0057724C" w:rsidRPr="00887403" w:rsidRDefault="0057724C" w:rsidP="0057724C">
      <w:pPr>
        <w:rPr>
          <w:color w:val="000000" w:themeColor="text1"/>
          <w:lang w:val="en-US"/>
        </w:rPr>
      </w:pPr>
    </w:p>
    <w:p w14:paraId="30F8EE68" w14:textId="77777777" w:rsidR="0057724C" w:rsidRPr="00887403" w:rsidRDefault="0057724C" w:rsidP="0057724C">
      <w:pPr>
        <w:rPr>
          <w:color w:val="000000" w:themeColor="text1"/>
          <w:lang w:val="en-US"/>
        </w:rPr>
      </w:pPr>
    </w:p>
    <w:p w14:paraId="58DED5F6" w14:textId="77777777" w:rsidR="0057724C" w:rsidRPr="00887403" w:rsidRDefault="0057724C" w:rsidP="0057724C">
      <w:pPr>
        <w:autoSpaceDE w:val="0"/>
        <w:autoSpaceDN w:val="0"/>
        <w:adjustRightInd w:val="0"/>
        <w:rPr>
          <w:rFonts w:eastAsiaTheme="minorHAnsi"/>
          <w:b/>
          <w:bCs/>
          <w:lang w:eastAsia="en-US"/>
        </w:rPr>
      </w:pPr>
      <w:r w:rsidRPr="00887403">
        <w:rPr>
          <w:rFonts w:eastAsiaTheme="minorHAnsi"/>
          <w:b/>
          <w:bCs/>
          <w:lang w:eastAsia="en-US"/>
        </w:rPr>
        <w:t>Course outcome:</w:t>
      </w:r>
    </w:p>
    <w:p w14:paraId="77C31176" w14:textId="77777777" w:rsidR="0057724C" w:rsidRPr="00887403" w:rsidRDefault="0057724C" w:rsidP="0057724C">
      <w:pPr>
        <w:autoSpaceDE w:val="0"/>
        <w:autoSpaceDN w:val="0"/>
        <w:adjustRightInd w:val="0"/>
        <w:rPr>
          <w:rFonts w:eastAsiaTheme="minorHAnsi"/>
          <w:lang w:eastAsia="en-US"/>
        </w:rPr>
      </w:pPr>
      <w:r w:rsidRPr="00887403">
        <w:rPr>
          <w:rFonts w:eastAsiaTheme="minorHAnsi"/>
          <w:lang w:eastAsia="en-US"/>
        </w:rPr>
        <w:t>CO1: The knowledge gained can successfully be utilised to generate thematics maps and</w:t>
      </w:r>
    </w:p>
    <w:p w14:paraId="1181C691" w14:textId="77777777" w:rsidR="0057724C" w:rsidRPr="00887403" w:rsidRDefault="0057724C" w:rsidP="0057724C">
      <w:pPr>
        <w:autoSpaceDE w:val="0"/>
        <w:autoSpaceDN w:val="0"/>
        <w:adjustRightInd w:val="0"/>
        <w:rPr>
          <w:rFonts w:eastAsiaTheme="minorHAnsi"/>
          <w:lang w:eastAsia="en-US"/>
        </w:rPr>
      </w:pPr>
      <w:r w:rsidRPr="00887403">
        <w:rPr>
          <w:rFonts w:eastAsiaTheme="minorHAnsi"/>
          <w:lang w:eastAsia="en-US"/>
        </w:rPr>
        <w:t>to solve the problems related to earth and its environment.</w:t>
      </w:r>
    </w:p>
    <w:p w14:paraId="3AAB7554" w14:textId="77777777" w:rsidR="0057724C" w:rsidRPr="00887403" w:rsidRDefault="0057724C" w:rsidP="0057724C">
      <w:pPr>
        <w:autoSpaceDE w:val="0"/>
        <w:autoSpaceDN w:val="0"/>
        <w:adjustRightInd w:val="0"/>
        <w:rPr>
          <w:rFonts w:eastAsiaTheme="minorHAnsi"/>
          <w:lang w:eastAsia="en-US"/>
        </w:rPr>
      </w:pPr>
      <w:r w:rsidRPr="00887403">
        <w:rPr>
          <w:rFonts w:eastAsiaTheme="minorHAnsi"/>
          <w:lang w:eastAsia="en-US"/>
        </w:rPr>
        <w:t>CO2: Students can carry out consultancy work independently</w:t>
      </w:r>
    </w:p>
    <w:p w14:paraId="5EC0EA62" w14:textId="77777777" w:rsidR="0057724C" w:rsidRPr="00887403" w:rsidRDefault="0057724C" w:rsidP="0057724C">
      <w:pPr>
        <w:autoSpaceDE w:val="0"/>
        <w:autoSpaceDN w:val="0"/>
        <w:adjustRightInd w:val="0"/>
        <w:rPr>
          <w:rFonts w:eastAsiaTheme="minorHAnsi"/>
          <w:lang w:eastAsia="en-US"/>
        </w:rPr>
      </w:pPr>
      <w:r w:rsidRPr="00887403">
        <w:rPr>
          <w:rFonts w:eastAsiaTheme="minorHAnsi"/>
          <w:lang w:eastAsia="en-US"/>
        </w:rPr>
        <w:t>CO3: They can join various government/private organisations.</w:t>
      </w:r>
    </w:p>
    <w:p w14:paraId="29ECADC2" w14:textId="77777777" w:rsidR="0057724C" w:rsidRPr="00887403" w:rsidRDefault="0057724C" w:rsidP="0057724C">
      <w:pPr>
        <w:autoSpaceDE w:val="0"/>
        <w:autoSpaceDN w:val="0"/>
        <w:adjustRightInd w:val="0"/>
        <w:rPr>
          <w:rFonts w:eastAsiaTheme="minorHAnsi"/>
          <w:lang w:eastAsia="en-US"/>
        </w:rPr>
      </w:pPr>
    </w:p>
    <w:p w14:paraId="77D2C47D" w14:textId="77777777" w:rsidR="0057724C" w:rsidRPr="00887403" w:rsidRDefault="0057724C" w:rsidP="0057724C">
      <w:pPr>
        <w:widowControl w:val="0"/>
        <w:autoSpaceDE w:val="0"/>
        <w:autoSpaceDN w:val="0"/>
        <w:spacing w:before="240" w:line="276" w:lineRule="auto"/>
        <w:jc w:val="both"/>
        <w:rPr>
          <w:rFonts w:eastAsia="TimesNewRomanPSMT"/>
          <w:i/>
          <w:color w:val="000000" w:themeColor="text1"/>
          <w:lang w:val="en-GB"/>
        </w:rPr>
      </w:pPr>
      <w:r w:rsidRPr="00887403">
        <w:rPr>
          <w:rFonts w:eastAsia="TimesNewRomanPS-BoldMT"/>
          <w:b/>
          <w:color w:val="000000" w:themeColor="text1"/>
        </w:rPr>
        <w:t xml:space="preserve">Course Objectives: </w:t>
      </w:r>
      <w:r w:rsidRPr="00887403">
        <w:rPr>
          <w:rFonts w:eastAsia="TimesNewRomanPS-BoldMT"/>
          <w:i/>
          <w:color w:val="000000" w:themeColor="text1"/>
        </w:rPr>
        <w:t xml:space="preserve">The course aims to </w:t>
      </w:r>
      <w:r w:rsidRPr="00887403">
        <w:rPr>
          <w:rFonts w:eastAsia="TimesNewRomanPSMT"/>
          <w:i/>
          <w:color w:val="000000" w:themeColor="text1"/>
          <w:lang w:val="en-GB"/>
        </w:rPr>
        <w:t>enable students to apply GIS to real-world problems, using data from a range of sources, including remote sensing, GPS, and survey data.</w:t>
      </w:r>
    </w:p>
    <w:p w14:paraId="6BC8E785" w14:textId="77777777" w:rsidR="0057724C" w:rsidRPr="00887403" w:rsidRDefault="0057724C" w:rsidP="0057724C">
      <w:pPr>
        <w:widowControl w:val="0"/>
        <w:autoSpaceDE w:val="0"/>
        <w:autoSpaceDN w:val="0"/>
        <w:spacing w:before="240" w:line="276" w:lineRule="auto"/>
        <w:jc w:val="both"/>
        <w:rPr>
          <w:rFonts w:eastAsia="TimesNewRomanPSMT"/>
          <w:i/>
          <w:color w:val="000000" w:themeColor="text1"/>
          <w:lang w:val="en-GB"/>
        </w:rPr>
      </w:pPr>
      <w:r w:rsidRPr="00887403">
        <w:rPr>
          <w:b/>
          <w:bCs/>
          <w:color w:val="000000" w:themeColor="text1"/>
        </w:rPr>
        <w:t>Course Outcomes</w:t>
      </w:r>
      <w:r w:rsidRPr="00887403">
        <w:rPr>
          <w:bCs/>
          <w:color w:val="000000" w:themeColor="text1"/>
        </w:rPr>
        <w:t>:</w:t>
      </w:r>
    </w:p>
    <w:p w14:paraId="1566B9C1" w14:textId="77777777" w:rsidR="0057724C" w:rsidRPr="00887403" w:rsidRDefault="0057724C" w:rsidP="0057724C">
      <w:pPr>
        <w:widowControl w:val="0"/>
        <w:autoSpaceDE w:val="0"/>
        <w:autoSpaceDN w:val="0"/>
        <w:spacing w:line="276" w:lineRule="auto"/>
        <w:jc w:val="both"/>
        <w:rPr>
          <w:rFonts w:eastAsia="TimesNewRomanPSMT"/>
          <w:color w:val="000000" w:themeColor="text1"/>
        </w:rPr>
      </w:pPr>
      <w:r w:rsidRPr="00887403">
        <w:rPr>
          <w:rFonts w:eastAsia="TimesNewRomanPSMT"/>
          <w:color w:val="000000" w:themeColor="text1"/>
        </w:rPr>
        <w:t>After successful completion of the course, the students will be able to:</w:t>
      </w:r>
    </w:p>
    <w:p w14:paraId="20F0CBE6"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eastAsia="TimesNewRomanPSMT" w:hAnsi="Times New Roman" w:cs="Times New Roman"/>
          <w:color w:val="000000" w:themeColor="text1"/>
          <w:sz w:val="24"/>
          <w:szCs w:val="24"/>
        </w:rPr>
      </w:pPr>
      <w:r w:rsidRPr="00887403">
        <w:rPr>
          <w:rFonts w:ascii="Times New Roman" w:hAnsi="Times New Roman" w:cs="Times New Roman"/>
          <w:b/>
          <w:sz w:val="24"/>
          <w:szCs w:val="24"/>
          <w:lang w:val="en-GB"/>
        </w:rPr>
        <w:t xml:space="preserve">Recall </w:t>
      </w:r>
      <w:r w:rsidRPr="00887403">
        <w:rPr>
          <w:rFonts w:ascii="Times New Roman" w:hAnsi="Times New Roman" w:cs="Times New Roman"/>
          <w:sz w:val="24"/>
          <w:szCs w:val="24"/>
          <w:lang w:val="en-GB"/>
        </w:rPr>
        <w:t>the basic principles of research design, methods, and ethics.</w:t>
      </w:r>
    </w:p>
    <w:p w14:paraId="50CB0587"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eastAsia="TimesNewRomanPSMT" w:hAnsi="Times New Roman" w:cs="Times New Roman"/>
          <w:color w:val="000000" w:themeColor="text1"/>
          <w:sz w:val="24"/>
          <w:szCs w:val="24"/>
        </w:rPr>
      </w:pPr>
      <w:r w:rsidRPr="00887403">
        <w:rPr>
          <w:rFonts w:ascii="Times New Roman" w:hAnsi="Times New Roman" w:cs="Times New Roman"/>
          <w:b/>
          <w:bCs/>
          <w:sz w:val="24"/>
          <w:szCs w:val="24"/>
          <w:lang w:val="en-GB"/>
        </w:rPr>
        <w:t>Interpret</w:t>
      </w:r>
      <w:r w:rsidRPr="00887403">
        <w:rPr>
          <w:rFonts w:ascii="Times New Roman" w:hAnsi="Times New Roman" w:cs="Times New Roman"/>
          <w:sz w:val="24"/>
          <w:szCs w:val="24"/>
          <w:lang w:val="en-GB"/>
        </w:rPr>
        <w:t xml:space="preserve"> and analyze different types of research methods and data collection techniques.</w:t>
      </w:r>
    </w:p>
    <w:p w14:paraId="179FF71E"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hAnsi="Times New Roman" w:cs="Times New Roman"/>
          <w:sz w:val="24"/>
          <w:szCs w:val="24"/>
          <w:lang w:val="en-GB"/>
        </w:rPr>
      </w:pPr>
      <w:r w:rsidRPr="00887403">
        <w:rPr>
          <w:rFonts w:ascii="Times New Roman" w:hAnsi="Times New Roman" w:cs="Times New Roman"/>
          <w:b/>
          <w:sz w:val="24"/>
          <w:szCs w:val="24"/>
          <w:lang w:val="en-GB"/>
        </w:rPr>
        <w:t xml:space="preserve">Utilize </w:t>
      </w:r>
      <w:r w:rsidRPr="00887403">
        <w:rPr>
          <w:rFonts w:ascii="Times New Roman" w:hAnsi="Times New Roman" w:cs="Times New Roman"/>
          <w:bCs/>
          <w:sz w:val="24"/>
          <w:szCs w:val="24"/>
          <w:lang w:val="en-GB"/>
        </w:rPr>
        <w:t>research-based approaches to develop a hypothesis or research question and design a research project.</w:t>
      </w:r>
    </w:p>
    <w:p w14:paraId="6ED80307"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hAnsi="Times New Roman" w:cs="Times New Roman"/>
          <w:sz w:val="24"/>
          <w:szCs w:val="24"/>
          <w:lang w:val="en-GB"/>
        </w:rPr>
      </w:pPr>
      <w:r w:rsidRPr="00887403">
        <w:rPr>
          <w:rFonts w:ascii="Times New Roman" w:eastAsia="TimesNewRomanPSMT" w:hAnsi="Times New Roman" w:cs="Times New Roman"/>
          <w:b/>
          <w:color w:val="000000" w:themeColor="text1"/>
          <w:sz w:val="24"/>
          <w:szCs w:val="24"/>
          <w:lang w:val="en-GB"/>
        </w:rPr>
        <w:t xml:space="preserve">Analyze </w:t>
      </w:r>
      <w:r w:rsidRPr="00887403">
        <w:rPr>
          <w:rFonts w:ascii="Times New Roman" w:eastAsia="TimesNewRomanPSMT" w:hAnsi="Times New Roman" w:cs="Times New Roman"/>
          <w:bCs/>
          <w:color w:val="000000" w:themeColor="text1"/>
          <w:sz w:val="24"/>
          <w:szCs w:val="24"/>
          <w:lang w:val="en-GB"/>
        </w:rPr>
        <w:t>and evaluate the accuracy, reliability, and limitations of data collected and used in the research project.</w:t>
      </w:r>
    </w:p>
    <w:p w14:paraId="6FF9082B"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hAnsi="Times New Roman" w:cs="Times New Roman"/>
          <w:sz w:val="24"/>
          <w:szCs w:val="24"/>
          <w:lang w:val="en-GB"/>
        </w:rPr>
      </w:pPr>
      <w:r w:rsidRPr="00887403">
        <w:rPr>
          <w:rFonts w:ascii="Times New Roman" w:hAnsi="Times New Roman" w:cs="Times New Roman"/>
          <w:b/>
          <w:sz w:val="24"/>
          <w:szCs w:val="24"/>
          <w:lang w:val="en-GB"/>
        </w:rPr>
        <w:t xml:space="preserve">Critique </w:t>
      </w:r>
      <w:r w:rsidRPr="00887403">
        <w:rPr>
          <w:rFonts w:ascii="Times New Roman" w:hAnsi="Times New Roman" w:cs="Times New Roman"/>
          <w:bCs/>
          <w:sz w:val="24"/>
          <w:szCs w:val="24"/>
          <w:lang w:val="en-GB"/>
        </w:rPr>
        <w:t>and propose improvements to research design and methods.</w:t>
      </w:r>
    </w:p>
    <w:p w14:paraId="3FBB57BA" w14:textId="77777777" w:rsidR="0057724C" w:rsidRPr="00887403" w:rsidRDefault="0057724C" w:rsidP="0057724C">
      <w:pPr>
        <w:pStyle w:val="ListParagraph"/>
        <w:widowControl w:val="0"/>
        <w:numPr>
          <w:ilvl w:val="0"/>
          <w:numId w:val="36"/>
        </w:numPr>
        <w:autoSpaceDE w:val="0"/>
        <w:autoSpaceDN w:val="0"/>
        <w:spacing w:line="276" w:lineRule="auto"/>
        <w:ind w:left="1134" w:hanging="774"/>
        <w:jc w:val="both"/>
        <w:rPr>
          <w:rFonts w:ascii="Times New Roman" w:hAnsi="Times New Roman" w:cs="Times New Roman"/>
          <w:sz w:val="24"/>
          <w:szCs w:val="24"/>
          <w:lang w:val="en-GB"/>
        </w:rPr>
      </w:pPr>
      <w:r w:rsidRPr="00887403">
        <w:rPr>
          <w:rFonts w:ascii="Times New Roman" w:hAnsi="Times New Roman" w:cs="Times New Roman"/>
          <w:b/>
          <w:bCs/>
          <w:sz w:val="24"/>
          <w:szCs w:val="24"/>
          <w:lang w:val="en-GB"/>
        </w:rPr>
        <w:t>Design</w:t>
      </w:r>
      <w:r w:rsidRPr="00887403">
        <w:rPr>
          <w:rFonts w:ascii="Times New Roman" w:hAnsi="Times New Roman" w:cs="Times New Roman"/>
          <w:sz w:val="24"/>
          <w:szCs w:val="24"/>
          <w:lang w:val="en-GB"/>
        </w:rPr>
        <w:t xml:space="preserve"> and develop a research project proposal, including research question/hypothesis, methods, data collection, and analysis techniques.</w:t>
      </w:r>
    </w:p>
    <w:p w14:paraId="11214906" w14:textId="77777777" w:rsidR="0057724C" w:rsidRPr="00887403" w:rsidRDefault="0057724C" w:rsidP="0057724C">
      <w:pPr>
        <w:widowControl w:val="0"/>
        <w:autoSpaceDE w:val="0"/>
        <w:autoSpaceDN w:val="0"/>
        <w:spacing w:before="240" w:line="276" w:lineRule="auto"/>
        <w:jc w:val="both"/>
        <w:rPr>
          <w:rFonts w:eastAsia="TimesNewRomanPS-BoldMT"/>
          <w:b/>
          <w:color w:val="000000" w:themeColor="text1"/>
        </w:rPr>
      </w:pPr>
      <w:r w:rsidRPr="00887403">
        <w:rPr>
          <w:rFonts w:eastAsia="TimesNewRomanPS-BoldMT"/>
          <w:b/>
          <w:color w:val="000000" w:themeColor="text1"/>
        </w:rPr>
        <w:t>Learning Outcomes:</w:t>
      </w:r>
    </w:p>
    <w:p w14:paraId="44FB2579" w14:textId="77777777" w:rsidR="0057724C" w:rsidRDefault="0057724C" w:rsidP="0057724C">
      <w:pPr>
        <w:widowControl w:val="0"/>
        <w:autoSpaceDE w:val="0"/>
        <w:autoSpaceDN w:val="0"/>
        <w:spacing w:line="276" w:lineRule="auto"/>
        <w:jc w:val="both"/>
        <w:rPr>
          <w:rFonts w:eastAsia="TimesNewRomanPSMT"/>
          <w:color w:val="000000" w:themeColor="text1"/>
        </w:rPr>
      </w:pPr>
    </w:p>
    <w:p w14:paraId="69B130E8" w14:textId="77777777" w:rsidR="00A2561D" w:rsidRPr="00887403" w:rsidRDefault="00A2561D" w:rsidP="00A2561D">
      <w:pPr>
        <w:spacing w:before="10" w:after="40" w:line="276" w:lineRule="auto"/>
        <w:jc w:val="both"/>
        <w:rPr>
          <w:color w:val="000000"/>
        </w:rPr>
      </w:pPr>
      <w:r w:rsidRPr="00887403">
        <w:rPr>
          <w:b/>
          <w:bCs/>
          <w:color w:val="000000"/>
        </w:rPr>
        <w:t>Note:</w:t>
      </w:r>
      <w:r w:rsidRPr="00887403">
        <w:rPr>
          <w:color w:val="000000"/>
        </w:rPr>
        <w:t xml:space="preserve"> Submission of project report in prescribed format and on specified date is mandatory. Equal weightages of marks for each stage of the work (upto 3</w:t>
      </w:r>
      <w:r w:rsidRPr="00887403">
        <w:rPr>
          <w:color w:val="000000"/>
          <w:vertAlign w:val="superscript"/>
        </w:rPr>
        <w:t>rd</w:t>
      </w:r>
      <w:r w:rsidRPr="00887403">
        <w:rPr>
          <w:color w:val="000000"/>
        </w:rPr>
        <w:t xml:space="preserve"> stage) for internal evaluation of the project by the supervisor (60% of end semester examination). 40% of the total marks of end semester examination is for viva-voce and final presentation to be evaluated by an external examiner.</w:t>
      </w:r>
    </w:p>
    <w:p w14:paraId="4DAE1C5B" w14:textId="77777777" w:rsidR="00A2561D" w:rsidRPr="00887403" w:rsidRDefault="00A2561D" w:rsidP="00A2561D">
      <w:pPr>
        <w:spacing w:before="10" w:after="40" w:line="276" w:lineRule="auto"/>
        <w:jc w:val="both"/>
        <w:rPr>
          <w:b/>
          <w:bCs/>
          <w:color w:val="000000"/>
        </w:rPr>
      </w:pPr>
      <w:r w:rsidRPr="00887403">
        <w:rPr>
          <w:b/>
          <w:bCs/>
          <w:color w:val="000000"/>
          <w:u w:val="single"/>
        </w:rPr>
        <w:t>Text Books</w:t>
      </w:r>
      <w:r w:rsidRPr="00887403">
        <w:rPr>
          <w:b/>
          <w:bCs/>
          <w:color w:val="000000"/>
        </w:rPr>
        <w:t>:</w:t>
      </w:r>
    </w:p>
    <w:p w14:paraId="2B82B45D" w14:textId="77777777" w:rsidR="00A2561D" w:rsidRPr="00887403" w:rsidRDefault="00A2561D" w:rsidP="00A2561D">
      <w:pPr>
        <w:spacing w:before="10" w:after="40"/>
        <w:ind w:firstLine="720"/>
        <w:jc w:val="both"/>
        <w:rPr>
          <w:b/>
          <w:bCs/>
          <w:color w:val="000000"/>
          <w:u w:val="single"/>
        </w:rPr>
      </w:pPr>
      <w:r w:rsidRPr="00887403">
        <w:rPr>
          <w:color w:val="000000"/>
        </w:rPr>
        <w:t>As per the list of given in syllabus based on topic selected</w:t>
      </w:r>
    </w:p>
    <w:p w14:paraId="504E1D70" w14:textId="77777777" w:rsidR="00A2561D" w:rsidRPr="00887403" w:rsidRDefault="00A2561D" w:rsidP="00A2561D">
      <w:pPr>
        <w:spacing w:before="10" w:after="40"/>
        <w:jc w:val="both"/>
        <w:rPr>
          <w:b/>
          <w:bCs/>
          <w:color w:val="000000"/>
        </w:rPr>
      </w:pPr>
      <w:r w:rsidRPr="00887403">
        <w:rPr>
          <w:b/>
          <w:bCs/>
          <w:color w:val="000000"/>
          <w:u w:val="single"/>
        </w:rPr>
        <w:t>Reference Books</w:t>
      </w:r>
      <w:r w:rsidRPr="00887403">
        <w:rPr>
          <w:b/>
          <w:bCs/>
          <w:color w:val="000000"/>
        </w:rPr>
        <w:t>:</w:t>
      </w:r>
    </w:p>
    <w:p w14:paraId="5FCC40BB" w14:textId="77777777" w:rsidR="00A2561D" w:rsidRPr="00887403" w:rsidRDefault="00A2561D" w:rsidP="00A2561D">
      <w:pPr>
        <w:autoSpaceDE w:val="0"/>
        <w:autoSpaceDN w:val="0"/>
        <w:adjustRightInd w:val="0"/>
        <w:rPr>
          <w:rFonts w:eastAsia="TimesNewRomanPS-BoldMT"/>
          <w:bCs/>
          <w:color w:val="000000"/>
        </w:rPr>
      </w:pPr>
      <w:r w:rsidRPr="00887403">
        <w:rPr>
          <w:rFonts w:eastAsia="TimesNewRomanPS-BoldMT"/>
          <w:bCs/>
          <w:color w:val="000000"/>
        </w:rPr>
        <w:t>As per the list of given in syllabus based on topic selected</w:t>
      </w:r>
    </w:p>
    <w:p w14:paraId="39DC271E" w14:textId="77777777" w:rsidR="00A2561D" w:rsidRPr="00887403" w:rsidRDefault="00A2561D" w:rsidP="00A2561D">
      <w:pPr>
        <w:rPr>
          <w:rFonts w:eastAsia="CIDFont+F1"/>
          <w:color w:val="000000" w:themeColor="text1"/>
          <w:lang w:val="en-US" w:eastAsia="en-US"/>
        </w:rPr>
      </w:pPr>
    </w:p>
    <w:p w14:paraId="0BF3CCAF" w14:textId="77777777" w:rsidR="00A2561D" w:rsidRDefault="00A2561D" w:rsidP="0057724C">
      <w:pPr>
        <w:widowControl w:val="0"/>
        <w:autoSpaceDE w:val="0"/>
        <w:autoSpaceDN w:val="0"/>
        <w:spacing w:line="276" w:lineRule="auto"/>
        <w:jc w:val="both"/>
        <w:rPr>
          <w:rFonts w:eastAsia="TimesNewRomanPSMT"/>
          <w:color w:val="000000" w:themeColor="text1"/>
        </w:rPr>
      </w:pPr>
    </w:p>
    <w:p w14:paraId="54877C76" w14:textId="77777777" w:rsidR="00A2561D" w:rsidRDefault="00A2561D" w:rsidP="0057724C">
      <w:pPr>
        <w:widowControl w:val="0"/>
        <w:autoSpaceDE w:val="0"/>
        <w:autoSpaceDN w:val="0"/>
        <w:spacing w:line="276" w:lineRule="auto"/>
        <w:jc w:val="both"/>
        <w:rPr>
          <w:rFonts w:eastAsia="TimesNewRomanPSMT"/>
          <w:color w:val="000000" w:themeColor="text1"/>
        </w:rPr>
      </w:pPr>
    </w:p>
    <w:p w14:paraId="67C5E521" w14:textId="77777777" w:rsidR="00A2561D" w:rsidRDefault="00A2561D" w:rsidP="0057724C">
      <w:pPr>
        <w:widowControl w:val="0"/>
        <w:autoSpaceDE w:val="0"/>
        <w:autoSpaceDN w:val="0"/>
        <w:spacing w:line="276" w:lineRule="auto"/>
        <w:jc w:val="both"/>
        <w:rPr>
          <w:rFonts w:eastAsia="TimesNewRomanPSMT"/>
          <w:color w:val="000000" w:themeColor="text1"/>
        </w:rPr>
      </w:pPr>
    </w:p>
    <w:p w14:paraId="06D204B0" w14:textId="77777777" w:rsidR="00A2561D" w:rsidRDefault="00A2561D" w:rsidP="0057724C">
      <w:pPr>
        <w:widowControl w:val="0"/>
        <w:autoSpaceDE w:val="0"/>
        <w:autoSpaceDN w:val="0"/>
        <w:spacing w:line="276" w:lineRule="auto"/>
        <w:jc w:val="both"/>
        <w:rPr>
          <w:rFonts w:eastAsia="TimesNewRomanPSMT"/>
          <w:color w:val="000000" w:themeColor="text1"/>
        </w:rPr>
      </w:pPr>
    </w:p>
    <w:p w14:paraId="295B7AC9" w14:textId="77777777" w:rsidR="00A2561D" w:rsidRDefault="00A2561D" w:rsidP="0057724C">
      <w:pPr>
        <w:widowControl w:val="0"/>
        <w:autoSpaceDE w:val="0"/>
        <w:autoSpaceDN w:val="0"/>
        <w:spacing w:line="276" w:lineRule="auto"/>
        <w:jc w:val="both"/>
        <w:rPr>
          <w:rFonts w:eastAsia="TimesNewRomanPSMT"/>
          <w:color w:val="000000" w:themeColor="text1"/>
        </w:rPr>
      </w:pPr>
    </w:p>
    <w:p w14:paraId="5EAD5790" w14:textId="77777777" w:rsidR="00A2561D" w:rsidRDefault="00A2561D" w:rsidP="0057724C">
      <w:pPr>
        <w:widowControl w:val="0"/>
        <w:autoSpaceDE w:val="0"/>
        <w:autoSpaceDN w:val="0"/>
        <w:spacing w:line="276" w:lineRule="auto"/>
        <w:jc w:val="both"/>
        <w:rPr>
          <w:rFonts w:eastAsia="TimesNewRomanPSMT"/>
          <w:color w:val="000000" w:themeColor="text1"/>
        </w:rPr>
      </w:pPr>
    </w:p>
    <w:p w14:paraId="4E2E0CF5" w14:textId="77777777" w:rsidR="00A2561D" w:rsidRDefault="00A2561D" w:rsidP="0057724C">
      <w:pPr>
        <w:widowControl w:val="0"/>
        <w:autoSpaceDE w:val="0"/>
        <w:autoSpaceDN w:val="0"/>
        <w:spacing w:line="276" w:lineRule="auto"/>
        <w:jc w:val="both"/>
        <w:rPr>
          <w:rFonts w:eastAsia="TimesNewRomanPSMT"/>
          <w:color w:val="000000" w:themeColor="text1"/>
        </w:rPr>
      </w:pPr>
    </w:p>
    <w:p w14:paraId="2BABF67D" w14:textId="77777777" w:rsidR="00A2561D" w:rsidRDefault="00A2561D" w:rsidP="0057724C">
      <w:pPr>
        <w:widowControl w:val="0"/>
        <w:autoSpaceDE w:val="0"/>
        <w:autoSpaceDN w:val="0"/>
        <w:spacing w:line="276" w:lineRule="auto"/>
        <w:jc w:val="both"/>
        <w:rPr>
          <w:rFonts w:eastAsia="TimesNewRomanPSMT"/>
          <w:color w:val="000000" w:themeColor="text1"/>
        </w:rPr>
      </w:pPr>
    </w:p>
    <w:p w14:paraId="6BE88B98" w14:textId="77777777" w:rsidR="00A2561D" w:rsidRDefault="00A2561D" w:rsidP="0057724C">
      <w:pPr>
        <w:widowControl w:val="0"/>
        <w:autoSpaceDE w:val="0"/>
        <w:autoSpaceDN w:val="0"/>
        <w:spacing w:line="276" w:lineRule="auto"/>
        <w:jc w:val="both"/>
        <w:rPr>
          <w:rFonts w:eastAsia="TimesNewRomanPSMT"/>
          <w:color w:val="000000" w:themeColor="text1"/>
        </w:rPr>
      </w:pPr>
    </w:p>
    <w:p w14:paraId="63B7F088" w14:textId="77777777" w:rsidR="00A2561D" w:rsidRDefault="00A2561D" w:rsidP="0057724C">
      <w:pPr>
        <w:widowControl w:val="0"/>
        <w:autoSpaceDE w:val="0"/>
        <w:autoSpaceDN w:val="0"/>
        <w:spacing w:line="276" w:lineRule="auto"/>
        <w:jc w:val="both"/>
        <w:rPr>
          <w:rFonts w:eastAsia="TimesNewRomanPSMT"/>
          <w:color w:val="000000" w:themeColor="text1"/>
        </w:rPr>
      </w:pPr>
    </w:p>
    <w:p w14:paraId="0F29A32C" w14:textId="77777777" w:rsidR="00A2561D" w:rsidRDefault="00A2561D" w:rsidP="0057724C">
      <w:pPr>
        <w:widowControl w:val="0"/>
        <w:autoSpaceDE w:val="0"/>
        <w:autoSpaceDN w:val="0"/>
        <w:spacing w:line="276" w:lineRule="auto"/>
        <w:jc w:val="both"/>
        <w:rPr>
          <w:rFonts w:eastAsia="TimesNewRomanPSMT"/>
          <w:color w:val="000000" w:themeColor="text1"/>
        </w:rPr>
      </w:pPr>
    </w:p>
    <w:p w14:paraId="71D978EF" w14:textId="77777777" w:rsidR="0057724C" w:rsidRPr="00887403" w:rsidRDefault="0057724C" w:rsidP="0057724C">
      <w:pPr>
        <w:spacing w:before="10" w:after="40" w:line="360" w:lineRule="auto"/>
        <w:jc w:val="both"/>
        <w:rPr>
          <w:b/>
          <w:color w:val="000000" w:themeColor="text1"/>
        </w:rPr>
      </w:pPr>
      <w:r w:rsidRPr="00887403">
        <w:rPr>
          <w:b/>
          <w:color w:val="000000" w:themeColor="text1"/>
        </w:rPr>
        <w:t xml:space="preserve">Detailed Syllabus: </w:t>
      </w:r>
    </w:p>
    <w:tbl>
      <w:tblPr>
        <w:tblStyle w:val="TableGrid"/>
        <w:tblW w:w="10431" w:type="dxa"/>
        <w:tblInd w:w="108" w:type="dxa"/>
        <w:tblLook w:val="04A0" w:firstRow="1" w:lastRow="0" w:firstColumn="1" w:lastColumn="0" w:noHBand="0" w:noVBand="1"/>
      </w:tblPr>
      <w:tblGrid>
        <w:gridCol w:w="1097"/>
        <w:gridCol w:w="7841"/>
        <w:gridCol w:w="1493"/>
      </w:tblGrid>
      <w:tr w:rsidR="0057724C" w:rsidRPr="00887403" w14:paraId="5EE47F05" w14:textId="77777777" w:rsidTr="00CC338A">
        <w:trPr>
          <w:trHeight w:val="755"/>
        </w:trPr>
        <w:tc>
          <w:tcPr>
            <w:tcW w:w="1020" w:type="dxa"/>
            <w:vAlign w:val="center"/>
          </w:tcPr>
          <w:p w14:paraId="3F014AD5" w14:textId="77777777" w:rsidR="0057724C" w:rsidRPr="00887403" w:rsidRDefault="0057724C" w:rsidP="00CC338A">
            <w:pPr>
              <w:jc w:val="center"/>
              <w:rPr>
                <w:b/>
              </w:rPr>
            </w:pPr>
            <w:r w:rsidRPr="00887403">
              <w:rPr>
                <w:b/>
              </w:rPr>
              <w:t>Modules</w:t>
            </w:r>
          </w:p>
        </w:tc>
        <w:tc>
          <w:tcPr>
            <w:tcW w:w="7911" w:type="dxa"/>
            <w:vAlign w:val="center"/>
          </w:tcPr>
          <w:p w14:paraId="2FA09756" w14:textId="77777777" w:rsidR="0057724C" w:rsidRPr="00887403" w:rsidRDefault="0057724C" w:rsidP="00CC338A">
            <w:pPr>
              <w:jc w:val="center"/>
              <w:rPr>
                <w:b/>
              </w:rPr>
            </w:pPr>
            <w:r w:rsidRPr="00887403">
              <w:rPr>
                <w:b/>
                <w:bCs/>
                <w:color w:val="000000" w:themeColor="text1"/>
              </w:rPr>
              <w:t>Topics and Course Content</w:t>
            </w:r>
          </w:p>
        </w:tc>
        <w:tc>
          <w:tcPr>
            <w:tcW w:w="1500" w:type="dxa"/>
            <w:vAlign w:val="center"/>
          </w:tcPr>
          <w:p w14:paraId="3EDA7C6F" w14:textId="77777777" w:rsidR="0057724C" w:rsidRPr="00887403" w:rsidRDefault="0057724C" w:rsidP="00CC338A">
            <w:pPr>
              <w:jc w:val="center"/>
            </w:pPr>
            <w:r w:rsidRPr="00887403">
              <w:rPr>
                <w:b/>
                <w:bCs/>
                <w:color w:val="000000" w:themeColor="text1"/>
              </w:rPr>
              <w:t>Periods</w:t>
            </w:r>
          </w:p>
        </w:tc>
      </w:tr>
      <w:tr w:rsidR="0057724C" w:rsidRPr="00887403" w14:paraId="189A4C44" w14:textId="77777777" w:rsidTr="00A2561D">
        <w:trPr>
          <w:trHeight w:val="7376"/>
        </w:trPr>
        <w:tc>
          <w:tcPr>
            <w:tcW w:w="1020" w:type="dxa"/>
            <w:vAlign w:val="center"/>
          </w:tcPr>
          <w:p w14:paraId="7EE9D4B4" w14:textId="77777777" w:rsidR="0057724C" w:rsidRPr="00887403" w:rsidRDefault="0057724C" w:rsidP="00CC338A">
            <w:pPr>
              <w:jc w:val="center"/>
            </w:pPr>
            <w:r w:rsidRPr="00887403">
              <w:t>Unit 1</w:t>
            </w:r>
          </w:p>
        </w:tc>
        <w:tc>
          <w:tcPr>
            <w:tcW w:w="7911" w:type="dxa"/>
            <w:vAlign w:val="center"/>
          </w:tcPr>
          <w:p w14:paraId="6B920130" w14:textId="77777777" w:rsidR="0057724C" w:rsidRPr="00887403" w:rsidRDefault="0057724C" w:rsidP="00CC338A">
            <w:pPr>
              <w:ind w:left="150" w:right="97"/>
              <w:jc w:val="both"/>
            </w:pPr>
            <w:r w:rsidRPr="00887403">
              <w:t>Identification of research problem / topic on any one of the following aspects based on the internship programme during the 3</w:t>
            </w:r>
            <w:r w:rsidRPr="00887403">
              <w:rPr>
                <w:vertAlign w:val="superscript"/>
              </w:rPr>
              <w:t>rd</w:t>
            </w:r>
            <w:r w:rsidRPr="00887403">
              <w:t xml:space="preserve"> semester. This may be any kind of geographical studies:</w:t>
            </w:r>
          </w:p>
          <w:p w14:paraId="5B447BC2" w14:textId="77777777" w:rsidR="0057724C" w:rsidRPr="00887403" w:rsidRDefault="0057724C" w:rsidP="00CC338A">
            <w:pPr>
              <w:numPr>
                <w:ilvl w:val="0"/>
                <w:numId w:val="29"/>
              </w:numPr>
              <w:ind w:right="97"/>
              <w:jc w:val="both"/>
            </w:pPr>
            <w:r w:rsidRPr="00887403">
              <w:t>Agriculture, Industry, Mining related issues</w:t>
            </w:r>
          </w:p>
          <w:p w14:paraId="6D4C9BEA" w14:textId="77777777" w:rsidR="0057724C" w:rsidRPr="00887403" w:rsidRDefault="0057724C" w:rsidP="00CC338A">
            <w:pPr>
              <w:numPr>
                <w:ilvl w:val="0"/>
                <w:numId w:val="29"/>
              </w:numPr>
              <w:ind w:right="97"/>
              <w:jc w:val="both"/>
            </w:pPr>
            <w:r w:rsidRPr="00887403">
              <w:t>Environmental problems of the locality including disasters and hazards</w:t>
            </w:r>
          </w:p>
          <w:p w14:paraId="2F064310" w14:textId="77777777" w:rsidR="0057724C" w:rsidRPr="00887403" w:rsidRDefault="0057724C" w:rsidP="00CC338A">
            <w:pPr>
              <w:numPr>
                <w:ilvl w:val="0"/>
                <w:numId w:val="29"/>
              </w:numPr>
              <w:ind w:right="97"/>
              <w:jc w:val="both"/>
            </w:pPr>
            <w:r w:rsidRPr="00887403">
              <w:t>Natural resources assessments, planning and management</w:t>
            </w:r>
          </w:p>
          <w:p w14:paraId="1E479BC0" w14:textId="77777777" w:rsidR="0057724C" w:rsidRPr="00887403" w:rsidRDefault="0057724C" w:rsidP="00CC338A">
            <w:pPr>
              <w:numPr>
                <w:ilvl w:val="0"/>
                <w:numId w:val="29"/>
              </w:numPr>
              <w:ind w:right="97"/>
              <w:jc w:val="both"/>
            </w:pPr>
            <w:r w:rsidRPr="00887403">
              <w:t>Ecological crisis, Climate change and consequences</w:t>
            </w:r>
          </w:p>
          <w:p w14:paraId="3C2ECD8C" w14:textId="77777777" w:rsidR="0057724C" w:rsidRPr="00887403" w:rsidRDefault="0057724C" w:rsidP="00CC338A">
            <w:pPr>
              <w:numPr>
                <w:ilvl w:val="0"/>
                <w:numId w:val="29"/>
              </w:numPr>
              <w:ind w:right="97"/>
              <w:jc w:val="both"/>
            </w:pPr>
            <w:r w:rsidRPr="00887403">
              <w:t>Rural / Urban Ecosystems;</w:t>
            </w:r>
          </w:p>
          <w:p w14:paraId="6A90418F" w14:textId="77777777" w:rsidR="0057724C" w:rsidRPr="00887403" w:rsidRDefault="0057724C" w:rsidP="00CC338A">
            <w:pPr>
              <w:numPr>
                <w:ilvl w:val="0"/>
                <w:numId w:val="29"/>
              </w:numPr>
              <w:ind w:left="717" w:right="97" w:hanging="207"/>
              <w:jc w:val="both"/>
            </w:pPr>
            <w:r w:rsidRPr="00887403">
              <w:t xml:space="preserve">   Terrain / basin / watershed characterization and evaluation including     integrated development studies</w:t>
            </w:r>
          </w:p>
          <w:p w14:paraId="3B2FF2A7" w14:textId="77777777" w:rsidR="0057724C" w:rsidRPr="00887403" w:rsidRDefault="0057724C" w:rsidP="00CC338A">
            <w:pPr>
              <w:ind w:left="150" w:right="97"/>
              <w:jc w:val="both"/>
            </w:pPr>
            <w:r w:rsidRPr="00887403">
              <w:rPr>
                <w:i/>
                <w:iCs/>
              </w:rPr>
              <w:t>(This list is indicative only, the student may consult the assigned teacher as project supervisor / guide. Project supervisor / guide to each student will be allocated)</w:t>
            </w:r>
            <w:r w:rsidRPr="00887403">
              <w:t xml:space="preserve">. </w:t>
            </w:r>
          </w:p>
          <w:p w14:paraId="397CB321" w14:textId="77777777" w:rsidR="0057724C" w:rsidRPr="00887403" w:rsidRDefault="0057724C" w:rsidP="00CC338A">
            <w:pPr>
              <w:ind w:left="150" w:right="97"/>
              <w:jc w:val="both"/>
            </w:pPr>
            <w:r w:rsidRPr="00887403">
              <w:t>The topic selection / modification may be done just before the 3rd Semester End Examination so that the data collection can be done during semester break.</w:t>
            </w:r>
          </w:p>
          <w:p w14:paraId="7FF0D73F" w14:textId="77777777" w:rsidR="0057724C" w:rsidRPr="00887403" w:rsidRDefault="0057724C" w:rsidP="00CC338A">
            <w:pPr>
              <w:ind w:left="150" w:right="97"/>
              <w:jc w:val="both"/>
            </w:pPr>
            <w:r w:rsidRPr="00887403">
              <w:t>A fresh project proposal / modified project proposal of project done in 4</w:t>
            </w:r>
            <w:r w:rsidRPr="00887403">
              <w:rPr>
                <w:vertAlign w:val="superscript"/>
              </w:rPr>
              <w:t>th</w:t>
            </w:r>
            <w:r w:rsidRPr="00887403">
              <w:t xml:space="preserve">  semester is to be submitted by each student (within 2</w:t>
            </w:r>
            <w:r w:rsidRPr="00887403">
              <w:rPr>
                <w:vertAlign w:val="superscript"/>
              </w:rPr>
              <w:t>nd</w:t>
            </w:r>
            <w:r w:rsidRPr="00887403">
              <w:t xml:space="preserve"> week of the commencement of 4</w:t>
            </w:r>
            <w:r w:rsidRPr="00887403">
              <w:rPr>
                <w:vertAlign w:val="superscript"/>
              </w:rPr>
              <w:t>th</w:t>
            </w:r>
            <w:r w:rsidRPr="00887403">
              <w:t xml:space="preserve"> semester classes) by mentioning the following:-</w:t>
            </w:r>
          </w:p>
          <w:p w14:paraId="557E790E" w14:textId="77777777" w:rsidR="0057724C" w:rsidRPr="00887403" w:rsidRDefault="0057724C" w:rsidP="00CC338A">
            <w:pPr>
              <w:numPr>
                <w:ilvl w:val="0"/>
                <w:numId w:val="30"/>
              </w:numPr>
              <w:ind w:right="97"/>
              <w:jc w:val="both"/>
            </w:pPr>
            <w:r w:rsidRPr="00887403">
              <w:t>Project title</w:t>
            </w:r>
          </w:p>
          <w:p w14:paraId="6FF700F3" w14:textId="77777777" w:rsidR="0057724C" w:rsidRPr="00887403" w:rsidRDefault="0057724C" w:rsidP="00CC338A">
            <w:pPr>
              <w:numPr>
                <w:ilvl w:val="0"/>
                <w:numId w:val="30"/>
              </w:numPr>
              <w:ind w:right="97"/>
              <w:jc w:val="both"/>
            </w:pPr>
            <w:r w:rsidRPr="00887403">
              <w:t>Introduction to the problem</w:t>
            </w:r>
          </w:p>
          <w:p w14:paraId="71EC5592" w14:textId="77777777" w:rsidR="0057724C" w:rsidRPr="00887403" w:rsidRDefault="0057724C" w:rsidP="00CC338A">
            <w:pPr>
              <w:numPr>
                <w:ilvl w:val="0"/>
                <w:numId w:val="30"/>
              </w:numPr>
              <w:ind w:right="97"/>
              <w:jc w:val="both"/>
            </w:pPr>
            <w:r w:rsidRPr="00887403">
              <w:t>Aims / objectives</w:t>
            </w:r>
          </w:p>
          <w:p w14:paraId="129BC671" w14:textId="77777777" w:rsidR="0057724C" w:rsidRPr="00887403" w:rsidRDefault="0057724C" w:rsidP="00CC338A">
            <w:pPr>
              <w:numPr>
                <w:ilvl w:val="0"/>
                <w:numId w:val="30"/>
              </w:numPr>
              <w:ind w:right="97"/>
              <w:jc w:val="both"/>
            </w:pPr>
            <w:r w:rsidRPr="00887403">
              <w:t>Objectives and Research questions</w:t>
            </w:r>
          </w:p>
          <w:p w14:paraId="7D188F06" w14:textId="77777777" w:rsidR="0057724C" w:rsidRPr="00887403" w:rsidRDefault="0057724C" w:rsidP="00CC338A">
            <w:pPr>
              <w:numPr>
                <w:ilvl w:val="0"/>
                <w:numId w:val="30"/>
              </w:numPr>
              <w:ind w:right="97"/>
              <w:jc w:val="both"/>
            </w:pPr>
            <w:r w:rsidRPr="00887403">
              <w:t>Database and Methodology</w:t>
            </w:r>
          </w:p>
          <w:p w14:paraId="3233DF4D" w14:textId="77777777" w:rsidR="0057724C" w:rsidRPr="00887403" w:rsidRDefault="0057724C" w:rsidP="00CC338A">
            <w:pPr>
              <w:numPr>
                <w:ilvl w:val="0"/>
                <w:numId w:val="30"/>
              </w:numPr>
              <w:ind w:right="97"/>
              <w:jc w:val="both"/>
            </w:pPr>
            <w:r w:rsidRPr="00887403">
              <w:t>Study of relevant literature</w:t>
            </w:r>
          </w:p>
          <w:p w14:paraId="0B0A6C36" w14:textId="77777777" w:rsidR="0057724C" w:rsidRPr="00887403" w:rsidRDefault="0057724C" w:rsidP="00CC338A">
            <w:pPr>
              <w:numPr>
                <w:ilvl w:val="0"/>
                <w:numId w:val="30"/>
              </w:numPr>
              <w:ind w:right="97"/>
              <w:jc w:val="both"/>
            </w:pPr>
            <w:r w:rsidRPr="00887403">
              <w:t>Organization of study</w:t>
            </w:r>
          </w:p>
          <w:p w14:paraId="29E601ED" w14:textId="77777777" w:rsidR="0057724C" w:rsidRPr="00887403" w:rsidRDefault="0057724C" w:rsidP="00CC338A">
            <w:pPr>
              <w:jc w:val="both"/>
              <w:rPr>
                <w:rFonts w:eastAsia="TimesNewRomanPSMT"/>
                <w:lang w:val="en-US"/>
              </w:rPr>
            </w:pPr>
          </w:p>
        </w:tc>
        <w:tc>
          <w:tcPr>
            <w:tcW w:w="1500" w:type="dxa"/>
            <w:vAlign w:val="center"/>
          </w:tcPr>
          <w:p w14:paraId="77E49E50" w14:textId="77777777" w:rsidR="0057724C" w:rsidRPr="00887403" w:rsidRDefault="0057724C" w:rsidP="00CC338A">
            <w:pPr>
              <w:jc w:val="center"/>
            </w:pPr>
            <w:r w:rsidRPr="00887403">
              <w:t>12</w:t>
            </w:r>
          </w:p>
        </w:tc>
      </w:tr>
      <w:tr w:rsidR="0057724C" w:rsidRPr="00887403" w14:paraId="4B52629C" w14:textId="77777777" w:rsidTr="00CC338A">
        <w:trPr>
          <w:trHeight w:val="1020"/>
        </w:trPr>
        <w:tc>
          <w:tcPr>
            <w:tcW w:w="1020" w:type="dxa"/>
            <w:vAlign w:val="center"/>
          </w:tcPr>
          <w:p w14:paraId="726C8113" w14:textId="77777777" w:rsidR="0057724C" w:rsidRPr="00887403" w:rsidRDefault="0057724C" w:rsidP="00CC338A">
            <w:pPr>
              <w:jc w:val="center"/>
            </w:pPr>
            <w:r w:rsidRPr="00887403">
              <w:t>Unit 2</w:t>
            </w:r>
          </w:p>
        </w:tc>
        <w:tc>
          <w:tcPr>
            <w:tcW w:w="7911" w:type="dxa"/>
            <w:vAlign w:val="center"/>
          </w:tcPr>
          <w:p w14:paraId="47A0B4D5" w14:textId="77777777" w:rsidR="0057724C" w:rsidRPr="00887403" w:rsidRDefault="0057724C" w:rsidP="00CC338A">
            <w:pPr>
              <w:widowControl w:val="0"/>
              <w:autoSpaceDE w:val="0"/>
              <w:autoSpaceDN w:val="0"/>
              <w:ind w:left="150" w:right="97"/>
              <w:jc w:val="both"/>
            </w:pPr>
            <w:r w:rsidRPr="00887403">
              <w:t>Project proposal presentation by each student using PowerPoint during 3</w:t>
            </w:r>
            <w:r w:rsidRPr="00887403">
              <w:rPr>
                <w:vertAlign w:val="superscript"/>
              </w:rPr>
              <w:t>rd</w:t>
            </w:r>
            <w:r w:rsidRPr="00887403">
              <w:t xml:space="preserve"> week of the commencement of the course of 4</w:t>
            </w:r>
            <w:r w:rsidRPr="00887403">
              <w:rPr>
                <w:vertAlign w:val="superscript"/>
              </w:rPr>
              <w:t>th</w:t>
            </w:r>
            <w:r w:rsidRPr="00887403">
              <w:t xml:space="preserve"> semester.</w:t>
            </w:r>
          </w:p>
          <w:p w14:paraId="7B461DD3" w14:textId="77777777" w:rsidR="0057724C" w:rsidRPr="00887403" w:rsidRDefault="0057724C" w:rsidP="00CC338A">
            <w:pPr>
              <w:widowControl w:val="0"/>
              <w:autoSpaceDE w:val="0"/>
              <w:autoSpaceDN w:val="0"/>
              <w:ind w:left="720"/>
              <w:jc w:val="both"/>
              <w:rPr>
                <w:lang w:val="en-US"/>
              </w:rPr>
            </w:pPr>
          </w:p>
        </w:tc>
        <w:tc>
          <w:tcPr>
            <w:tcW w:w="1500" w:type="dxa"/>
            <w:vAlign w:val="center"/>
          </w:tcPr>
          <w:p w14:paraId="4BF32EAC" w14:textId="77777777" w:rsidR="0057724C" w:rsidRPr="00887403" w:rsidRDefault="0057724C" w:rsidP="00CC338A">
            <w:pPr>
              <w:jc w:val="center"/>
            </w:pPr>
            <w:r w:rsidRPr="00887403">
              <w:t>12</w:t>
            </w:r>
          </w:p>
        </w:tc>
      </w:tr>
      <w:tr w:rsidR="0057724C" w:rsidRPr="00887403" w14:paraId="30E7B081" w14:textId="77777777" w:rsidTr="00CC338A">
        <w:trPr>
          <w:trHeight w:val="907"/>
        </w:trPr>
        <w:tc>
          <w:tcPr>
            <w:tcW w:w="1020" w:type="dxa"/>
            <w:vAlign w:val="center"/>
          </w:tcPr>
          <w:p w14:paraId="329DEA9E" w14:textId="77777777" w:rsidR="0057724C" w:rsidRPr="00887403" w:rsidRDefault="0057724C" w:rsidP="00CC338A">
            <w:pPr>
              <w:jc w:val="center"/>
            </w:pPr>
            <w:r w:rsidRPr="00887403">
              <w:t>Unit 3</w:t>
            </w:r>
          </w:p>
        </w:tc>
        <w:tc>
          <w:tcPr>
            <w:tcW w:w="7911" w:type="dxa"/>
            <w:vAlign w:val="center"/>
          </w:tcPr>
          <w:p w14:paraId="6F3E711C" w14:textId="77777777" w:rsidR="0057724C" w:rsidRPr="00887403" w:rsidRDefault="0057724C" w:rsidP="00CC338A">
            <w:pPr>
              <w:ind w:left="150" w:right="97"/>
            </w:pPr>
            <w:r w:rsidRPr="00887403">
              <w:t>Reporting of data collection, tabulation, processing, mapping/charting and analysis by each student using PowerPoint during 5</w:t>
            </w:r>
            <w:r w:rsidRPr="00887403">
              <w:rPr>
                <w:vertAlign w:val="superscript"/>
              </w:rPr>
              <w:t>th</w:t>
            </w:r>
            <w:r w:rsidRPr="00887403">
              <w:t xml:space="preserve"> week of the commencement of the course of 4</w:t>
            </w:r>
            <w:r w:rsidRPr="00887403">
              <w:rPr>
                <w:vertAlign w:val="superscript"/>
              </w:rPr>
              <w:t>th</w:t>
            </w:r>
            <w:r w:rsidRPr="00887403">
              <w:t xml:space="preserve"> semester.</w:t>
            </w:r>
          </w:p>
          <w:p w14:paraId="4986247A" w14:textId="77777777" w:rsidR="0057724C" w:rsidRPr="00887403" w:rsidRDefault="0057724C" w:rsidP="00CC338A">
            <w:pPr>
              <w:pStyle w:val="ListParagraph"/>
              <w:jc w:val="both"/>
              <w:rPr>
                <w:rFonts w:ascii="Times New Roman" w:eastAsia="TimesNewRomanPSMT" w:hAnsi="Times New Roman" w:cs="Times New Roman"/>
                <w:b/>
                <w:bCs/>
                <w:sz w:val="24"/>
                <w:szCs w:val="24"/>
                <w:lang w:val="en-US"/>
              </w:rPr>
            </w:pPr>
          </w:p>
        </w:tc>
        <w:tc>
          <w:tcPr>
            <w:tcW w:w="1500" w:type="dxa"/>
            <w:vAlign w:val="center"/>
          </w:tcPr>
          <w:p w14:paraId="3A3225FA" w14:textId="77777777" w:rsidR="0057724C" w:rsidRPr="00887403" w:rsidRDefault="0057724C" w:rsidP="00CC338A">
            <w:pPr>
              <w:jc w:val="center"/>
            </w:pPr>
            <w:r w:rsidRPr="00887403">
              <w:t>12</w:t>
            </w:r>
          </w:p>
        </w:tc>
      </w:tr>
      <w:tr w:rsidR="0057724C" w:rsidRPr="00887403" w14:paraId="13C341FA" w14:textId="77777777" w:rsidTr="00CC338A">
        <w:trPr>
          <w:trHeight w:val="907"/>
        </w:trPr>
        <w:tc>
          <w:tcPr>
            <w:tcW w:w="1020" w:type="dxa"/>
            <w:vAlign w:val="center"/>
          </w:tcPr>
          <w:p w14:paraId="436AFFAF" w14:textId="77777777" w:rsidR="0057724C" w:rsidRPr="00887403" w:rsidRDefault="0057724C" w:rsidP="00CC338A">
            <w:pPr>
              <w:jc w:val="center"/>
            </w:pPr>
            <w:r w:rsidRPr="00887403">
              <w:t>Unit 4</w:t>
            </w:r>
          </w:p>
        </w:tc>
        <w:tc>
          <w:tcPr>
            <w:tcW w:w="7911" w:type="dxa"/>
            <w:vAlign w:val="center"/>
          </w:tcPr>
          <w:p w14:paraId="7ADFA69A" w14:textId="77777777" w:rsidR="0057724C" w:rsidRPr="00887403" w:rsidRDefault="0057724C" w:rsidP="00CC338A">
            <w:pPr>
              <w:widowControl w:val="0"/>
              <w:autoSpaceDE w:val="0"/>
              <w:autoSpaceDN w:val="0"/>
              <w:ind w:left="150" w:right="97"/>
              <w:jc w:val="both"/>
            </w:pPr>
            <w:r w:rsidRPr="00887403">
              <w:t>Preparation of project report in prescribed format during 6</w:t>
            </w:r>
            <w:r w:rsidRPr="00887403">
              <w:rPr>
                <w:vertAlign w:val="superscript"/>
              </w:rPr>
              <w:t>th</w:t>
            </w:r>
            <w:r w:rsidRPr="00887403">
              <w:t xml:space="preserve"> – 8</w:t>
            </w:r>
            <w:r w:rsidRPr="00887403">
              <w:rPr>
                <w:vertAlign w:val="superscript"/>
              </w:rPr>
              <w:t>th</w:t>
            </w:r>
            <w:r w:rsidRPr="00887403">
              <w:t xml:space="preserve"> week of the commencement of course of 2</w:t>
            </w:r>
            <w:r w:rsidRPr="00887403">
              <w:rPr>
                <w:vertAlign w:val="superscript"/>
              </w:rPr>
              <w:t>nd</w:t>
            </w:r>
            <w:r w:rsidRPr="00887403">
              <w:t xml:space="preserve"> semester.</w:t>
            </w:r>
          </w:p>
          <w:p w14:paraId="71074D77" w14:textId="77777777" w:rsidR="0057724C" w:rsidRPr="00887403" w:rsidRDefault="0057724C" w:rsidP="00CC338A">
            <w:pPr>
              <w:widowControl w:val="0"/>
              <w:autoSpaceDE w:val="0"/>
              <w:autoSpaceDN w:val="0"/>
              <w:ind w:left="150" w:right="97"/>
              <w:jc w:val="both"/>
            </w:pPr>
            <w:r w:rsidRPr="00887403">
              <w:t>Submission of the report after a week of the announcement of routine for 4</w:t>
            </w:r>
            <w:r w:rsidRPr="00887403">
              <w:rPr>
                <w:vertAlign w:val="superscript"/>
              </w:rPr>
              <w:t>th</w:t>
            </w:r>
            <w:r w:rsidRPr="00887403">
              <w:t xml:space="preserve"> End Semester Examination.</w:t>
            </w:r>
          </w:p>
          <w:p w14:paraId="4033C13F" w14:textId="77777777" w:rsidR="0057724C" w:rsidRPr="00887403" w:rsidRDefault="0057724C" w:rsidP="00CC338A">
            <w:pPr>
              <w:widowControl w:val="0"/>
              <w:autoSpaceDE w:val="0"/>
              <w:autoSpaceDN w:val="0"/>
              <w:ind w:left="150" w:right="97"/>
              <w:jc w:val="both"/>
            </w:pPr>
            <w:r w:rsidRPr="00887403">
              <w:t>Final project presentation by each student using PowerPoint during on the scheduled date of viva-voce examination of this paper.</w:t>
            </w:r>
          </w:p>
          <w:p w14:paraId="1C8960D6" w14:textId="77777777" w:rsidR="0057724C" w:rsidRPr="00887403" w:rsidRDefault="0057724C" w:rsidP="00CC338A">
            <w:pPr>
              <w:widowControl w:val="0"/>
              <w:autoSpaceDE w:val="0"/>
              <w:autoSpaceDN w:val="0"/>
              <w:jc w:val="both"/>
              <w:rPr>
                <w:lang w:val="en-US"/>
              </w:rPr>
            </w:pPr>
            <w:r w:rsidRPr="00887403">
              <w:rPr>
                <w:i/>
                <w:iCs/>
              </w:rPr>
              <w:t>Marks for external evaluation = Viva-voce  + Presentation  = 100</w:t>
            </w:r>
          </w:p>
        </w:tc>
        <w:tc>
          <w:tcPr>
            <w:tcW w:w="1500" w:type="dxa"/>
            <w:vAlign w:val="center"/>
          </w:tcPr>
          <w:p w14:paraId="5D54A823" w14:textId="77777777" w:rsidR="0057724C" w:rsidRPr="00887403" w:rsidRDefault="0057724C" w:rsidP="00CC338A">
            <w:pPr>
              <w:jc w:val="center"/>
            </w:pPr>
            <w:r w:rsidRPr="00887403">
              <w:t>12</w:t>
            </w:r>
          </w:p>
        </w:tc>
      </w:tr>
      <w:tr w:rsidR="0057724C" w:rsidRPr="00887403" w14:paraId="79B23B32" w14:textId="77777777" w:rsidTr="00CC338A">
        <w:trPr>
          <w:trHeight w:val="449"/>
        </w:trPr>
        <w:tc>
          <w:tcPr>
            <w:tcW w:w="1020" w:type="dxa"/>
            <w:vAlign w:val="center"/>
          </w:tcPr>
          <w:p w14:paraId="44C6BF94" w14:textId="77777777" w:rsidR="0057724C" w:rsidRPr="00887403" w:rsidRDefault="0057724C" w:rsidP="00CC338A">
            <w:pPr>
              <w:jc w:val="center"/>
              <w:rPr>
                <w:b/>
              </w:rPr>
            </w:pPr>
          </w:p>
        </w:tc>
        <w:tc>
          <w:tcPr>
            <w:tcW w:w="7911" w:type="dxa"/>
            <w:vAlign w:val="center"/>
          </w:tcPr>
          <w:p w14:paraId="17B06D9B" w14:textId="77777777" w:rsidR="0057724C" w:rsidRPr="00887403" w:rsidRDefault="0057724C" w:rsidP="00CC338A">
            <w:pPr>
              <w:spacing w:line="276" w:lineRule="auto"/>
              <w:jc w:val="center"/>
              <w:rPr>
                <w:b/>
              </w:rPr>
            </w:pPr>
            <w:r w:rsidRPr="00887403">
              <w:rPr>
                <w:b/>
              </w:rPr>
              <w:t>Total</w:t>
            </w:r>
          </w:p>
        </w:tc>
        <w:tc>
          <w:tcPr>
            <w:tcW w:w="1500" w:type="dxa"/>
            <w:vAlign w:val="center"/>
          </w:tcPr>
          <w:p w14:paraId="666988CE" w14:textId="77777777" w:rsidR="0057724C" w:rsidRPr="00887403" w:rsidRDefault="0057724C" w:rsidP="00CC338A">
            <w:pPr>
              <w:jc w:val="center"/>
              <w:rPr>
                <w:b/>
              </w:rPr>
            </w:pPr>
            <w:r w:rsidRPr="00887403">
              <w:rPr>
                <w:b/>
              </w:rPr>
              <w:t>48</w:t>
            </w:r>
          </w:p>
        </w:tc>
      </w:tr>
    </w:tbl>
    <w:p w14:paraId="5E14C157" w14:textId="77777777" w:rsidR="00CC6BD2" w:rsidRDefault="00CC6BD2" w:rsidP="00CC6BD2">
      <w:pPr>
        <w:rPr>
          <w:rFonts w:eastAsia="CIDFont+F1"/>
          <w:color w:val="000000" w:themeColor="text1"/>
          <w:lang w:val="en-US" w:eastAsia="en-US"/>
        </w:rPr>
      </w:pPr>
    </w:p>
    <w:p w14:paraId="7492F7C4" w14:textId="77777777" w:rsidR="00672114" w:rsidRDefault="00672114" w:rsidP="00CC6BD2">
      <w:pPr>
        <w:rPr>
          <w:rFonts w:eastAsia="CIDFont+F1"/>
          <w:color w:val="000000" w:themeColor="text1"/>
          <w:lang w:val="en-US" w:eastAsia="en-US"/>
        </w:rPr>
      </w:pPr>
    </w:p>
    <w:p w14:paraId="11ECF577" w14:textId="77777777" w:rsidR="00672114" w:rsidRDefault="00672114" w:rsidP="00CC6BD2">
      <w:pPr>
        <w:rPr>
          <w:rFonts w:eastAsia="CIDFont+F1"/>
          <w:color w:val="000000" w:themeColor="text1"/>
          <w:lang w:val="en-US" w:eastAsia="en-US"/>
        </w:rPr>
      </w:pPr>
    </w:p>
    <w:p w14:paraId="4E81BDB9" w14:textId="77777777" w:rsidR="00672114" w:rsidRDefault="00672114" w:rsidP="00CC6BD2">
      <w:pPr>
        <w:rPr>
          <w:rFonts w:eastAsia="CIDFont+F1"/>
          <w:color w:val="000000" w:themeColor="text1"/>
          <w:lang w:val="en-US" w:eastAsia="en-US"/>
        </w:rPr>
      </w:pPr>
    </w:p>
    <w:p w14:paraId="70B92ADC" w14:textId="77777777" w:rsidR="00672114" w:rsidRDefault="00672114" w:rsidP="00CC6BD2">
      <w:pPr>
        <w:rPr>
          <w:rFonts w:eastAsia="CIDFont+F1"/>
          <w:color w:val="000000" w:themeColor="text1"/>
          <w:lang w:val="en-US" w:eastAsia="en-US"/>
        </w:rPr>
      </w:pPr>
    </w:p>
    <w:p w14:paraId="598B48DA" w14:textId="77777777" w:rsidR="00672114" w:rsidRDefault="00672114" w:rsidP="00CC6BD2">
      <w:pPr>
        <w:rPr>
          <w:rFonts w:eastAsia="CIDFont+F1"/>
          <w:color w:val="000000" w:themeColor="text1"/>
          <w:lang w:val="en-US" w:eastAsia="en-US"/>
        </w:rPr>
      </w:pPr>
    </w:p>
    <w:p w14:paraId="161E2C5A" w14:textId="77777777" w:rsidR="00672114" w:rsidRDefault="00672114" w:rsidP="00CC6BD2">
      <w:pPr>
        <w:rPr>
          <w:rFonts w:eastAsia="CIDFont+F1"/>
          <w:color w:val="000000" w:themeColor="text1"/>
          <w:lang w:val="en-US" w:eastAsia="en-US"/>
        </w:rPr>
      </w:pPr>
    </w:p>
    <w:p w14:paraId="4EB84798" w14:textId="77777777" w:rsidR="00672114" w:rsidRDefault="00672114" w:rsidP="00CC6BD2">
      <w:pPr>
        <w:rPr>
          <w:rFonts w:eastAsia="CIDFont+F1"/>
          <w:color w:val="000000" w:themeColor="text1"/>
          <w:lang w:val="en-US" w:eastAsia="en-US"/>
        </w:rPr>
      </w:pPr>
    </w:p>
    <w:tbl>
      <w:tblPr>
        <w:tblStyle w:val="TableGrid"/>
        <w:tblW w:w="10429" w:type="dxa"/>
        <w:tblInd w:w="108" w:type="dxa"/>
        <w:tblLook w:val="04A0" w:firstRow="1" w:lastRow="0" w:firstColumn="1" w:lastColumn="0" w:noHBand="0" w:noVBand="1"/>
      </w:tblPr>
      <w:tblGrid>
        <w:gridCol w:w="1018"/>
        <w:gridCol w:w="8034"/>
        <w:gridCol w:w="1377"/>
      </w:tblGrid>
      <w:tr w:rsidR="00383914" w:rsidRPr="00887403" w14:paraId="104955F0" w14:textId="77777777" w:rsidTr="00CC338A">
        <w:trPr>
          <w:trHeight w:val="1035"/>
        </w:trPr>
        <w:tc>
          <w:tcPr>
            <w:tcW w:w="1018" w:type="dxa"/>
            <w:vAlign w:val="center"/>
          </w:tcPr>
          <w:p w14:paraId="00600AD8" w14:textId="77777777" w:rsidR="00383914" w:rsidRPr="00887403" w:rsidRDefault="00383914" w:rsidP="00CC338A">
            <w:pPr>
              <w:jc w:val="center"/>
              <w:rPr>
                <w:b/>
                <w:color w:val="000000" w:themeColor="text1"/>
              </w:rPr>
            </w:pPr>
            <w:r w:rsidRPr="00887403">
              <w:rPr>
                <w:b/>
                <w:color w:val="000000" w:themeColor="text1"/>
              </w:rPr>
              <w:t>Paper I</w:t>
            </w:r>
            <w:r>
              <w:rPr>
                <w:b/>
                <w:color w:val="000000" w:themeColor="text1"/>
              </w:rPr>
              <w:t>I</w:t>
            </w:r>
          </w:p>
          <w:p w14:paraId="7F8CA5C8" w14:textId="77777777" w:rsidR="00383914" w:rsidRPr="00887403" w:rsidRDefault="00383914" w:rsidP="00CC338A">
            <w:pPr>
              <w:jc w:val="center"/>
              <w:rPr>
                <w:b/>
                <w:color w:val="000000" w:themeColor="text1"/>
              </w:rPr>
            </w:pPr>
            <w:r w:rsidRPr="00887403">
              <w:rPr>
                <w:b/>
                <w:color w:val="000000" w:themeColor="text1"/>
              </w:rPr>
              <w:t>Core Course</w:t>
            </w:r>
          </w:p>
        </w:tc>
        <w:tc>
          <w:tcPr>
            <w:tcW w:w="8034" w:type="dxa"/>
            <w:vAlign w:val="center"/>
          </w:tcPr>
          <w:p w14:paraId="51C0D507" w14:textId="77777777" w:rsidR="00383914" w:rsidRPr="00887403" w:rsidRDefault="00383914" w:rsidP="00CC338A">
            <w:pPr>
              <w:spacing w:before="240"/>
              <w:jc w:val="center"/>
              <w:rPr>
                <w:b/>
                <w:bCs/>
                <w:color w:val="000000" w:themeColor="text1"/>
              </w:rPr>
            </w:pPr>
            <w:r w:rsidRPr="00887403">
              <w:rPr>
                <w:b/>
                <w:bCs/>
                <w:color w:val="000000" w:themeColor="text1"/>
              </w:rPr>
              <w:t>PRACTICAL III</w:t>
            </w:r>
          </w:p>
          <w:p w14:paraId="6DB96101" w14:textId="4C55BC4B" w:rsidR="00383914" w:rsidRPr="00887403" w:rsidRDefault="00383914" w:rsidP="00CC338A">
            <w:pPr>
              <w:spacing w:before="240"/>
              <w:jc w:val="center"/>
              <w:rPr>
                <w:b/>
                <w:bCs/>
                <w:color w:val="000000" w:themeColor="text1"/>
              </w:rPr>
            </w:pPr>
            <w:r w:rsidRPr="00887403">
              <w:rPr>
                <w:b/>
                <w:bCs/>
                <w:color w:val="000000" w:themeColor="text1"/>
              </w:rPr>
              <w:t xml:space="preserve">L-T-P-C: </w:t>
            </w:r>
            <w:r>
              <w:rPr>
                <w:b/>
                <w:bCs/>
                <w:color w:val="000000" w:themeColor="text1"/>
              </w:rPr>
              <w:t>0</w:t>
            </w:r>
            <w:r w:rsidRPr="00887403">
              <w:rPr>
                <w:b/>
                <w:bCs/>
                <w:color w:val="000000" w:themeColor="text1"/>
              </w:rPr>
              <w:t>-</w:t>
            </w:r>
            <w:r>
              <w:rPr>
                <w:b/>
                <w:bCs/>
                <w:color w:val="000000" w:themeColor="text1"/>
              </w:rPr>
              <w:t>0</w:t>
            </w:r>
            <w:r w:rsidRPr="00887403">
              <w:rPr>
                <w:b/>
                <w:bCs/>
                <w:color w:val="000000" w:themeColor="text1"/>
              </w:rPr>
              <w:t>-</w:t>
            </w:r>
            <w:r w:rsidR="000F2251">
              <w:rPr>
                <w:b/>
                <w:bCs/>
                <w:color w:val="000000" w:themeColor="text1"/>
              </w:rPr>
              <w:t>4</w:t>
            </w:r>
            <w:r>
              <w:rPr>
                <w:b/>
                <w:bCs/>
                <w:color w:val="000000" w:themeColor="text1"/>
              </w:rPr>
              <w:t>-</w:t>
            </w:r>
            <w:r w:rsidRPr="00887403">
              <w:rPr>
                <w:b/>
                <w:bCs/>
                <w:color w:val="000000" w:themeColor="text1"/>
              </w:rPr>
              <w:t>4</w:t>
            </w:r>
            <w:r w:rsidRPr="00887403">
              <w:rPr>
                <w:b/>
                <w:bCs/>
                <w:color w:val="000000" w:themeColor="text1"/>
              </w:rPr>
              <w:tab/>
              <w:t xml:space="preserve">  Credit Units: 4             Scheme of Evaluation: (P)</w:t>
            </w:r>
          </w:p>
        </w:tc>
        <w:tc>
          <w:tcPr>
            <w:tcW w:w="1377" w:type="dxa"/>
            <w:vAlign w:val="center"/>
          </w:tcPr>
          <w:p w14:paraId="7BCB600A" w14:textId="77777777" w:rsidR="00383914" w:rsidRPr="00887403" w:rsidRDefault="00383914" w:rsidP="00CC338A">
            <w:pPr>
              <w:jc w:val="center"/>
              <w:rPr>
                <w:b/>
                <w:bCs/>
                <w:color w:val="000000" w:themeColor="text1"/>
              </w:rPr>
            </w:pPr>
            <w:r w:rsidRPr="00887403">
              <w:rPr>
                <w:b/>
                <w:bCs/>
                <w:color w:val="000000" w:themeColor="text1"/>
              </w:rPr>
              <w:t>Subject Code:</w:t>
            </w:r>
          </w:p>
          <w:p w14:paraId="4430696D" w14:textId="3DB5FA6F" w:rsidR="00383914" w:rsidRPr="00887403" w:rsidRDefault="00383914" w:rsidP="00CC338A">
            <w:pPr>
              <w:spacing w:before="240"/>
              <w:jc w:val="center"/>
              <w:rPr>
                <w:b/>
                <w:bCs/>
                <w:color w:val="000000" w:themeColor="text1"/>
              </w:rPr>
            </w:pPr>
            <w:r w:rsidRPr="00887403">
              <w:rPr>
                <w:b/>
                <w:bCs/>
                <w:color w:val="000000" w:themeColor="text1"/>
              </w:rPr>
              <w:t>GEOI164C 3</w:t>
            </w:r>
            <w:r>
              <w:rPr>
                <w:b/>
                <w:bCs/>
                <w:color w:val="000000" w:themeColor="text1"/>
              </w:rPr>
              <w:t>1</w:t>
            </w:r>
            <w:r w:rsidR="000F2251">
              <w:rPr>
                <w:b/>
                <w:bCs/>
                <w:color w:val="000000" w:themeColor="text1"/>
              </w:rPr>
              <w:t>5</w:t>
            </w:r>
          </w:p>
        </w:tc>
      </w:tr>
    </w:tbl>
    <w:p w14:paraId="68729BC5" w14:textId="77777777" w:rsidR="00383914" w:rsidRPr="00887403" w:rsidRDefault="00383914" w:rsidP="00383914">
      <w:pPr>
        <w:pStyle w:val="Default"/>
        <w:rPr>
          <w:rFonts w:ascii="Times New Roman" w:eastAsia="TimesNewRomanPS-BoldMT" w:hAnsi="Times New Roman" w:cs="Times New Roman"/>
          <w:b/>
          <w:color w:val="000000" w:themeColor="text1"/>
        </w:rPr>
      </w:pPr>
    </w:p>
    <w:p w14:paraId="0FCECEA1" w14:textId="77777777" w:rsidR="00383914" w:rsidRPr="00887403" w:rsidRDefault="00383914" w:rsidP="00383914">
      <w:pPr>
        <w:pStyle w:val="Default"/>
        <w:rPr>
          <w:rFonts w:ascii="Times New Roman" w:hAnsi="Times New Roman" w:cs="Times New Roman"/>
        </w:rPr>
      </w:pPr>
      <w:r w:rsidRPr="00887403">
        <w:rPr>
          <w:rFonts w:ascii="Times New Roman" w:hAnsi="Times New Roman" w:cs="Times New Roman"/>
          <w:b/>
          <w:bCs/>
        </w:rPr>
        <w:t xml:space="preserve">Course Objectives: </w:t>
      </w:r>
      <w:r w:rsidRPr="00887403">
        <w:rPr>
          <w:rFonts w:ascii="Times New Roman" w:hAnsi="Times New Roman" w:cs="Times New Roman"/>
          <w:i/>
          <w:iCs/>
        </w:rPr>
        <w:t xml:space="preserve">The course aims at increasing the practical knowledge of the students in the field of GIS and Remote sensing and its application in Geographical studies </w:t>
      </w:r>
    </w:p>
    <w:p w14:paraId="0BD9A5D9"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b/>
          <w:bCs/>
          <w:color w:val="000000"/>
          <w:lang w:eastAsia="en-US"/>
        </w:rPr>
        <w:t xml:space="preserve">Course Outcomes: </w:t>
      </w:r>
    </w:p>
    <w:p w14:paraId="37BC2184"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color w:val="000000"/>
          <w:lang w:eastAsia="en-US"/>
        </w:rPr>
        <w:t xml:space="preserve">By the end of this course the students will be able to: </w:t>
      </w:r>
    </w:p>
    <w:p w14:paraId="475E9AD2"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color w:val="000000"/>
          <w:lang w:eastAsia="en-US"/>
        </w:rPr>
        <w:t xml:space="preserve">CO1. </w:t>
      </w:r>
      <w:r w:rsidRPr="00887403">
        <w:rPr>
          <w:rFonts w:eastAsiaTheme="minorHAnsi"/>
          <w:b/>
          <w:bCs/>
          <w:color w:val="000000"/>
          <w:lang w:eastAsia="en-US"/>
        </w:rPr>
        <w:t xml:space="preserve">Define </w:t>
      </w:r>
      <w:r w:rsidRPr="00887403">
        <w:rPr>
          <w:rFonts w:eastAsiaTheme="minorHAnsi"/>
          <w:color w:val="000000"/>
          <w:lang w:eastAsia="en-US"/>
        </w:rPr>
        <w:t xml:space="preserve">the principles and concepts involved in GIS and Remote sensing practical. </w:t>
      </w:r>
    </w:p>
    <w:p w14:paraId="13664A46"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color w:val="000000"/>
          <w:lang w:eastAsia="en-US"/>
        </w:rPr>
        <w:t xml:space="preserve">CO2. </w:t>
      </w:r>
      <w:r w:rsidRPr="00887403">
        <w:rPr>
          <w:rFonts w:eastAsiaTheme="minorHAnsi"/>
          <w:b/>
          <w:bCs/>
          <w:color w:val="000000"/>
          <w:lang w:eastAsia="en-US"/>
        </w:rPr>
        <w:t xml:space="preserve">Classify </w:t>
      </w:r>
      <w:r w:rsidRPr="00887403">
        <w:rPr>
          <w:rFonts w:eastAsiaTheme="minorHAnsi"/>
          <w:color w:val="000000"/>
          <w:lang w:eastAsia="en-US"/>
        </w:rPr>
        <w:t xml:space="preserve">the nature, characteristics and sources of geospatial data. </w:t>
      </w:r>
    </w:p>
    <w:p w14:paraId="563C2D0E"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color w:val="000000"/>
          <w:lang w:eastAsia="en-US"/>
        </w:rPr>
        <w:t xml:space="preserve">CO3. </w:t>
      </w:r>
      <w:r w:rsidRPr="00887403">
        <w:rPr>
          <w:rFonts w:eastAsiaTheme="minorHAnsi"/>
          <w:b/>
          <w:bCs/>
          <w:color w:val="000000"/>
          <w:lang w:eastAsia="en-US"/>
        </w:rPr>
        <w:t xml:space="preserve">Develop </w:t>
      </w:r>
      <w:r w:rsidRPr="00887403">
        <w:rPr>
          <w:rFonts w:eastAsiaTheme="minorHAnsi"/>
          <w:color w:val="000000"/>
          <w:lang w:eastAsia="en-US"/>
        </w:rPr>
        <w:t xml:space="preserve">the skills and technical capabilities of the students. </w:t>
      </w:r>
    </w:p>
    <w:p w14:paraId="5D9952D1" w14:textId="77777777" w:rsidR="00383914" w:rsidRPr="00887403" w:rsidRDefault="00383914" w:rsidP="00383914">
      <w:pPr>
        <w:autoSpaceDE w:val="0"/>
        <w:autoSpaceDN w:val="0"/>
        <w:adjustRightInd w:val="0"/>
        <w:rPr>
          <w:rFonts w:eastAsiaTheme="minorHAnsi"/>
          <w:color w:val="000000"/>
          <w:lang w:eastAsia="en-US"/>
        </w:rPr>
      </w:pPr>
      <w:r w:rsidRPr="00887403">
        <w:rPr>
          <w:rFonts w:eastAsiaTheme="minorHAnsi"/>
          <w:color w:val="000000"/>
          <w:lang w:eastAsia="en-US"/>
        </w:rPr>
        <w:t xml:space="preserve">CO4. </w:t>
      </w:r>
      <w:r w:rsidRPr="00887403">
        <w:rPr>
          <w:rFonts w:eastAsiaTheme="minorHAnsi"/>
          <w:b/>
          <w:bCs/>
          <w:color w:val="000000"/>
          <w:lang w:eastAsia="en-US"/>
        </w:rPr>
        <w:t xml:space="preserve">Simplify </w:t>
      </w:r>
      <w:r w:rsidRPr="00887403">
        <w:rPr>
          <w:rFonts w:eastAsiaTheme="minorHAnsi"/>
          <w:color w:val="000000"/>
          <w:lang w:eastAsia="en-US"/>
        </w:rPr>
        <w:t xml:space="preserve">the application of the concepts related to Geomorphology, Climatology and Population Geography. </w:t>
      </w:r>
    </w:p>
    <w:p w14:paraId="5E0B08DF" w14:textId="77777777" w:rsidR="00383914" w:rsidRPr="00887403" w:rsidRDefault="00383914" w:rsidP="00383914">
      <w:pPr>
        <w:widowControl w:val="0"/>
        <w:autoSpaceDE w:val="0"/>
        <w:autoSpaceDN w:val="0"/>
        <w:jc w:val="both"/>
        <w:rPr>
          <w:rFonts w:eastAsia="TimesNewRomanPS-BoldMT"/>
          <w:b/>
          <w:color w:val="000000" w:themeColor="text1"/>
        </w:rPr>
      </w:pPr>
      <w:r w:rsidRPr="00887403">
        <w:rPr>
          <w:rFonts w:eastAsiaTheme="minorHAnsi"/>
          <w:color w:val="000000"/>
          <w:lang w:eastAsia="en-US"/>
        </w:rPr>
        <w:t xml:space="preserve">CO5. </w:t>
      </w:r>
      <w:r w:rsidRPr="00887403">
        <w:rPr>
          <w:rFonts w:eastAsiaTheme="minorHAnsi"/>
          <w:b/>
          <w:bCs/>
          <w:color w:val="000000"/>
          <w:lang w:eastAsia="en-US"/>
        </w:rPr>
        <w:t xml:space="preserve">Inspect </w:t>
      </w:r>
      <w:r w:rsidRPr="00887403">
        <w:rPr>
          <w:rFonts w:eastAsiaTheme="minorHAnsi"/>
          <w:color w:val="000000"/>
          <w:lang w:eastAsia="en-US"/>
        </w:rPr>
        <w:t xml:space="preserve">geospatial tools and technologies to create and </w:t>
      </w:r>
      <w:r w:rsidRPr="00887403">
        <w:rPr>
          <w:rFonts w:eastAsiaTheme="minorHAnsi"/>
          <w:b/>
          <w:bCs/>
          <w:color w:val="000000"/>
          <w:lang w:eastAsia="en-US"/>
        </w:rPr>
        <w:t xml:space="preserve">analyse </w:t>
      </w:r>
      <w:r w:rsidRPr="00887403">
        <w:rPr>
          <w:rFonts w:eastAsiaTheme="minorHAnsi"/>
          <w:color w:val="000000"/>
          <w:lang w:eastAsia="en-US"/>
        </w:rPr>
        <w:t>geospatial data for natural resource assessments, planning and management related applications.</w:t>
      </w:r>
    </w:p>
    <w:p w14:paraId="686030E5" w14:textId="77777777" w:rsidR="00383914" w:rsidRPr="00887403" w:rsidRDefault="00383914" w:rsidP="00383914">
      <w:pPr>
        <w:autoSpaceDE w:val="0"/>
        <w:autoSpaceDN w:val="0"/>
        <w:adjustRightInd w:val="0"/>
        <w:rPr>
          <w:rFonts w:eastAsia="TimesNewRomanPS-BoldMT"/>
          <w:b/>
          <w:color w:val="000000" w:themeColor="text1"/>
        </w:rPr>
      </w:pPr>
    </w:p>
    <w:p w14:paraId="4D40B1E2" w14:textId="77777777" w:rsidR="00383914" w:rsidRPr="00887403" w:rsidRDefault="00383914" w:rsidP="00383914">
      <w:pPr>
        <w:widowControl w:val="0"/>
        <w:autoSpaceDE w:val="0"/>
        <w:autoSpaceDN w:val="0"/>
        <w:jc w:val="both"/>
        <w:rPr>
          <w:rFonts w:eastAsia="TimesNewRomanPS-BoldMT"/>
          <w:b/>
          <w:color w:val="000000" w:themeColor="text1"/>
        </w:rPr>
      </w:pPr>
    </w:p>
    <w:p w14:paraId="10CD369F" w14:textId="77777777" w:rsidR="00A2561D" w:rsidRDefault="00A2561D" w:rsidP="00383914">
      <w:pPr>
        <w:spacing w:line="276" w:lineRule="auto"/>
        <w:jc w:val="both"/>
        <w:rPr>
          <w:b/>
          <w:color w:val="000000" w:themeColor="text1"/>
        </w:rPr>
      </w:pPr>
    </w:p>
    <w:p w14:paraId="63255B82" w14:textId="77777777" w:rsidR="00A2561D" w:rsidRDefault="00A2561D" w:rsidP="00383914">
      <w:pPr>
        <w:spacing w:line="276" w:lineRule="auto"/>
        <w:jc w:val="both"/>
        <w:rPr>
          <w:b/>
          <w:color w:val="000000" w:themeColor="text1"/>
        </w:rPr>
      </w:pPr>
    </w:p>
    <w:p w14:paraId="13F291B9" w14:textId="77777777" w:rsidR="00A2561D" w:rsidRDefault="00A2561D" w:rsidP="00383914">
      <w:pPr>
        <w:spacing w:line="276" w:lineRule="auto"/>
        <w:jc w:val="both"/>
        <w:rPr>
          <w:b/>
          <w:color w:val="000000" w:themeColor="text1"/>
        </w:rPr>
      </w:pPr>
    </w:p>
    <w:p w14:paraId="65AFC822" w14:textId="77777777" w:rsidR="00A2561D" w:rsidRDefault="00A2561D" w:rsidP="00383914">
      <w:pPr>
        <w:spacing w:line="276" w:lineRule="auto"/>
        <w:jc w:val="both"/>
        <w:rPr>
          <w:b/>
          <w:color w:val="000000" w:themeColor="text1"/>
        </w:rPr>
      </w:pPr>
    </w:p>
    <w:p w14:paraId="734D57A6" w14:textId="77777777" w:rsidR="00A2561D" w:rsidRDefault="00A2561D" w:rsidP="00383914">
      <w:pPr>
        <w:spacing w:line="276" w:lineRule="auto"/>
        <w:jc w:val="both"/>
        <w:rPr>
          <w:b/>
          <w:color w:val="000000" w:themeColor="text1"/>
        </w:rPr>
      </w:pPr>
    </w:p>
    <w:p w14:paraId="1CAD4EE0" w14:textId="77777777" w:rsidR="00A2561D" w:rsidRDefault="00A2561D" w:rsidP="00383914">
      <w:pPr>
        <w:spacing w:line="276" w:lineRule="auto"/>
        <w:jc w:val="both"/>
        <w:rPr>
          <w:b/>
          <w:color w:val="000000" w:themeColor="text1"/>
        </w:rPr>
      </w:pPr>
    </w:p>
    <w:p w14:paraId="0503C91C" w14:textId="77777777" w:rsidR="00A2561D" w:rsidRDefault="00A2561D" w:rsidP="00383914">
      <w:pPr>
        <w:spacing w:line="276" w:lineRule="auto"/>
        <w:jc w:val="both"/>
        <w:rPr>
          <w:b/>
          <w:color w:val="000000" w:themeColor="text1"/>
        </w:rPr>
      </w:pPr>
    </w:p>
    <w:p w14:paraId="22770D11" w14:textId="77777777" w:rsidR="00A2561D" w:rsidRDefault="00A2561D" w:rsidP="00383914">
      <w:pPr>
        <w:spacing w:line="276" w:lineRule="auto"/>
        <w:jc w:val="both"/>
        <w:rPr>
          <w:b/>
          <w:color w:val="000000" w:themeColor="text1"/>
        </w:rPr>
      </w:pPr>
    </w:p>
    <w:p w14:paraId="5EDEB981" w14:textId="77777777" w:rsidR="00A2561D" w:rsidRDefault="00A2561D" w:rsidP="00383914">
      <w:pPr>
        <w:spacing w:line="276" w:lineRule="auto"/>
        <w:jc w:val="both"/>
        <w:rPr>
          <w:b/>
          <w:color w:val="000000" w:themeColor="text1"/>
        </w:rPr>
      </w:pPr>
    </w:p>
    <w:p w14:paraId="31AA64D6" w14:textId="77777777" w:rsidR="00A2561D" w:rsidRDefault="00A2561D" w:rsidP="00383914">
      <w:pPr>
        <w:spacing w:line="276" w:lineRule="auto"/>
        <w:jc w:val="both"/>
        <w:rPr>
          <w:b/>
          <w:color w:val="000000" w:themeColor="text1"/>
        </w:rPr>
      </w:pPr>
    </w:p>
    <w:p w14:paraId="0A499BF2" w14:textId="77777777" w:rsidR="00A2561D" w:rsidRDefault="00A2561D" w:rsidP="00383914">
      <w:pPr>
        <w:spacing w:line="276" w:lineRule="auto"/>
        <w:jc w:val="both"/>
        <w:rPr>
          <w:b/>
          <w:color w:val="000000" w:themeColor="text1"/>
        </w:rPr>
      </w:pPr>
    </w:p>
    <w:p w14:paraId="5028433E" w14:textId="77777777" w:rsidR="00A2561D" w:rsidRDefault="00A2561D" w:rsidP="00383914">
      <w:pPr>
        <w:spacing w:line="276" w:lineRule="auto"/>
        <w:jc w:val="both"/>
        <w:rPr>
          <w:b/>
          <w:color w:val="000000" w:themeColor="text1"/>
        </w:rPr>
      </w:pPr>
    </w:p>
    <w:p w14:paraId="61973032" w14:textId="77777777" w:rsidR="00A2561D" w:rsidRDefault="00A2561D" w:rsidP="00383914">
      <w:pPr>
        <w:spacing w:line="276" w:lineRule="auto"/>
        <w:jc w:val="both"/>
        <w:rPr>
          <w:b/>
          <w:color w:val="000000" w:themeColor="text1"/>
        </w:rPr>
      </w:pPr>
    </w:p>
    <w:p w14:paraId="0917ECD3" w14:textId="77777777" w:rsidR="00A2561D" w:rsidRDefault="00A2561D" w:rsidP="00383914">
      <w:pPr>
        <w:spacing w:line="276" w:lineRule="auto"/>
        <w:jc w:val="both"/>
        <w:rPr>
          <w:b/>
          <w:color w:val="000000" w:themeColor="text1"/>
        </w:rPr>
      </w:pPr>
    </w:p>
    <w:p w14:paraId="71F10A4A" w14:textId="77777777" w:rsidR="00A2561D" w:rsidRDefault="00A2561D" w:rsidP="00383914">
      <w:pPr>
        <w:spacing w:line="276" w:lineRule="auto"/>
        <w:jc w:val="both"/>
        <w:rPr>
          <w:b/>
          <w:color w:val="000000" w:themeColor="text1"/>
        </w:rPr>
      </w:pPr>
    </w:p>
    <w:p w14:paraId="657EA284" w14:textId="77777777" w:rsidR="00A2561D" w:rsidRDefault="00A2561D" w:rsidP="00383914">
      <w:pPr>
        <w:spacing w:line="276" w:lineRule="auto"/>
        <w:jc w:val="both"/>
        <w:rPr>
          <w:b/>
          <w:color w:val="000000" w:themeColor="text1"/>
        </w:rPr>
      </w:pPr>
    </w:p>
    <w:p w14:paraId="5B883A2E" w14:textId="77777777" w:rsidR="00A2561D" w:rsidRDefault="00A2561D" w:rsidP="00383914">
      <w:pPr>
        <w:spacing w:line="276" w:lineRule="auto"/>
        <w:jc w:val="both"/>
        <w:rPr>
          <w:b/>
          <w:color w:val="000000" w:themeColor="text1"/>
        </w:rPr>
      </w:pPr>
    </w:p>
    <w:p w14:paraId="1B206B28" w14:textId="77777777" w:rsidR="00A2561D" w:rsidRDefault="00A2561D" w:rsidP="00383914">
      <w:pPr>
        <w:spacing w:line="276" w:lineRule="auto"/>
        <w:jc w:val="both"/>
        <w:rPr>
          <w:b/>
          <w:color w:val="000000" w:themeColor="text1"/>
        </w:rPr>
      </w:pPr>
    </w:p>
    <w:p w14:paraId="4BAD7DBF" w14:textId="77777777" w:rsidR="00A2561D" w:rsidRDefault="00A2561D" w:rsidP="00383914">
      <w:pPr>
        <w:spacing w:line="276" w:lineRule="auto"/>
        <w:jc w:val="both"/>
        <w:rPr>
          <w:b/>
          <w:color w:val="000000" w:themeColor="text1"/>
        </w:rPr>
      </w:pPr>
    </w:p>
    <w:p w14:paraId="65013837" w14:textId="77777777" w:rsidR="00A2561D" w:rsidRDefault="00A2561D" w:rsidP="00383914">
      <w:pPr>
        <w:spacing w:line="276" w:lineRule="auto"/>
        <w:jc w:val="both"/>
        <w:rPr>
          <w:b/>
          <w:color w:val="000000" w:themeColor="text1"/>
        </w:rPr>
      </w:pPr>
    </w:p>
    <w:p w14:paraId="10DCEDD5" w14:textId="77777777" w:rsidR="00A2561D" w:rsidRDefault="00A2561D" w:rsidP="00383914">
      <w:pPr>
        <w:spacing w:line="276" w:lineRule="auto"/>
        <w:jc w:val="both"/>
        <w:rPr>
          <w:b/>
          <w:color w:val="000000" w:themeColor="text1"/>
        </w:rPr>
      </w:pPr>
    </w:p>
    <w:p w14:paraId="47B3024C" w14:textId="77777777" w:rsidR="00A2561D" w:rsidRDefault="00A2561D" w:rsidP="00383914">
      <w:pPr>
        <w:spacing w:line="276" w:lineRule="auto"/>
        <w:jc w:val="both"/>
        <w:rPr>
          <w:b/>
          <w:color w:val="000000" w:themeColor="text1"/>
        </w:rPr>
      </w:pPr>
    </w:p>
    <w:p w14:paraId="7CC496AC" w14:textId="77777777" w:rsidR="00A2561D" w:rsidRDefault="00A2561D" w:rsidP="00383914">
      <w:pPr>
        <w:spacing w:line="276" w:lineRule="auto"/>
        <w:jc w:val="both"/>
        <w:rPr>
          <w:b/>
          <w:color w:val="000000" w:themeColor="text1"/>
        </w:rPr>
      </w:pPr>
    </w:p>
    <w:p w14:paraId="3B99729E" w14:textId="77777777" w:rsidR="00A2561D" w:rsidRDefault="00A2561D" w:rsidP="00383914">
      <w:pPr>
        <w:spacing w:line="276" w:lineRule="auto"/>
        <w:jc w:val="both"/>
        <w:rPr>
          <w:b/>
          <w:color w:val="000000" w:themeColor="text1"/>
        </w:rPr>
      </w:pPr>
    </w:p>
    <w:p w14:paraId="058828A8" w14:textId="77777777" w:rsidR="00A2561D" w:rsidRDefault="00A2561D" w:rsidP="00383914">
      <w:pPr>
        <w:spacing w:line="276" w:lineRule="auto"/>
        <w:jc w:val="both"/>
        <w:rPr>
          <w:b/>
          <w:color w:val="000000" w:themeColor="text1"/>
        </w:rPr>
      </w:pPr>
    </w:p>
    <w:p w14:paraId="4B8C80AB" w14:textId="77777777" w:rsidR="00A2561D" w:rsidRDefault="00A2561D" w:rsidP="00383914">
      <w:pPr>
        <w:spacing w:line="276" w:lineRule="auto"/>
        <w:jc w:val="both"/>
        <w:rPr>
          <w:b/>
          <w:color w:val="000000" w:themeColor="text1"/>
        </w:rPr>
      </w:pPr>
    </w:p>
    <w:p w14:paraId="389653B0" w14:textId="77777777" w:rsidR="00A2561D" w:rsidRDefault="00A2561D" w:rsidP="00383914">
      <w:pPr>
        <w:spacing w:line="276" w:lineRule="auto"/>
        <w:jc w:val="both"/>
        <w:rPr>
          <w:b/>
          <w:color w:val="000000" w:themeColor="text1"/>
        </w:rPr>
      </w:pPr>
    </w:p>
    <w:p w14:paraId="211A64DF" w14:textId="77777777" w:rsidR="00A2561D" w:rsidRDefault="00A2561D" w:rsidP="00383914">
      <w:pPr>
        <w:spacing w:line="276" w:lineRule="auto"/>
        <w:jc w:val="both"/>
        <w:rPr>
          <w:b/>
          <w:color w:val="000000" w:themeColor="text1"/>
        </w:rPr>
      </w:pPr>
    </w:p>
    <w:p w14:paraId="6D2545F0" w14:textId="77777777" w:rsidR="00A2561D" w:rsidRDefault="00A2561D" w:rsidP="00383914">
      <w:pPr>
        <w:spacing w:line="276" w:lineRule="auto"/>
        <w:jc w:val="both"/>
        <w:rPr>
          <w:b/>
          <w:color w:val="000000" w:themeColor="text1"/>
        </w:rPr>
      </w:pPr>
    </w:p>
    <w:p w14:paraId="6CFB2D2A" w14:textId="77777777" w:rsidR="00A2561D" w:rsidRDefault="00A2561D" w:rsidP="00383914">
      <w:pPr>
        <w:spacing w:line="276" w:lineRule="auto"/>
        <w:jc w:val="both"/>
        <w:rPr>
          <w:b/>
          <w:color w:val="000000" w:themeColor="text1"/>
        </w:rPr>
      </w:pPr>
    </w:p>
    <w:p w14:paraId="45F50C22" w14:textId="49F8E878" w:rsidR="00383914" w:rsidRPr="00887403" w:rsidRDefault="00383914" w:rsidP="00383914">
      <w:pPr>
        <w:spacing w:line="276" w:lineRule="auto"/>
        <w:jc w:val="both"/>
        <w:rPr>
          <w:b/>
          <w:color w:val="000000" w:themeColor="text1"/>
        </w:rPr>
      </w:pPr>
      <w:r w:rsidRPr="00887403">
        <w:rPr>
          <w:b/>
          <w:color w:val="000000" w:themeColor="text1"/>
        </w:rPr>
        <w:t xml:space="preserve">Detailed Syllabus: </w:t>
      </w:r>
    </w:p>
    <w:p w14:paraId="64DF56CE" w14:textId="77777777" w:rsidR="00383914" w:rsidRPr="00887403" w:rsidRDefault="00383914" w:rsidP="00383914">
      <w:pPr>
        <w:spacing w:line="276" w:lineRule="auto"/>
        <w:jc w:val="both"/>
        <w:rPr>
          <w:b/>
          <w:color w:val="000000" w:themeColor="text1"/>
          <w:u w:val="single"/>
        </w:rPr>
      </w:pPr>
    </w:p>
    <w:tbl>
      <w:tblPr>
        <w:tblStyle w:val="TableGrid"/>
        <w:tblW w:w="10433" w:type="dxa"/>
        <w:tblInd w:w="108" w:type="dxa"/>
        <w:tblLook w:val="04A0" w:firstRow="1" w:lastRow="0" w:firstColumn="1" w:lastColumn="0" w:noHBand="0" w:noVBand="1"/>
      </w:tblPr>
      <w:tblGrid>
        <w:gridCol w:w="1097"/>
        <w:gridCol w:w="8146"/>
        <w:gridCol w:w="1190"/>
      </w:tblGrid>
      <w:tr w:rsidR="00383914" w:rsidRPr="00887403" w14:paraId="43F99B23" w14:textId="77777777" w:rsidTr="00CC338A">
        <w:trPr>
          <w:trHeight w:val="567"/>
        </w:trPr>
        <w:tc>
          <w:tcPr>
            <w:tcW w:w="1097" w:type="dxa"/>
            <w:tcBorders>
              <w:bottom w:val="single" w:sz="4" w:space="0" w:color="auto"/>
            </w:tcBorders>
            <w:vAlign w:val="center"/>
          </w:tcPr>
          <w:p w14:paraId="67121099" w14:textId="77777777" w:rsidR="00383914" w:rsidRPr="00887403" w:rsidRDefault="00383914" w:rsidP="00CC338A">
            <w:pPr>
              <w:jc w:val="center"/>
              <w:rPr>
                <w:b/>
                <w:color w:val="000000" w:themeColor="text1"/>
              </w:rPr>
            </w:pPr>
            <w:r w:rsidRPr="00887403">
              <w:rPr>
                <w:b/>
                <w:color w:val="000000" w:themeColor="text1"/>
              </w:rPr>
              <w:t>Modules</w:t>
            </w:r>
          </w:p>
        </w:tc>
        <w:tc>
          <w:tcPr>
            <w:tcW w:w="8146" w:type="dxa"/>
            <w:tcBorders>
              <w:bottom w:val="single" w:sz="4" w:space="0" w:color="auto"/>
            </w:tcBorders>
            <w:vAlign w:val="center"/>
          </w:tcPr>
          <w:p w14:paraId="3B13AFC6" w14:textId="77777777" w:rsidR="00383914" w:rsidRPr="00887403" w:rsidRDefault="00383914" w:rsidP="00CC338A">
            <w:pPr>
              <w:jc w:val="center"/>
              <w:rPr>
                <w:b/>
                <w:color w:val="000000" w:themeColor="text1"/>
              </w:rPr>
            </w:pPr>
            <w:r w:rsidRPr="00887403">
              <w:rPr>
                <w:b/>
                <w:bCs/>
                <w:color w:val="000000" w:themeColor="text1"/>
              </w:rPr>
              <w:t>Topics and Course Content</w:t>
            </w:r>
          </w:p>
        </w:tc>
        <w:tc>
          <w:tcPr>
            <w:tcW w:w="1190" w:type="dxa"/>
            <w:tcBorders>
              <w:bottom w:val="single" w:sz="4" w:space="0" w:color="auto"/>
            </w:tcBorders>
            <w:vAlign w:val="center"/>
          </w:tcPr>
          <w:p w14:paraId="7D4B11DF" w14:textId="77777777" w:rsidR="00383914" w:rsidRPr="00887403" w:rsidRDefault="00383914" w:rsidP="00CC338A">
            <w:pPr>
              <w:jc w:val="center"/>
              <w:rPr>
                <w:color w:val="000000" w:themeColor="text1"/>
              </w:rPr>
            </w:pPr>
            <w:r w:rsidRPr="00887403">
              <w:rPr>
                <w:b/>
                <w:bCs/>
                <w:color w:val="000000" w:themeColor="text1"/>
              </w:rPr>
              <w:t>Periods</w:t>
            </w:r>
          </w:p>
        </w:tc>
      </w:tr>
      <w:tr w:rsidR="00383914" w:rsidRPr="00887403" w14:paraId="16C5D6BE" w14:textId="77777777" w:rsidTr="00CC338A">
        <w:trPr>
          <w:trHeight w:val="2201"/>
        </w:trPr>
        <w:tc>
          <w:tcPr>
            <w:tcW w:w="1097" w:type="dxa"/>
            <w:vAlign w:val="center"/>
          </w:tcPr>
          <w:p w14:paraId="59C162C2" w14:textId="77777777" w:rsidR="00383914" w:rsidRPr="00887403" w:rsidRDefault="00383914" w:rsidP="00CC338A">
            <w:pPr>
              <w:jc w:val="center"/>
              <w:rPr>
                <w:color w:val="000000" w:themeColor="text1"/>
              </w:rPr>
            </w:pPr>
            <w:r w:rsidRPr="00887403">
              <w:rPr>
                <w:color w:val="000000" w:themeColor="text1"/>
              </w:rPr>
              <w:t>Unit 1</w:t>
            </w:r>
          </w:p>
        </w:tc>
        <w:tc>
          <w:tcPr>
            <w:tcW w:w="8146" w:type="dxa"/>
            <w:vAlign w:val="center"/>
          </w:tcPr>
          <w:p w14:paraId="6AF68C88" w14:textId="77777777" w:rsidR="00383914" w:rsidRPr="00887403" w:rsidRDefault="00383914" w:rsidP="00CC338A">
            <w:pPr>
              <w:jc w:val="both"/>
              <w:rPr>
                <w:b/>
                <w:color w:val="000000" w:themeColor="text1"/>
                <w:lang w:val="en-US"/>
              </w:rPr>
            </w:pPr>
            <w:r w:rsidRPr="00887403">
              <w:rPr>
                <w:b/>
                <w:color w:val="000000" w:themeColor="text1"/>
                <w:lang w:val="en-US"/>
              </w:rPr>
              <w:t xml:space="preserve">Lab Work: </w:t>
            </w:r>
          </w:p>
          <w:p w14:paraId="0F7A385E" w14:textId="77777777" w:rsidR="00383914" w:rsidRPr="00887403" w:rsidRDefault="00383914" w:rsidP="00CC338A">
            <w:pPr>
              <w:spacing w:line="276" w:lineRule="auto"/>
              <w:jc w:val="both"/>
              <w:rPr>
                <w:rFonts w:eastAsiaTheme="minorHAnsi"/>
                <w:color w:val="000000" w:themeColor="text1"/>
                <w:lang w:eastAsia="en-US"/>
              </w:rPr>
            </w:pPr>
            <w:r w:rsidRPr="00887403">
              <w:rPr>
                <w:bCs/>
                <w:color w:val="000000" w:themeColor="text1"/>
                <w:lang w:val="en-US"/>
              </w:rPr>
              <w:t>Exercise 1</w:t>
            </w:r>
            <w:r w:rsidRPr="00887403">
              <w:rPr>
                <w:bCs/>
                <w:color w:val="000000" w:themeColor="text1"/>
                <w:lang w:val="en-US"/>
              </w:rPr>
              <w:tab/>
            </w:r>
            <w:r w:rsidRPr="00887403">
              <w:rPr>
                <w:rFonts w:eastAsiaTheme="minorHAnsi"/>
                <w:color w:val="000000" w:themeColor="text1"/>
                <w:lang w:eastAsia="en-US"/>
              </w:rPr>
              <w:t xml:space="preserve">Image manipulation / enhancements and interpretation and  </w:t>
            </w:r>
          </w:p>
          <w:p w14:paraId="5ED12478" w14:textId="77777777" w:rsidR="00383914" w:rsidRPr="00887403" w:rsidRDefault="00383914" w:rsidP="00CC338A">
            <w:pPr>
              <w:spacing w:line="276" w:lineRule="auto"/>
              <w:jc w:val="both"/>
              <w:rPr>
                <w:rFonts w:eastAsiaTheme="minorHAnsi"/>
                <w:color w:val="000000" w:themeColor="text1"/>
                <w:lang w:eastAsia="en-US"/>
              </w:rPr>
            </w:pPr>
            <w:r w:rsidRPr="00887403">
              <w:rPr>
                <w:rFonts w:eastAsiaTheme="minorHAnsi"/>
                <w:color w:val="000000" w:themeColor="text1"/>
                <w:lang w:eastAsia="en-US"/>
              </w:rPr>
              <w:t xml:space="preserve">                        feature identification </w:t>
            </w:r>
          </w:p>
          <w:p w14:paraId="187103E3" w14:textId="77777777" w:rsidR="00383914" w:rsidRPr="00887403" w:rsidRDefault="00383914" w:rsidP="00CC338A">
            <w:pPr>
              <w:spacing w:line="276" w:lineRule="auto"/>
              <w:jc w:val="both"/>
              <w:rPr>
                <w:rFonts w:eastAsiaTheme="minorHAnsi"/>
                <w:color w:val="000000" w:themeColor="text1"/>
                <w:lang w:eastAsia="en-US"/>
              </w:rPr>
            </w:pPr>
            <w:r w:rsidRPr="00887403">
              <w:rPr>
                <w:bCs/>
                <w:color w:val="000000" w:themeColor="text1"/>
                <w:lang w:val="en-US"/>
              </w:rPr>
              <w:t>Exercise 2</w:t>
            </w:r>
            <w:r w:rsidRPr="00887403">
              <w:rPr>
                <w:bCs/>
                <w:color w:val="000000" w:themeColor="text1"/>
                <w:lang w:val="en-US"/>
              </w:rPr>
              <w:tab/>
            </w:r>
            <w:r w:rsidRPr="00887403">
              <w:rPr>
                <w:rFonts w:eastAsiaTheme="minorHAnsi"/>
                <w:color w:val="000000" w:themeColor="text1"/>
                <w:lang w:eastAsia="en-US"/>
              </w:rPr>
              <w:t xml:space="preserve">Classification- Visually interpreted by vector polygons,  </w:t>
            </w:r>
          </w:p>
          <w:p w14:paraId="42AECB58" w14:textId="77777777" w:rsidR="00383914" w:rsidRPr="00887403" w:rsidRDefault="00383914" w:rsidP="00CC338A">
            <w:pPr>
              <w:spacing w:line="276" w:lineRule="auto"/>
              <w:jc w:val="both"/>
              <w:rPr>
                <w:rFonts w:eastAsiaTheme="minorHAnsi"/>
                <w:color w:val="000000" w:themeColor="text1"/>
                <w:lang w:eastAsia="en-US"/>
              </w:rPr>
            </w:pPr>
            <w:r w:rsidRPr="00887403">
              <w:rPr>
                <w:rFonts w:eastAsiaTheme="minorHAnsi"/>
                <w:color w:val="000000" w:themeColor="text1"/>
                <w:lang w:eastAsia="en-US"/>
              </w:rPr>
              <w:t xml:space="preserve">                        Supervised and Unsupervised </w:t>
            </w:r>
          </w:p>
          <w:p w14:paraId="46BBCB6E" w14:textId="77777777" w:rsidR="00383914" w:rsidRPr="00887403" w:rsidRDefault="00383914" w:rsidP="00CC338A">
            <w:pPr>
              <w:spacing w:line="276" w:lineRule="auto"/>
              <w:jc w:val="both"/>
              <w:rPr>
                <w:rFonts w:eastAsiaTheme="minorHAnsi"/>
                <w:color w:val="000000" w:themeColor="text1"/>
                <w:lang w:eastAsia="en-US"/>
              </w:rPr>
            </w:pPr>
            <w:r w:rsidRPr="00887403">
              <w:rPr>
                <w:bCs/>
                <w:color w:val="000000" w:themeColor="text1"/>
                <w:lang w:val="en-US"/>
              </w:rPr>
              <w:t>Exercise 3</w:t>
            </w:r>
            <w:r w:rsidRPr="00887403">
              <w:rPr>
                <w:bCs/>
                <w:color w:val="000000" w:themeColor="text1"/>
                <w:lang w:val="en-US"/>
              </w:rPr>
              <w:tab/>
            </w:r>
            <w:r w:rsidRPr="00887403">
              <w:rPr>
                <w:rFonts w:eastAsiaTheme="minorHAnsi"/>
                <w:color w:val="000000" w:themeColor="text1"/>
                <w:lang w:eastAsia="en-US"/>
              </w:rPr>
              <w:t xml:space="preserve">Unsupervised classification and recoding of enhanced image and  </w:t>
            </w:r>
          </w:p>
          <w:p w14:paraId="2D781A59" w14:textId="77777777" w:rsidR="00383914" w:rsidRPr="006D50FF" w:rsidRDefault="00383914" w:rsidP="00CC338A">
            <w:pPr>
              <w:spacing w:line="276" w:lineRule="auto"/>
              <w:jc w:val="both"/>
              <w:rPr>
                <w:rFonts w:eastAsiaTheme="minorHAnsi"/>
                <w:color w:val="000000" w:themeColor="text1"/>
                <w:lang w:eastAsia="en-US"/>
              </w:rPr>
            </w:pPr>
            <w:r w:rsidRPr="00887403">
              <w:rPr>
                <w:rFonts w:eastAsiaTheme="minorHAnsi"/>
                <w:color w:val="000000" w:themeColor="text1"/>
                <w:lang w:eastAsia="en-US"/>
              </w:rPr>
              <w:t xml:space="preserve">                        derivation of statistics</w:t>
            </w:r>
            <w:r w:rsidRPr="00887403">
              <w:rPr>
                <w:bCs/>
                <w:color w:val="000000" w:themeColor="text1"/>
                <w:lang w:val="en-US"/>
              </w:rPr>
              <w:tab/>
            </w:r>
          </w:p>
        </w:tc>
        <w:tc>
          <w:tcPr>
            <w:tcW w:w="1190" w:type="dxa"/>
            <w:vAlign w:val="center"/>
          </w:tcPr>
          <w:p w14:paraId="73978492" w14:textId="77777777" w:rsidR="00383914" w:rsidRPr="00887403" w:rsidRDefault="00383914" w:rsidP="00CC338A">
            <w:pPr>
              <w:jc w:val="center"/>
              <w:rPr>
                <w:color w:val="000000" w:themeColor="text1"/>
              </w:rPr>
            </w:pPr>
            <w:r w:rsidRPr="00887403">
              <w:rPr>
                <w:color w:val="000000" w:themeColor="text1"/>
              </w:rPr>
              <w:t>14</w:t>
            </w:r>
          </w:p>
        </w:tc>
      </w:tr>
      <w:tr w:rsidR="00383914" w:rsidRPr="00887403" w14:paraId="65E12515" w14:textId="77777777" w:rsidTr="00CC338A">
        <w:trPr>
          <w:trHeight w:val="2827"/>
        </w:trPr>
        <w:tc>
          <w:tcPr>
            <w:tcW w:w="1097" w:type="dxa"/>
            <w:vAlign w:val="center"/>
          </w:tcPr>
          <w:p w14:paraId="3ECBFAAF" w14:textId="77777777" w:rsidR="00383914" w:rsidRPr="00887403" w:rsidRDefault="00383914" w:rsidP="00CC338A">
            <w:pPr>
              <w:jc w:val="center"/>
              <w:rPr>
                <w:color w:val="000000" w:themeColor="text1"/>
              </w:rPr>
            </w:pPr>
            <w:r w:rsidRPr="00887403">
              <w:rPr>
                <w:color w:val="000000" w:themeColor="text1"/>
              </w:rPr>
              <w:t>Unit 2</w:t>
            </w:r>
          </w:p>
        </w:tc>
        <w:tc>
          <w:tcPr>
            <w:tcW w:w="8146" w:type="dxa"/>
            <w:tcBorders>
              <w:top w:val="single" w:sz="4" w:space="0" w:color="auto"/>
              <w:bottom w:val="single" w:sz="4" w:space="0" w:color="auto"/>
            </w:tcBorders>
            <w:vAlign w:val="center"/>
          </w:tcPr>
          <w:p w14:paraId="325CE63D" w14:textId="77777777" w:rsidR="00383914" w:rsidRPr="00887403" w:rsidRDefault="00383914" w:rsidP="00CC338A">
            <w:pPr>
              <w:spacing w:line="276" w:lineRule="auto"/>
              <w:rPr>
                <w:bCs/>
                <w:color w:val="000000" w:themeColor="text1"/>
                <w:lang w:val="en-US"/>
              </w:rPr>
            </w:pPr>
          </w:p>
          <w:p w14:paraId="30F983C2" w14:textId="77777777" w:rsidR="00383914" w:rsidRPr="00887403" w:rsidRDefault="00383914" w:rsidP="00CC338A">
            <w:pPr>
              <w:spacing w:line="276" w:lineRule="auto"/>
              <w:rPr>
                <w:bCs/>
                <w:color w:val="000000" w:themeColor="text1"/>
                <w:lang w:val="en-US"/>
              </w:rPr>
            </w:pPr>
            <w:r w:rsidRPr="00887403">
              <w:rPr>
                <w:bCs/>
                <w:color w:val="000000" w:themeColor="text1"/>
                <w:lang w:val="en-US"/>
              </w:rPr>
              <w:t>Exercise 4</w:t>
            </w:r>
            <w:r w:rsidRPr="00887403">
              <w:rPr>
                <w:bCs/>
                <w:color w:val="000000" w:themeColor="text1"/>
                <w:lang w:val="en-US"/>
              </w:rPr>
              <w:tab/>
              <w:t xml:space="preserve">Preparation of various thematic maps: Drainage – TIN – DEM –   </w:t>
            </w:r>
          </w:p>
          <w:p w14:paraId="6F407BE5" w14:textId="77777777" w:rsidR="00383914" w:rsidRPr="00887403" w:rsidRDefault="00383914" w:rsidP="00CC338A">
            <w:pPr>
              <w:spacing w:line="276" w:lineRule="auto"/>
              <w:rPr>
                <w:bCs/>
                <w:color w:val="000000" w:themeColor="text1"/>
                <w:lang w:val="en-US"/>
              </w:rPr>
            </w:pPr>
            <w:r w:rsidRPr="00887403">
              <w:rPr>
                <w:bCs/>
                <w:color w:val="000000" w:themeColor="text1"/>
                <w:lang w:val="en-US"/>
              </w:rPr>
              <w:t xml:space="preserve">                        slope - aspect – land use/ land cover</w:t>
            </w:r>
          </w:p>
          <w:p w14:paraId="17DDF8E7" w14:textId="77777777" w:rsidR="00383914" w:rsidRDefault="00383914" w:rsidP="00CC338A">
            <w:pPr>
              <w:spacing w:line="276" w:lineRule="auto"/>
              <w:rPr>
                <w:rFonts w:eastAsiaTheme="minorHAnsi"/>
                <w:color w:val="000000" w:themeColor="text1"/>
                <w:lang w:eastAsia="en-US"/>
              </w:rPr>
            </w:pPr>
            <w:r w:rsidRPr="00887403">
              <w:rPr>
                <w:bCs/>
                <w:color w:val="000000" w:themeColor="text1"/>
                <w:lang w:val="en-US"/>
              </w:rPr>
              <w:t>Exercise 5</w:t>
            </w:r>
            <w:r w:rsidRPr="00887403">
              <w:rPr>
                <w:bCs/>
                <w:color w:val="000000" w:themeColor="text1"/>
                <w:lang w:val="en-US"/>
              </w:rPr>
              <w:tab/>
            </w:r>
            <w:r w:rsidRPr="00887403">
              <w:rPr>
                <w:rFonts w:eastAsiaTheme="minorHAnsi"/>
                <w:color w:val="000000" w:themeColor="text1"/>
                <w:lang w:eastAsia="en-US"/>
              </w:rPr>
              <w:t xml:space="preserve">Mapping of temporal changes in   river courses using Remote </w:t>
            </w:r>
            <w:r>
              <w:rPr>
                <w:rFonts w:eastAsiaTheme="minorHAnsi"/>
                <w:color w:val="000000" w:themeColor="text1"/>
                <w:lang w:eastAsia="en-US"/>
              </w:rPr>
              <w:t xml:space="preserve">  </w:t>
            </w:r>
          </w:p>
          <w:p w14:paraId="39A2815F" w14:textId="77777777" w:rsidR="00383914" w:rsidRPr="00887403" w:rsidRDefault="00383914" w:rsidP="00CC338A">
            <w:pPr>
              <w:spacing w:line="276" w:lineRule="auto"/>
              <w:rPr>
                <w:rFonts w:eastAsiaTheme="minorHAnsi"/>
                <w:color w:val="000000" w:themeColor="text1"/>
                <w:lang w:eastAsia="en-US"/>
              </w:rPr>
            </w:pPr>
            <w:r>
              <w:rPr>
                <w:rFonts w:eastAsiaTheme="minorHAnsi"/>
                <w:color w:val="000000" w:themeColor="text1"/>
                <w:lang w:eastAsia="en-US"/>
              </w:rPr>
              <w:t xml:space="preserve">                       </w:t>
            </w:r>
            <w:r w:rsidRPr="00887403">
              <w:rPr>
                <w:rFonts w:eastAsiaTheme="minorHAnsi"/>
                <w:color w:val="000000" w:themeColor="text1"/>
                <w:lang w:eastAsia="en-US"/>
              </w:rPr>
              <w:t>sensing and</w:t>
            </w:r>
            <w:r>
              <w:rPr>
                <w:rFonts w:eastAsiaTheme="minorHAnsi"/>
                <w:color w:val="000000" w:themeColor="text1"/>
                <w:lang w:eastAsia="en-US"/>
              </w:rPr>
              <w:t xml:space="preserve"> </w:t>
            </w:r>
            <w:r w:rsidRPr="00887403">
              <w:rPr>
                <w:rFonts w:eastAsiaTheme="minorHAnsi"/>
                <w:color w:val="000000" w:themeColor="text1"/>
                <w:lang w:eastAsia="en-US"/>
              </w:rPr>
              <w:t xml:space="preserve">GIS techniques </w:t>
            </w:r>
          </w:p>
          <w:p w14:paraId="2A49EFFB"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color w:val="000000" w:themeColor="text1"/>
                <w:lang w:eastAsia="en-US"/>
              </w:rPr>
              <w:t xml:space="preserve">Exercise 6      </w:t>
            </w:r>
            <w:r w:rsidRPr="00887403">
              <w:rPr>
                <w:rFonts w:eastAsiaTheme="minorHAnsi"/>
                <w:lang w:eastAsia="en-US"/>
              </w:rPr>
              <w:t xml:space="preserve">Spatial and Non-Spatial Data: Spatial: Linking Features  </w:t>
            </w:r>
          </w:p>
          <w:p w14:paraId="71883B2F"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Attributes, Ways to View Data, Metadata Non-Spatial           </w:t>
            </w:r>
          </w:p>
          <w:p w14:paraId="12537376"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Understanding Tables, Field Types, Table Manipulations, Table          </w:t>
            </w:r>
          </w:p>
          <w:p w14:paraId="2681333C"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Relationship, Joins, Relates, Creation of Graphs and Reports</w:t>
            </w:r>
          </w:p>
          <w:p w14:paraId="45975592" w14:textId="77777777" w:rsidR="00383914" w:rsidRPr="00887403" w:rsidRDefault="00383914" w:rsidP="00CC338A">
            <w:pPr>
              <w:spacing w:line="276" w:lineRule="auto"/>
              <w:jc w:val="both"/>
              <w:rPr>
                <w:rFonts w:eastAsiaTheme="minorHAnsi"/>
                <w:color w:val="000000" w:themeColor="text1"/>
                <w:lang w:eastAsia="en-US"/>
              </w:rPr>
            </w:pPr>
          </w:p>
        </w:tc>
        <w:tc>
          <w:tcPr>
            <w:tcW w:w="1190" w:type="dxa"/>
            <w:tcBorders>
              <w:bottom w:val="single" w:sz="4" w:space="0" w:color="auto"/>
            </w:tcBorders>
            <w:vAlign w:val="center"/>
          </w:tcPr>
          <w:p w14:paraId="59BA9489" w14:textId="77777777" w:rsidR="00383914" w:rsidRPr="00887403" w:rsidRDefault="00383914" w:rsidP="00CC338A">
            <w:pPr>
              <w:jc w:val="center"/>
              <w:rPr>
                <w:color w:val="000000" w:themeColor="text1"/>
              </w:rPr>
            </w:pPr>
            <w:r w:rsidRPr="00887403">
              <w:rPr>
                <w:color w:val="000000" w:themeColor="text1"/>
              </w:rPr>
              <w:t>12</w:t>
            </w:r>
          </w:p>
        </w:tc>
      </w:tr>
      <w:tr w:rsidR="00383914" w:rsidRPr="00887403" w14:paraId="68EAF1C2" w14:textId="77777777" w:rsidTr="00CC338A">
        <w:trPr>
          <w:trHeight w:val="139"/>
        </w:trPr>
        <w:tc>
          <w:tcPr>
            <w:tcW w:w="1097" w:type="dxa"/>
            <w:vAlign w:val="center"/>
          </w:tcPr>
          <w:p w14:paraId="09588441" w14:textId="77777777" w:rsidR="00383914" w:rsidRPr="00887403" w:rsidRDefault="00383914" w:rsidP="00CC338A">
            <w:pPr>
              <w:jc w:val="center"/>
              <w:rPr>
                <w:color w:val="000000" w:themeColor="text1"/>
              </w:rPr>
            </w:pPr>
            <w:r w:rsidRPr="00887403">
              <w:rPr>
                <w:color w:val="000000" w:themeColor="text1"/>
              </w:rPr>
              <w:t>Unit 3</w:t>
            </w:r>
          </w:p>
        </w:tc>
        <w:tc>
          <w:tcPr>
            <w:tcW w:w="8146" w:type="dxa"/>
            <w:tcBorders>
              <w:top w:val="single" w:sz="4" w:space="0" w:color="auto"/>
              <w:bottom w:val="single" w:sz="4" w:space="0" w:color="auto"/>
            </w:tcBorders>
            <w:vAlign w:val="center"/>
          </w:tcPr>
          <w:p w14:paraId="23D65B20" w14:textId="77777777" w:rsidR="00383914" w:rsidRPr="00887403" w:rsidRDefault="00383914" w:rsidP="00CC338A">
            <w:pPr>
              <w:spacing w:line="276" w:lineRule="auto"/>
              <w:jc w:val="both"/>
              <w:rPr>
                <w:rFonts w:eastAsiaTheme="minorHAnsi"/>
                <w:color w:val="000000" w:themeColor="text1"/>
                <w:lang w:eastAsia="en-US"/>
              </w:rPr>
            </w:pPr>
          </w:p>
          <w:p w14:paraId="7172A63A"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color w:val="000000" w:themeColor="text1"/>
                <w:lang w:eastAsia="en-US"/>
              </w:rPr>
              <w:t xml:space="preserve">Exercise 7:    </w:t>
            </w:r>
            <w:r w:rsidRPr="00887403">
              <w:rPr>
                <w:rFonts w:eastAsiaTheme="minorHAnsi"/>
                <w:lang w:eastAsia="en-US"/>
              </w:rPr>
              <w:t xml:space="preserve">Preparation of soil map, - land capability assessment (using  </w:t>
            </w:r>
          </w:p>
          <w:p w14:paraId="565FE379"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Analytical Hierarchy Process) - soil erosion </w:t>
            </w:r>
            <w:r>
              <w:rPr>
                <w:rFonts w:eastAsiaTheme="minorHAnsi"/>
                <w:lang w:eastAsia="en-US"/>
              </w:rPr>
              <w:t>e</w:t>
            </w:r>
            <w:r w:rsidRPr="00887403">
              <w:rPr>
                <w:rFonts w:eastAsiaTheme="minorHAnsi"/>
                <w:lang w:eastAsia="en-US"/>
              </w:rPr>
              <w:t xml:space="preserve">stimation by using </w:t>
            </w:r>
          </w:p>
          <w:p w14:paraId="37A68215"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RUSLE/USLE model</w:t>
            </w:r>
          </w:p>
          <w:p w14:paraId="09D93367"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Exercise 8:    Vegetation cover mapping from satellite images, Computation of </w:t>
            </w:r>
          </w:p>
          <w:p w14:paraId="6C95ACBD"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NDVI, SAVI ,</w:t>
            </w:r>
            <w:r>
              <w:rPr>
                <w:rFonts w:eastAsiaTheme="minorHAnsi"/>
                <w:lang w:eastAsia="en-US"/>
              </w:rPr>
              <w:t xml:space="preserve"> </w:t>
            </w:r>
            <w:r w:rsidRPr="00887403">
              <w:rPr>
                <w:rFonts w:eastAsiaTheme="minorHAnsi"/>
                <w:lang w:eastAsia="en-US"/>
              </w:rPr>
              <w:t xml:space="preserve">NDWI, NDBI  from 1C/1D/ Resourcesat/ </w:t>
            </w:r>
          </w:p>
          <w:p w14:paraId="4510C2F3"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LANDSAT data/</w:t>
            </w:r>
            <w:r>
              <w:rPr>
                <w:rFonts w:eastAsiaTheme="minorHAnsi"/>
                <w:lang w:eastAsia="en-US"/>
              </w:rPr>
              <w:t xml:space="preserve"> </w:t>
            </w:r>
            <w:r w:rsidRPr="00887403">
              <w:rPr>
                <w:rFonts w:eastAsiaTheme="minorHAnsi"/>
                <w:lang w:eastAsia="en-US"/>
              </w:rPr>
              <w:t>SAR  data</w:t>
            </w:r>
          </w:p>
          <w:p w14:paraId="2F13BA85" w14:textId="77777777" w:rsidR="00383914" w:rsidRDefault="00383914" w:rsidP="00CC338A">
            <w:pPr>
              <w:autoSpaceDE w:val="0"/>
              <w:autoSpaceDN w:val="0"/>
              <w:adjustRightInd w:val="0"/>
              <w:rPr>
                <w:rFonts w:eastAsiaTheme="minorHAnsi"/>
                <w:lang w:eastAsia="en-US"/>
              </w:rPr>
            </w:pPr>
            <w:r w:rsidRPr="00887403">
              <w:rPr>
                <w:rFonts w:eastAsiaTheme="minorHAnsi"/>
                <w:color w:val="000000" w:themeColor="text1"/>
                <w:lang w:eastAsia="en-US"/>
              </w:rPr>
              <w:t xml:space="preserve">Exercise 9:  </w:t>
            </w:r>
            <w:r w:rsidRPr="00887403">
              <w:rPr>
                <w:rFonts w:eastAsiaTheme="minorHAnsi"/>
                <w:lang w:eastAsia="en-US"/>
              </w:rPr>
              <w:t xml:space="preserve">Temporal Land use / Land cover studies, </w:t>
            </w:r>
            <w:r>
              <w:rPr>
                <w:rFonts w:eastAsiaTheme="minorHAnsi"/>
                <w:lang w:eastAsia="en-US"/>
              </w:rPr>
              <w:t xml:space="preserve">change detection analysis  </w:t>
            </w:r>
          </w:p>
          <w:p w14:paraId="22E75CC8" w14:textId="77777777" w:rsidR="00383914" w:rsidRPr="00887403" w:rsidRDefault="00383914" w:rsidP="00CC338A">
            <w:pPr>
              <w:autoSpaceDE w:val="0"/>
              <w:autoSpaceDN w:val="0"/>
              <w:adjustRightInd w:val="0"/>
              <w:rPr>
                <w:rFonts w:eastAsiaTheme="minorHAnsi"/>
                <w:lang w:eastAsia="en-US"/>
              </w:rPr>
            </w:pPr>
            <w:r>
              <w:rPr>
                <w:rFonts w:eastAsiaTheme="minorHAnsi"/>
                <w:lang w:eastAsia="en-US"/>
              </w:rPr>
              <w:t xml:space="preserve">                     and </w:t>
            </w:r>
            <w:r w:rsidRPr="00887403">
              <w:rPr>
                <w:rFonts w:eastAsiaTheme="minorHAnsi"/>
                <w:lang w:eastAsia="en-US"/>
              </w:rPr>
              <w:t>accuracy assessment</w:t>
            </w:r>
          </w:p>
          <w:p w14:paraId="20DF1DAE"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Exercise 10: Digital classification for forest cover mapping and change  </w:t>
            </w:r>
          </w:p>
          <w:p w14:paraId="2A825874"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detection studies, estimation of above ground biomass and Carbon </w:t>
            </w:r>
          </w:p>
          <w:p w14:paraId="6588357A" w14:textId="77777777" w:rsidR="00383914" w:rsidRPr="00887403" w:rsidRDefault="00383914" w:rsidP="00CC338A">
            <w:pPr>
              <w:autoSpaceDE w:val="0"/>
              <w:autoSpaceDN w:val="0"/>
              <w:adjustRightInd w:val="0"/>
              <w:rPr>
                <w:color w:val="000000" w:themeColor="text1"/>
                <w:lang w:val="en-US"/>
              </w:rPr>
            </w:pPr>
            <w:r>
              <w:rPr>
                <w:rFonts w:eastAsiaTheme="minorHAnsi"/>
                <w:lang w:eastAsia="en-US"/>
              </w:rPr>
              <w:t xml:space="preserve">                     Stock</w:t>
            </w:r>
          </w:p>
        </w:tc>
        <w:tc>
          <w:tcPr>
            <w:tcW w:w="1190" w:type="dxa"/>
            <w:tcBorders>
              <w:top w:val="single" w:sz="4" w:space="0" w:color="auto"/>
            </w:tcBorders>
            <w:vAlign w:val="center"/>
          </w:tcPr>
          <w:p w14:paraId="35787345" w14:textId="77777777" w:rsidR="00383914" w:rsidRPr="00887403" w:rsidRDefault="00383914" w:rsidP="00CC338A">
            <w:pPr>
              <w:jc w:val="center"/>
              <w:rPr>
                <w:color w:val="000000" w:themeColor="text1"/>
              </w:rPr>
            </w:pPr>
            <w:r w:rsidRPr="00887403">
              <w:rPr>
                <w:color w:val="000000" w:themeColor="text1"/>
              </w:rPr>
              <w:t>12</w:t>
            </w:r>
          </w:p>
        </w:tc>
      </w:tr>
      <w:tr w:rsidR="00383914" w:rsidRPr="00887403" w14:paraId="13711B0B" w14:textId="77777777" w:rsidTr="00CC338A">
        <w:trPr>
          <w:trHeight w:val="2562"/>
        </w:trPr>
        <w:tc>
          <w:tcPr>
            <w:tcW w:w="1097" w:type="dxa"/>
            <w:vAlign w:val="center"/>
          </w:tcPr>
          <w:p w14:paraId="18499B90" w14:textId="77777777" w:rsidR="00383914" w:rsidRPr="00887403" w:rsidRDefault="00383914" w:rsidP="00CC338A">
            <w:pPr>
              <w:jc w:val="center"/>
              <w:rPr>
                <w:color w:val="000000" w:themeColor="text1"/>
              </w:rPr>
            </w:pPr>
            <w:r w:rsidRPr="00887403">
              <w:rPr>
                <w:color w:val="000000" w:themeColor="text1"/>
              </w:rPr>
              <w:t>Unit 4</w:t>
            </w:r>
          </w:p>
        </w:tc>
        <w:tc>
          <w:tcPr>
            <w:tcW w:w="8146" w:type="dxa"/>
            <w:tcBorders>
              <w:top w:val="single" w:sz="4" w:space="0" w:color="auto"/>
              <w:bottom w:val="single" w:sz="4" w:space="0" w:color="auto"/>
            </w:tcBorders>
            <w:vAlign w:val="center"/>
          </w:tcPr>
          <w:p w14:paraId="5AE18EFF"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color w:val="000000" w:themeColor="text1"/>
                <w:lang w:eastAsia="en-US"/>
              </w:rPr>
              <w:t xml:space="preserve">           </w:t>
            </w:r>
          </w:p>
          <w:p w14:paraId="1A37A282" w14:textId="77777777" w:rsidR="00383914" w:rsidRPr="00887403" w:rsidRDefault="00383914" w:rsidP="00CC338A">
            <w:pPr>
              <w:autoSpaceDE w:val="0"/>
              <w:autoSpaceDN w:val="0"/>
              <w:adjustRightInd w:val="0"/>
              <w:rPr>
                <w:rFonts w:eastAsiaTheme="minorHAnsi"/>
                <w:lang w:eastAsia="en-US"/>
              </w:rPr>
            </w:pPr>
            <w:r w:rsidRPr="00887403">
              <w:rPr>
                <w:lang w:val="en-US"/>
              </w:rPr>
              <w:t xml:space="preserve">Exercise 11: </w:t>
            </w:r>
            <w:r w:rsidRPr="00887403">
              <w:rPr>
                <w:rFonts w:eastAsiaTheme="minorHAnsi"/>
                <w:lang w:eastAsia="en-US"/>
              </w:rPr>
              <w:t xml:space="preserve">Time-series data (climatic attributes, river discharge, forest cover  </w:t>
            </w:r>
          </w:p>
          <w:p w14:paraId="63620ED8"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etc)  analysis by using statistical techniques</w:t>
            </w:r>
          </w:p>
          <w:p w14:paraId="43E06875"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Exercise 13: Network Analysis - shortest path – best path – service area – OD </w:t>
            </w:r>
          </w:p>
          <w:p w14:paraId="1314313D"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cost matrix - Location and Allocation - route tracing – proximity  </w:t>
            </w:r>
          </w:p>
          <w:p w14:paraId="08B1B7BF"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analysis – site suitability –address matching – (using ArcGIS </w:t>
            </w:r>
          </w:p>
          <w:p w14:paraId="24E2D1E9"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software)</w:t>
            </w:r>
          </w:p>
          <w:p w14:paraId="2C9BA1FA"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Exercise 12: Introduction to Differential GPS (DGPS): Principle and Function.        </w:t>
            </w:r>
          </w:p>
          <w:p w14:paraId="69A1AE7D" w14:textId="77777777" w:rsidR="00383914" w:rsidRPr="00887403" w:rsidRDefault="00383914" w:rsidP="00CC338A">
            <w:pPr>
              <w:autoSpaceDE w:val="0"/>
              <w:autoSpaceDN w:val="0"/>
              <w:adjustRightInd w:val="0"/>
              <w:rPr>
                <w:rFonts w:eastAsiaTheme="minorHAnsi"/>
                <w:lang w:eastAsia="en-US"/>
              </w:rPr>
            </w:pPr>
            <w:r w:rsidRPr="00887403">
              <w:rPr>
                <w:rFonts w:eastAsiaTheme="minorHAnsi"/>
                <w:lang w:eastAsia="en-US"/>
              </w:rPr>
              <w:t xml:space="preserve">                     Use of DGPS in Topographical Survey.</w:t>
            </w:r>
          </w:p>
          <w:p w14:paraId="7AAFD3DD" w14:textId="77777777" w:rsidR="00383914" w:rsidRDefault="00383914" w:rsidP="00CC338A">
            <w:pPr>
              <w:autoSpaceDE w:val="0"/>
              <w:autoSpaceDN w:val="0"/>
              <w:adjustRightInd w:val="0"/>
              <w:rPr>
                <w:rFonts w:eastAsiaTheme="minorHAnsi"/>
                <w:lang w:eastAsia="en-US"/>
              </w:rPr>
            </w:pPr>
            <w:r w:rsidRPr="00887403">
              <w:rPr>
                <w:rFonts w:eastAsiaTheme="minorHAnsi"/>
                <w:lang w:eastAsia="en-US"/>
              </w:rPr>
              <w:t>Exercise 13: Introduction to Drone Survey and Mapping</w:t>
            </w:r>
          </w:p>
          <w:p w14:paraId="465FB90D" w14:textId="77777777" w:rsidR="00383914" w:rsidRPr="00887403" w:rsidRDefault="00383914" w:rsidP="00CC338A">
            <w:pPr>
              <w:autoSpaceDE w:val="0"/>
              <w:autoSpaceDN w:val="0"/>
              <w:adjustRightInd w:val="0"/>
              <w:rPr>
                <w:rFonts w:eastAsiaTheme="minorHAnsi"/>
                <w:lang w:eastAsia="en-US"/>
              </w:rPr>
            </w:pPr>
          </w:p>
        </w:tc>
        <w:tc>
          <w:tcPr>
            <w:tcW w:w="1190" w:type="dxa"/>
            <w:tcBorders>
              <w:top w:val="single" w:sz="4" w:space="0" w:color="auto"/>
            </w:tcBorders>
            <w:vAlign w:val="center"/>
          </w:tcPr>
          <w:p w14:paraId="614AF3A0" w14:textId="77777777" w:rsidR="00383914" w:rsidRPr="00887403" w:rsidRDefault="00383914" w:rsidP="00CC338A">
            <w:pPr>
              <w:jc w:val="center"/>
              <w:rPr>
                <w:color w:val="000000" w:themeColor="text1"/>
              </w:rPr>
            </w:pPr>
            <w:r w:rsidRPr="00887403">
              <w:rPr>
                <w:color w:val="000000" w:themeColor="text1"/>
              </w:rPr>
              <w:t>10</w:t>
            </w:r>
          </w:p>
        </w:tc>
      </w:tr>
      <w:tr w:rsidR="00383914" w:rsidRPr="00887403" w14:paraId="0A8B4A8A" w14:textId="77777777" w:rsidTr="00CC338A">
        <w:trPr>
          <w:trHeight w:val="544"/>
        </w:trPr>
        <w:tc>
          <w:tcPr>
            <w:tcW w:w="1097" w:type="dxa"/>
            <w:vAlign w:val="center"/>
          </w:tcPr>
          <w:p w14:paraId="75272745" w14:textId="77777777" w:rsidR="00383914" w:rsidRPr="00887403" w:rsidRDefault="00383914" w:rsidP="00CC338A">
            <w:pPr>
              <w:jc w:val="center"/>
              <w:rPr>
                <w:b/>
                <w:color w:val="000000" w:themeColor="text1"/>
              </w:rPr>
            </w:pPr>
          </w:p>
        </w:tc>
        <w:tc>
          <w:tcPr>
            <w:tcW w:w="8146" w:type="dxa"/>
            <w:tcBorders>
              <w:top w:val="single" w:sz="4" w:space="0" w:color="auto"/>
            </w:tcBorders>
            <w:vAlign w:val="center"/>
          </w:tcPr>
          <w:p w14:paraId="7A1A7DB2" w14:textId="77777777" w:rsidR="00383914" w:rsidRPr="00887403" w:rsidRDefault="00383914" w:rsidP="00CC338A">
            <w:pPr>
              <w:jc w:val="center"/>
              <w:rPr>
                <w:b/>
                <w:color w:val="000000" w:themeColor="text1"/>
              </w:rPr>
            </w:pPr>
          </w:p>
        </w:tc>
        <w:tc>
          <w:tcPr>
            <w:tcW w:w="1190" w:type="dxa"/>
            <w:vAlign w:val="center"/>
          </w:tcPr>
          <w:p w14:paraId="65550AC6" w14:textId="77777777" w:rsidR="00383914" w:rsidRPr="00887403" w:rsidRDefault="00383914" w:rsidP="00CC338A">
            <w:pPr>
              <w:jc w:val="center"/>
              <w:rPr>
                <w:b/>
                <w:color w:val="000000" w:themeColor="text1"/>
              </w:rPr>
            </w:pPr>
            <w:r w:rsidRPr="00887403">
              <w:rPr>
                <w:b/>
                <w:color w:val="000000" w:themeColor="text1"/>
              </w:rPr>
              <w:t>48</w:t>
            </w:r>
          </w:p>
        </w:tc>
      </w:tr>
    </w:tbl>
    <w:p w14:paraId="1CB7463C" w14:textId="77777777" w:rsidR="00383914" w:rsidRDefault="00383914" w:rsidP="00383914">
      <w:pPr>
        <w:spacing w:line="276" w:lineRule="auto"/>
        <w:jc w:val="both"/>
        <w:rPr>
          <w:b/>
          <w:color w:val="000000" w:themeColor="text1"/>
          <w:lang w:val="en-US"/>
        </w:rPr>
      </w:pPr>
    </w:p>
    <w:p w14:paraId="3E0E24D1" w14:textId="77777777" w:rsidR="00383914" w:rsidRDefault="00383914" w:rsidP="00383914">
      <w:pPr>
        <w:spacing w:line="276" w:lineRule="auto"/>
        <w:jc w:val="both"/>
        <w:rPr>
          <w:b/>
          <w:color w:val="000000" w:themeColor="text1"/>
          <w:lang w:val="en-US"/>
        </w:rPr>
      </w:pPr>
    </w:p>
    <w:p w14:paraId="5D4A02FE" w14:textId="77777777" w:rsidR="00CC6BD2" w:rsidRDefault="00CC6BD2" w:rsidP="00CC6BD2">
      <w:pPr>
        <w:rPr>
          <w:rFonts w:eastAsia="CIDFont+F1"/>
          <w:color w:val="000000" w:themeColor="text1"/>
          <w:lang w:val="en-US" w:eastAsia="en-US"/>
        </w:rPr>
      </w:pPr>
    </w:p>
    <w:p w14:paraId="324388C1" w14:textId="77777777" w:rsidR="0039226B" w:rsidRDefault="0039226B" w:rsidP="00CC6BD2">
      <w:pPr>
        <w:rPr>
          <w:rFonts w:eastAsia="CIDFont+F1"/>
          <w:color w:val="000000" w:themeColor="text1"/>
          <w:lang w:val="en-US" w:eastAsia="en-US"/>
        </w:rPr>
      </w:pPr>
    </w:p>
    <w:p w14:paraId="773A991C" w14:textId="77777777" w:rsidR="0039226B" w:rsidRDefault="0039226B" w:rsidP="00CC6BD2">
      <w:pPr>
        <w:rPr>
          <w:rFonts w:eastAsia="CIDFont+F1"/>
          <w:color w:val="000000" w:themeColor="text1"/>
          <w:lang w:val="en-US" w:eastAsia="en-US"/>
        </w:rPr>
      </w:pPr>
    </w:p>
    <w:p w14:paraId="05AC14F7" w14:textId="77777777" w:rsidR="0039226B" w:rsidRDefault="0039226B" w:rsidP="00CC6BD2">
      <w:pPr>
        <w:rPr>
          <w:rFonts w:eastAsia="CIDFont+F1"/>
          <w:color w:val="000000" w:themeColor="text1"/>
          <w:lang w:val="en-US" w:eastAsia="en-US"/>
        </w:rPr>
      </w:pPr>
    </w:p>
    <w:p w14:paraId="4AAEF516" w14:textId="77777777" w:rsidR="0039226B" w:rsidRDefault="0039226B" w:rsidP="00CC6BD2">
      <w:pPr>
        <w:rPr>
          <w:rFonts w:eastAsia="CIDFont+F1"/>
          <w:color w:val="000000" w:themeColor="text1"/>
          <w:lang w:val="en-US" w:eastAsia="en-US"/>
        </w:rPr>
      </w:pPr>
    </w:p>
    <w:p w14:paraId="6EF868DA" w14:textId="77777777" w:rsidR="0039226B" w:rsidRDefault="0039226B" w:rsidP="00CC6BD2">
      <w:pPr>
        <w:rPr>
          <w:rFonts w:eastAsia="CIDFont+F1"/>
          <w:color w:val="000000" w:themeColor="text1"/>
          <w:lang w:val="en-US" w:eastAsia="en-US"/>
        </w:rPr>
      </w:pPr>
    </w:p>
    <w:p w14:paraId="59BBE9AA" w14:textId="40E06656" w:rsidR="00376FDA" w:rsidRPr="00887403" w:rsidRDefault="00376FDA" w:rsidP="00376FDA">
      <w:pPr>
        <w:widowControl w:val="0"/>
        <w:tabs>
          <w:tab w:val="left" w:pos="180"/>
          <w:tab w:val="left" w:pos="840"/>
        </w:tabs>
        <w:autoSpaceDE w:val="0"/>
        <w:autoSpaceDN w:val="0"/>
        <w:spacing w:line="276" w:lineRule="auto"/>
        <w:jc w:val="center"/>
        <w:rPr>
          <w:rFonts w:eastAsia="TimesNewRomanPSMT"/>
          <w:color w:val="000000" w:themeColor="text1"/>
          <w:u w:val="single"/>
          <w:lang w:val="en-US"/>
        </w:rPr>
      </w:pPr>
      <w:r w:rsidRPr="00887403">
        <w:rPr>
          <w:b/>
          <w:bCs/>
          <w:color w:val="000000" w:themeColor="text1"/>
          <w:u w:val="single"/>
        </w:rPr>
        <w:t>SEMESTER-I</w:t>
      </w:r>
      <w:r>
        <w:rPr>
          <w:b/>
          <w:bCs/>
          <w:color w:val="000000" w:themeColor="text1"/>
          <w:u w:val="single"/>
        </w:rPr>
        <w:t>V</w:t>
      </w:r>
    </w:p>
    <w:p w14:paraId="68B097C9" w14:textId="77777777" w:rsidR="00376FDA" w:rsidRDefault="00376FDA" w:rsidP="00CC6BD2">
      <w:pPr>
        <w:rPr>
          <w:rFonts w:eastAsia="CIDFont+F1"/>
          <w:color w:val="000000" w:themeColor="text1"/>
          <w:lang w:val="en-US" w:eastAsia="en-US"/>
        </w:rPr>
      </w:pPr>
    </w:p>
    <w:p w14:paraId="2E3F0692" w14:textId="77777777" w:rsidR="0039226B" w:rsidRDefault="0039226B" w:rsidP="00CC6BD2">
      <w:pPr>
        <w:rPr>
          <w:rFonts w:eastAsia="CIDFont+F1"/>
          <w:color w:val="000000" w:themeColor="text1"/>
          <w:lang w:val="en-US" w:eastAsia="en-US"/>
        </w:rPr>
      </w:pPr>
    </w:p>
    <w:p w14:paraId="6A6C89CB" w14:textId="77777777" w:rsidR="0039226B" w:rsidRDefault="0039226B" w:rsidP="00CC6BD2">
      <w:pPr>
        <w:rPr>
          <w:rFonts w:eastAsia="CIDFont+F1"/>
          <w:color w:val="000000" w:themeColor="text1"/>
          <w:lang w:val="en-US" w:eastAsia="en-US"/>
        </w:rPr>
      </w:pPr>
    </w:p>
    <w:tbl>
      <w:tblPr>
        <w:tblStyle w:val="TableGrid"/>
        <w:tblW w:w="10429" w:type="dxa"/>
        <w:tblInd w:w="108" w:type="dxa"/>
        <w:tblLook w:val="04A0" w:firstRow="1" w:lastRow="0" w:firstColumn="1" w:lastColumn="0" w:noHBand="0" w:noVBand="1"/>
      </w:tblPr>
      <w:tblGrid>
        <w:gridCol w:w="1018"/>
        <w:gridCol w:w="7800"/>
        <w:gridCol w:w="1611"/>
      </w:tblGrid>
      <w:tr w:rsidR="00376FDA" w:rsidRPr="00376FDA" w14:paraId="5DE9CB52" w14:textId="77777777" w:rsidTr="00376FDA">
        <w:trPr>
          <w:trHeight w:val="1035"/>
        </w:trPr>
        <w:tc>
          <w:tcPr>
            <w:tcW w:w="10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AB6256" w14:textId="77777777"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Paper II</w:t>
            </w:r>
          </w:p>
          <w:p w14:paraId="21E85270" w14:textId="77777777"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Core Course</w:t>
            </w:r>
          </w:p>
        </w:tc>
        <w:tc>
          <w:tcPr>
            <w:tcW w:w="7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AF5A51" w14:textId="1236633A" w:rsidR="00376FDA" w:rsidRPr="00376FDA" w:rsidRDefault="00C01145" w:rsidP="00376FDA">
            <w:pPr>
              <w:jc w:val="center"/>
              <w:rPr>
                <w:rFonts w:eastAsia="CIDFont+F1"/>
                <w:b/>
                <w:bCs/>
                <w:color w:val="000000" w:themeColor="text1"/>
                <w:lang w:eastAsia="en-US"/>
              </w:rPr>
            </w:pPr>
            <w:r>
              <w:rPr>
                <w:rFonts w:eastAsia="CIDFont+F1"/>
                <w:b/>
                <w:bCs/>
                <w:color w:val="000000" w:themeColor="text1"/>
                <w:lang w:eastAsia="en-US"/>
              </w:rPr>
              <w:t xml:space="preserve">RESEARCH </w:t>
            </w:r>
            <w:r w:rsidR="00376FDA" w:rsidRPr="00376FDA">
              <w:rPr>
                <w:rFonts w:eastAsia="CIDFont+F1"/>
                <w:b/>
                <w:bCs/>
                <w:color w:val="000000" w:themeColor="text1"/>
                <w:lang w:eastAsia="en-US"/>
              </w:rPr>
              <w:t>PROJECT</w:t>
            </w:r>
            <w:r>
              <w:rPr>
                <w:rFonts w:eastAsia="CIDFont+F1"/>
                <w:b/>
                <w:bCs/>
                <w:color w:val="000000" w:themeColor="text1"/>
                <w:lang w:eastAsia="en-US"/>
              </w:rPr>
              <w:t xml:space="preserve"> (MAJOR)</w:t>
            </w:r>
          </w:p>
          <w:p w14:paraId="2A28C825" w14:textId="76E46D2F" w:rsidR="00376FDA" w:rsidRPr="00376FDA" w:rsidRDefault="00376FDA" w:rsidP="00376FDA">
            <w:pPr>
              <w:rPr>
                <w:rFonts w:eastAsia="CIDFont+F1"/>
                <w:b/>
                <w:bCs/>
                <w:color w:val="000000" w:themeColor="text1"/>
                <w:lang w:eastAsia="en-US"/>
              </w:rPr>
            </w:pPr>
            <w:r w:rsidRPr="00376FDA">
              <w:rPr>
                <w:rFonts w:eastAsia="CIDFont+F1"/>
                <w:b/>
                <w:bCs/>
                <w:color w:val="000000" w:themeColor="text1"/>
                <w:lang w:eastAsia="en-US"/>
              </w:rPr>
              <w:t>L-T-P-C: 0-</w:t>
            </w:r>
            <w:r>
              <w:rPr>
                <w:rFonts w:eastAsia="CIDFont+F1"/>
                <w:b/>
                <w:bCs/>
                <w:color w:val="000000" w:themeColor="text1"/>
                <w:lang w:eastAsia="en-US"/>
              </w:rPr>
              <w:t>0</w:t>
            </w:r>
            <w:r w:rsidRPr="00376FDA">
              <w:rPr>
                <w:rFonts w:eastAsia="CIDFont+F1"/>
                <w:b/>
                <w:bCs/>
                <w:color w:val="000000" w:themeColor="text1"/>
                <w:lang w:eastAsia="en-US"/>
              </w:rPr>
              <w:t>-</w:t>
            </w:r>
            <w:r>
              <w:rPr>
                <w:rFonts w:eastAsia="CIDFont+F1"/>
                <w:b/>
                <w:bCs/>
                <w:color w:val="000000" w:themeColor="text1"/>
                <w:lang w:eastAsia="en-US"/>
              </w:rPr>
              <w:t>12</w:t>
            </w:r>
            <w:r w:rsidRPr="00376FDA">
              <w:rPr>
                <w:rFonts w:eastAsia="CIDFont+F1"/>
                <w:b/>
                <w:bCs/>
                <w:color w:val="000000" w:themeColor="text1"/>
                <w:lang w:eastAsia="en-US"/>
              </w:rPr>
              <w:t>-2</w:t>
            </w:r>
            <w:r>
              <w:rPr>
                <w:rFonts w:eastAsia="CIDFont+F1"/>
                <w:b/>
                <w:bCs/>
                <w:color w:val="000000" w:themeColor="text1"/>
                <w:lang w:eastAsia="en-US"/>
              </w:rPr>
              <w:t>0</w:t>
            </w:r>
            <w:r w:rsidRPr="00376FDA">
              <w:rPr>
                <w:rFonts w:eastAsia="CIDFont+F1"/>
                <w:b/>
                <w:bCs/>
                <w:color w:val="000000" w:themeColor="text1"/>
                <w:lang w:eastAsia="en-US"/>
              </w:rPr>
              <w:tab/>
              <w:t xml:space="preserve">  </w:t>
            </w:r>
            <w:r w:rsidR="00DD1E8B">
              <w:rPr>
                <w:rFonts w:eastAsia="CIDFont+F1"/>
                <w:b/>
                <w:bCs/>
                <w:color w:val="000000" w:themeColor="text1"/>
                <w:lang w:eastAsia="en-US"/>
              </w:rPr>
              <w:t xml:space="preserve">    </w:t>
            </w:r>
            <w:r w:rsidRPr="00376FDA">
              <w:rPr>
                <w:rFonts w:eastAsia="CIDFont+F1"/>
                <w:b/>
                <w:bCs/>
                <w:color w:val="000000" w:themeColor="text1"/>
                <w:lang w:eastAsia="en-US"/>
              </w:rPr>
              <w:t>Credit Units: 4             Scheme of Evaluation: (P)</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92EA70" w14:textId="77777777" w:rsidR="00376FDA" w:rsidRPr="00376FDA" w:rsidRDefault="00376FDA" w:rsidP="00376FDA">
            <w:pPr>
              <w:jc w:val="center"/>
              <w:rPr>
                <w:rFonts w:eastAsia="CIDFont+F1"/>
                <w:b/>
                <w:bCs/>
                <w:color w:val="000000" w:themeColor="text1"/>
                <w:lang w:eastAsia="en-US"/>
              </w:rPr>
            </w:pPr>
            <w:r w:rsidRPr="00376FDA">
              <w:rPr>
                <w:rFonts w:eastAsia="CIDFont+F1"/>
                <w:b/>
                <w:bCs/>
                <w:color w:val="000000" w:themeColor="text1"/>
                <w:lang w:eastAsia="en-US"/>
              </w:rPr>
              <w:t>Subject Code:</w:t>
            </w:r>
          </w:p>
          <w:p w14:paraId="1438B0F8" w14:textId="0ECA3C45" w:rsidR="00376FDA" w:rsidRPr="00376FDA" w:rsidRDefault="00376FDA" w:rsidP="00376FDA">
            <w:pPr>
              <w:jc w:val="center"/>
              <w:rPr>
                <w:rFonts w:eastAsia="CIDFont+F1"/>
                <w:b/>
                <w:bCs/>
                <w:color w:val="000000" w:themeColor="text1"/>
                <w:lang w:eastAsia="en-US"/>
              </w:rPr>
            </w:pPr>
            <w:r w:rsidRPr="00376FDA">
              <w:rPr>
                <w:rFonts w:eastAsia="CIDFont+F1"/>
                <w:b/>
                <w:bCs/>
                <w:color w:val="000000" w:themeColor="text1"/>
                <w:lang w:eastAsia="en-US"/>
              </w:rPr>
              <w:t>GEOI164C 4</w:t>
            </w:r>
            <w:r>
              <w:rPr>
                <w:rFonts w:eastAsia="CIDFont+F1"/>
                <w:b/>
                <w:bCs/>
                <w:color w:val="000000" w:themeColor="text1"/>
                <w:lang w:eastAsia="en-US"/>
              </w:rPr>
              <w:t>13</w:t>
            </w:r>
          </w:p>
        </w:tc>
      </w:tr>
    </w:tbl>
    <w:p w14:paraId="6D29EF97" w14:textId="77777777" w:rsidR="00376FDA" w:rsidRPr="00376FDA" w:rsidRDefault="00376FDA" w:rsidP="00376FDA">
      <w:pPr>
        <w:rPr>
          <w:rFonts w:eastAsia="CIDFont+F1"/>
          <w:color w:val="000000" w:themeColor="text1"/>
          <w:lang w:val="en-US" w:eastAsia="en-US"/>
        </w:rPr>
      </w:pPr>
    </w:p>
    <w:p w14:paraId="7CD955C9" w14:textId="77777777" w:rsidR="00376FDA" w:rsidRPr="00376FDA" w:rsidRDefault="00376FDA" w:rsidP="00376FDA">
      <w:pPr>
        <w:rPr>
          <w:rFonts w:eastAsia="CIDFont+F1"/>
          <w:color w:val="000000" w:themeColor="text1"/>
          <w:lang w:val="en-US" w:eastAsia="en-US"/>
        </w:rPr>
      </w:pPr>
    </w:p>
    <w:p w14:paraId="38BCE972" w14:textId="77777777" w:rsidR="00376FDA" w:rsidRPr="00376FDA" w:rsidRDefault="00376FDA" w:rsidP="00376FDA">
      <w:pPr>
        <w:rPr>
          <w:rFonts w:eastAsia="CIDFont+F1"/>
          <w:b/>
          <w:bCs/>
          <w:color w:val="000000" w:themeColor="text1"/>
          <w:lang w:eastAsia="en-US"/>
        </w:rPr>
      </w:pPr>
      <w:r w:rsidRPr="00376FDA">
        <w:rPr>
          <w:rFonts w:eastAsia="CIDFont+F1"/>
          <w:b/>
          <w:bCs/>
          <w:color w:val="000000" w:themeColor="text1"/>
          <w:lang w:eastAsia="en-US"/>
        </w:rPr>
        <w:t>Course outcome:</w:t>
      </w:r>
    </w:p>
    <w:p w14:paraId="425483C5"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CO1: The knowledge gained can successfully be utilised to generate thematics maps and</w:t>
      </w:r>
    </w:p>
    <w:p w14:paraId="3F4FEFBD"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to solve the problems related to earth and its environment.</w:t>
      </w:r>
    </w:p>
    <w:p w14:paraId="78ACF0F6"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CO2: Students can carry out consultancy work independently</w:t>
      </w:r>
    </w:p>
    <w:p w14:paraId="1DA4FC43"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CO3: They can join various government/private organisations.</w:t>
      </w:r>
    </w:p>
    <w:p w14:paraId="5D6E6995" w14:textId="77777777" w:rsidR="00376FDA" w:rsidRPr="00376FDA" w:rsidRDefault="00376FDA" w:rsidP="00376FDA">
      <w:pPr>
        <w:rPr>
          <w:rFonts w:eastAsia="CIDFont+F1"/>
          <w:color w:val="000000" w:themeColor="text1"/>
          <w:lang w:eastAsia="en-US"/>
        </w:rPr>
      </w:pPr>
    </w:p>
    <w:p w14:paraId="6FD571C3" w14:textId="77777777" w:rsidR="00376FDA" w:rsidRPr="00376FDA" w:rsidRDefault="00376FDA" w:rsidP="00376FDA">
      <w:pPr>
        <w:rPr>
          <w:rFonts w:eastAsia="CIDFont+F1"/>
          <w:i/>
          <w:color w:val="000000" w:themeColor="text1"/>
          <w:lang w:val="en-GB" w:eastAsia="en-US"/>
        </w:rPr>
      </w:pPr>
      <w:r w:rsidRPr="00376FDA">
        <w:rPr>
          <w:rFonts w:eastAsia="CIDFont+F1"/>
          <w:b/>
          <w:color w:val="000000" w:themeColor="text1"/>
          <w:lang w:eastAsia="en-US"/>
        </w:rPr>
        <w:t xml:space="preserve">Course Objectives: </w:t>
      </w:r>
      <w:r w:rsidRPr="00376FDA">
        <w:rPr>
          <w:rFonts w:eastAsia="CIDFont+F1"/>
          <w:i/>
          <w:color w:val="000000" w:themeColor="text1"/>
          <w:lang w:eastAsia="en-US"/>
        </w:rPr>
        <w:t xml:space="preserve">The course aims to </w:t>
      </w:r>
      <w:r w:rsidRPr="00376FDA">
        <w:rPr>
          <w:rFonts w:eastAsia="CIDFont+F1"/>
          <w:i/>
          <w:color w:val="000000" w:themeColor="text1"/>
          <w:lang w:val="en-GB" w:eastAsia="en-US"/>
        </w:rPr>
        <w:t>enable students to apply GIS to real-world problems, using data from a range of sources, including remote sensing, GPS, and survey data.</w:t>
      </w:r>
    </w:p>
    <w:p w14:paraId="6A7A309C" w14:textId="77777777" w:rsidR="00376FDA" w:rsidRPr="00376FDA" w:rsidRDefault="00376FDA" w:rsidP="00376FDA">
      <w:pPr>
        <w:rPr>
          <w:rFonts w:eastAsia="CIDFont+F1"/>
          <w:i/>
          <w:color w:val="000000" w:themeColor="text1"/>
          <w:lang w:val="en-GB" w:eastAsia="en-US"/>
        </w:rPr>
      </w:pPr>
      <w:r w:rsidRPr="00376FDA">
        <w:rPr>
          <w:rFonts w:eastAsia="CIDFont+F1"/>
          <w:b/>
          <w:bCs/>
          <w:color w:val="000000" w:themeColor="text1"/>
          <w:lang w:eastAsia="en-US"/>
        </w:rPr>
        <w:t>Course Outcomes</w:t>
      </w:r>
      <w:r w:rsidRPr="00376FDA">
        <w:rPr>
          <w:rFonts w:eastAsia="CIDFont+F1"/>
          <w:bCs/>
          <w:color w:val="000000" w:themeColor="text1"/>
          <w:lang w:eastAsia="en-US"/>
        </w:rPr>
        <w:t>:</w:t>
      </w:r>
    </w:p>
    <w:p w14:paraId="6CA7CABA"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After successful completion of the course, the students will be able to:</w:t>
      </w:r>
    </w:p>
    <w:p w14:paraId="7C193DA6" w14:textId="77777777" w:rsidR="00376FDA" w:rsidRPr="00376FDA" w:rsidRDefault="00376FDA" w:rsidP="00376FDA">
      <w:pPr>
        <w:numPr>
          <w:ilvl w:val="0"/>
          <w:numId w:val="62"/>
        </w:numPr>
        <w:rPr>
          <w:rFonts w:eastAsia="CIDFont+F1"/>
          <w:color w:val="000000" w:themeColor="text1"/>
          <w:lang w:eastAsia="en-US"/>
        </w:rPr>
      </w:pPr>
      <w:r w:rsidRPr="00376FDA">
        <w:rPr>
          <w:rFonts w:eastAsia="CIDFont+F1"/>
          <w:b/>
          <w:color w:val="000000" w:themeColor="text1"/>
          <w:lang w:val="en-GB" w:eastAsia="en-US"/>
        </w:rPr>
        <w:t xml:space="preserve">Recall </w:t>
      </w:r>
      <w:r w:rsidRPr="00376FDA">
        <w:rPr>
          <w:rFonts w:eastAsia="CIDFont+F1"/>
          <w:color w:val="000000" w:themeColor="text1"/>
          <w:lang w:val="en-GB" w:eastAsia="en-US"/>
        </w:rPr>
        <w:t>the basic principles of research design, methods, and ethics.</w:t>
      </w:r>
    </w:p>
    <w:p w14:paraId="6F5F01B6" w14:textId="77777777" w:rsidR="00376FDA" w:rsidRPr="00376FDA" w:rsidRDefault="00376FDA" w:rsidP="00376FDA">
      <w:pPr>
        <w:numPr>
          <w:ilvl w:val="0"/>
          <w:numId w:val="62"/>
        </w:numPr>
        <w:rPr>
          <w:rFonts w:eastAsia="CIDFont+F1"/>
          <w:color w:val="000000" w:themeColor="text1"/>
          <w:lang w:eastAsia="en-US"/>
        </w:rPr>
      </w:pPr>
      <w:r w:rsidRPr="00376FDA">
        <w:rPr>
          <w:rFonts w:eastAsia="CIDFont+F1"/>
          <w:b/>
          <w:bCs/>
          <w:color w:val="000000" w:themeColor="text1"/>
          <w:lang w:val="en-GB" w:eastAsia="en-US"/>
        </w:rPr>
        <w:t>Interpret</w:t>
      </w:r>
      <w:r w:rsidRPr="00376FDA">
        <w:rPr>
          <w:rFonts w:eastAsia="CIDFont+F1"/>
          <w:color w:val="000000" w:themeColor="text1"/>
          <w:lang w:val="en-GB" w:eastAsia="en-US"/>
        </w:rPr>
        <w:t xml:space="preserve"> and analyze different types of research methods and data collection techniques.</w:t>
      </w:r>
    </w:p>
    <w:p w14:paraId="2AD19F6D" w14:textId="77777777" w:rsidR="00376FDA" w:rsidRPr="00376FDA" w:rsidRDefault="00376FDA" w:rsidP="00376FDA">
      <w:pPr>
        <w:numPr>
          <w:ilvl w:val="0"/>
          <w:numId w:val="62"/>
        </w:numPr>
        <w:rPr>
          <w:rFonts w:eastAsia="CIDFont+F1"/>
          <w:color w:val="000000" w:themeColor="text1"/>
          <w:lang w:val="en-GB" w:eastAsia="en-US"/>
        </w:rPr>
      </w:pPr>
      <w:r w:rsidRPr="00376FDA">
        <w:rPr>
          <w:rFonts w:eastAsia="CIDFont+F1"/>
          <w:b/>
          <w:color w:val="000000" w:themeColor="text1"/>
          <w:lang w:val="en-GB" w:eastAsia="en-US"/>
        </w:rPr>
        <w:t xml:space="preserve">Utilize </w:t>
      </w:r>
      <w:r w:rsidRPr="00376FDA">
        <w:rPr>
          <w:rFonts w:eastAsia="CIDFont+F1"/>
          <w:bCs/>
          <w:color w:val="000000" w:themeColor="text1"/>
          <w:lang w:val="en-GB" w:eastAsia="en-US"/>
        </w:rPr>
        <w:t>research-based approaches to develop a hypothesis or research question and design a research project.</w:t>
      </w:r>
    </w:p>
    <w:p w14:paraId="46DDD943" w14:textId="77777777" w:rsidR="00376FDA" w:rsidRPr="00376FDA" w:rsidRDefault="00376FDA" w:rsidP="00376FDA">
      <w:pPr>
        <w:numPr>
          <w:ilvl w:val="0"/>
          <w:numId w:val="62"/>
        </w:numPr>
        <w:rPr>
          <w:rFonts w:eastAsia="CIDFont+F1"/>
          <w:color w:val="000000" w:themeColor="text1"/>
          <w:lang w:val="en-GB" w:eastAsia="en-US"/>
        </w:rPr>
      </w:pPr>
      <w:r w:rsidRPr="00376FDA">
        <w:rPr>
          <w:rFonts w:eastAsia="CIDFont+F1"/>
          <w:b/>
          <w:color w:val="000000" w:themeColor="text1"/>
          <w:lang w:val="en-GB" w:eastAsia="en-US"/>
        </w:rPr>
        <w:t xml:space="preserve">Analyze </w:t>
      </w:r>
      <w:r w:rsidRPr="00376FDA">
        <w:rPr>
          <w:rFonts w:eastAsia="CIDFont+F1"/>
          <w:bCs/>
          <w:color w:val="000000" w:themeColor="text1"/>
          <w:lang w:val="en-GB" w:eastAsia="en-US"/>
        </w:rPr>
        <w:t>and evaluate the accuracy, reliability, and limitations of data collected and used in the research project.</w:t>
      </w:r>
    </w:p>
    <w:p w14:paraId="47E4AFD0" w14:textId="77777777" w:rsidR="00376FDA" w:rsidRPr="00376FDA" w:rsidRDefault="00376FDA" w:rsidP="00376FDA">
      <w:pPr>
        <w:numPr>
          <w:ilvl w:val="0"/>
          <w:numId w:val="62"/>
        </w:numPr>
        <w:rPr>
          <w:rFonts w:eastAsia="CIDFont+F1"/>
          <w:color w:val="000000" w:themeColor="text1"/>
          <w:lang w:val="en-GB" w:eastAsia="en-US"/>
        </w:rPr>
      </w:pPr>
      <w:r w:rsidRPr="00376FDA">
        <w:rPr>
          <w:rFonts w:eastAsia="CIDFont+F1"/>
          <w:b/>
          <w:color w:val="000000" w:themeColor="text1"/>
          <w:lang w:val="en-GB" w:eastAsia="en-US"/>
        </w:rPr>
        <w:t xml:space="preserve">Critique </w:t>
      </w:r>
      <w:r w:rsidRPr="00376FDA">
        <w:rPr>
          <w:rFonts w:eastAsia="CIDFont+F1"/>
          <w:bCs/>
          <w:color w:val="000000" w:themeColor="text1"/>
          <w:lang w:val="en-GB" w:eastAsia="en-US"/>
        </w:rPr>
        <w:t>and propose improvements to research design and methods.</w:t>
      </w:r>
    </w:p>
    <w:p w14:paraId="2B399B8D" w14:textId="77777777" w:rsidR="00376FDA" w:rsidRPr="00376FDA" w:rsidRDefault="00376FDA" w:rsidP="00376FDA">
      <w:pPr>
        <w:numPr>
          <w:ilvl w:val="0"/>
          <w:numId w:val="62"/>
        </w:numPr>
        <w:rPr>
          <w:rFonts w:eastAsia="CIDFont+F1"/>
          <w:color w:val="000000" w:themeColor="text1"/>
          <w:lang w:val="en-GB" w:eastAsia="en-US"/>
        </w:rPr>
      </w:pPr>
      <w:r w:rsidRPr="00376FDA">
        <w:rPr>
          <w:rFonts w:eastAsia="CIDFont+F1"/>
          <w:b/>
          <w:bCs/>
          <w:color w:val="000000" w:themeColor="text1"/>
          <w:lang w:val="en-GB" w:eastAsia="en-US"/>
        </w:rPr>
        <w:t>Design</w:t>
      </w:r>
      <w:r w:rsidRPr="00376FDA">
        <w:rPr>
          <w:rFonts w:eastAsia="CIDFont+F1"/>
          <w:color w:val="000000" w:themeColor="text1"/>
          <w:lang w:val="en-GB" w:eastAsia="en-US"/>
        </w:rPr>
        <w:t xml:space="preserve"> and develop a research project proposal, including research question/hypothesis, methods, data collection, and analysis techniques.</w:t>
      </w:r>
    </w:p>
    <w:p w14:paraId="0D395CC3" w14:textId="77777777" w:rsidR="00A2561D" w:rsidRDefault="00A2561D" w:rsidP="00376FDA">
      <w:pPr>
        <w:rPr>
          <w:rFonts w:eastAsia="CIDFont+F1"/>
          <w:b/>
          <w:color w:val="000000" w:themeColor="text1"/>
          <w:lang w:eastAsia="en-US"/>
        </w:rPr>
      </w:pPr>
    </w:p>
    <w:p w14:paraId="5C1133A8" w14:textId="1A356390"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Learning Outcomes:</w:t>
      </w:r>
    </w:p>
    <w:p w14:paraId="1AF7A028" w14:textId="77777777" w:rsidR="00376FDA" w:rsidRPr="00376FDA" w:rsidRDefault="00376FDA" w:rsidP="00376FDA">
      <w:pPr>
        <w:rPr>
          <w:rFonts w:eastAsia="CIDFont+F1"/>
          <w:color w:val="000000" w:themeColor="text1"/>
          <w:lang w:eastAsia="en-US"/>
        </w:rPr>
      </w:pPr>
    </w:p>
    <w:p w14:paraId="6CA86952" w14:textId="77777777" w:rsidR="00A2561D" w:rsidRPr="00376FDA" w:rsidRDefault="00A2561D" w:rsidP="00A2561D">
      <w:pPr>
        <w:rPr>
          <w:rFonts w:eastAsia="CIDFont+F1"/>
          <w:color w:val="000000" w:themeColor="text1"/>
          <w:lang w:eastAsia="en-US"/>
        </w:rPr>
      </w:pPr>
      <w:r w:rsidRPr="00376FDA">
        <w:rPr>
          <w:rFonts w:eastAsia="CIDFont+F1"/>
          <w:color w:val="000000" w:themeColor="text1"/>
          <w:lang w:eastAsia="en-US"/>
        </w:rPr>
        <w:t>weightages of marks for each stage of the work (upto 3</w:t>
      </w:r>
      <w:r w:rsidRPr="00376FDA">
        <w:rPr>
          <w:rFonts w:eastAsia="CIDFont+F1"/>
          <w:color w:val="000000" w:themeColor="text1"/>
          <w:vertAlign w:val="superscript"/>
          <w:lang w:eastAsia="en-US"/>
        </w:rPr>
        <w:t>rd</w:t>
      </w:r>
      <w:r w:rsidRPr="00376FDA">
        <w:rPr>
          <w:rFonts w:eastAsia="CIDFont+F1"/>
          <w:color w:val="000000" w:themeColor="text1"/>
          <w:lang w:eastAsia="en-US"/>
        </w:rPr>
        <w:t xml:space="preserve"> stage) for internal evaluation of the project by the supervisor (60% of end semester examination). 40% of the total marks of end semester examination is for viva-voce and final presentation to be evaluated by an external examiner.</w:t>
      </w:r>
    </w:p>
    <w:p w14:paraId="13DD6FBE" w14:textId="77777777" w:rsidR="00A2561D" w:rsidRPr="00376FDA" w:rsidRDefault="00A2561D" w:rsidP="00A2561D">
      <w:pPr>
        <w:rPr>
          <w:rFonts w:eastAsia="CIDFont+F1"/>
          <w:b/>
          <w:bCs/>
          <w:color w:val="000000" w:themeColor="text1"/>
          <w:lang w:eastAsia="en-US"/>
        </w:rPr>
      </w:pPr>
      <w:r w:rsidRPr="00376FDA">
        <w:rPr>
          <w:rFonts w:eastAsia="CIDFont+F1"/>
          <w:b/>
          <w:bCs/>
          <w:color w:val="000000" w:themeColor="text1"/>
          <w:u w:val="single"/>
          <w:lang w:eastAsia="en-US"/>
        </w:rPr>
        <w:t>Text Books</w:t>
      </w:r>
      <w:r w:rsidRPr="00376FDA">
        <w:rPr>
          <w:rFonts w:eastAsia="CIDFont+F1"/>
          <w:b/>
          <w:bCs/>
          <w:color w:val="000000" w:themeColor="text1"/>
          <w:lang w:eastAsia="en-US"/>
        </w:rPr>
        <w:t>:</w:t>
      </w:r>
    </w:p>
    <w:p w14:paraId="311496BA" w14:textId="77777777" w:rsidR="00A2561D" w:rsidRPr="00376FDA" w:rsidRDefault="00A2561D" w:rsidP="00A2561D">
      <w:pPr>
        <w:rPr>
          <w:rFonts w:eastAsia="CIDFont+F1"/>
          <w:b/>
          <w:bCs/>
          <w:color w:val="000000" w:themeColor="text1"/>
          <w:u w:val="single"/>
          <w:lang w:eastAsia="en-US"/>
        </w:rPr>
      </w:pPr>
      <w:r w:rsidRPr="00376FDA">
        <w:rPr>
          <w:rFonts w:eastAsia="CIDFont+F1"/>
          <w:color w:val="000000" w:themeColor="text1"/>
          <w:lang w:eastAsia="en-US"/>
        </w:rPr>
        <w:t>As per the list of given in syllabus based on topic selected</w:t>
      </w:r>
    </w:p>
    <w:p w14:paraId="7DE73B14" w14:textId="77777777" w:rsidR="00A2561D" w:rsidRPr="00376FDA" w:rsidRDefault="00A2561D" w:rsidP="00A2561D">
      <w:pPr>
        <w:rPr>
          <w:rFonts w:eastAsia="CIDFont+F1"/>
          <w:b/>
          <w:bCs/>
          <w:color w:val="000000" w:themeColor="text1"/>
          <w:lang w:eastAsia="en-US"/>
        </w:rPr>
      </w:pPr>
      <w:r w:rsidRPr="00376FDA">
        <w:rPr>
          <w:rFonts w:eastAsia="CIDFont+F1"/>
          <w:b/>
          <w:bCs/>
          <w:color w:val="000000" w:themeColor="text1"/>
          <w:u w:val="single"/>
          <w:lang w:eastAsia="en-US"/>
        </w:rPr>
        <w:t>Reference Books</w:t>
      </w:r>
      <w:r w:rsidRPr="00376FDA">
        <w:rPr>
          <w:rFonts w:eastAsia="CIDFont+F1"/>
          <w:b/>
          <w:bCs/>
          <w:color w:val="000000" w:themeColor="text1"/>
          <w:lang w:eastAsia="en-US"/>
        </w:rPr>
        <w:t>:</w:t>
      </w:r>
    </w:p>
    <w:p w14:paraId="624D7910" w14:textId="1208AFD3" w:rsidR="00A2561D" w:rsidRPr="00A2561D" w:rsidRDefault="00A2561D" w:rsidP="00376FDA">
      <w:pPr>
        <w:rPr>
          <w:rFonts w:eastAsia="CIDFont+F1"/>
          <w:bCs/>
          <w:color w:val="000000" w:themeColor="text1"/>
          <w:lang w:eastAsia="en-US"/>
        </w:rPr>
      </w:pPr>
      <w:r w:rsidRPr="00376FDA">
        <w:rPr>
          <w:rFonts w:eastAsia="CIDFont+F1"/>
          <w:bCs/>
          <w:color w:val="000000" w:themeColor="text1"/>
          <w:lang w:eastAsia="en-US"/>
        </w:rPr>
        <w:t>As per the list of given in syllabus based on topic sel</w:t>
      </w:r>
    </w:p>
    <w:p w14:paraId="5F828AAD" w14:textId="77777777" w:rsidR="00A2561D" w:rsidRDefault="00A2561D" w:rsidP="00376FDA">
      <w:pPr>
        <w:rPr>
          <w:rFonts w:eastAsia="CIDFont+F1"/>
          <w:b/>
          <w:color w:val="000000" w:themeColor="text1"/>
          <w:lang w:eastAsia="en-US"/>
        </w:rPr>
      </w:pPr>
    </w:p>
    <w:p w14:paraId="114008BA" w14:textId="77777777" w:rsidR="00A2561D" w:rsidRDefault="00A2561D" w:rsidP="00376FDA">
      <w:pPr>
        <w:rPr>
          <w:rFonts w:eastAsia="CIDFont+F1"/>
          <w:b/>
          <w:color w:val="000000" w:themeColor="text1"/>
          <w:lang w:eastAsia="en-US"/>
        </w:rPr>
      </w:pPr>
    </w:p>
    <w:p w14:paraId="49FFB3AF" w14:textId="77777777" w:rsidR="00A2561D" w:rsidRDefault="00A2561D" w:rsidP="00376FDA">
      <w:pPr>
        <w:rPr>
          <w:rFonts w:eastAsia="CIDFont+F1"/>
          <w:b/>
          <w:color w:val="000000" w:themeColor="text1"/>
          <w:lang w:eastAsia="en-US"/>
        </w:rPr>
      </w:pPr>
    </w:p>
    <w:p w14:paraId="32A96A94" w14:textId="77777777" w:rsidR="00A2561D" w:rsidRDefault="00A2561D" w:rsidP="00376FDA">
      <w:pPr>
        <w:rPr>
          <w:rFonts w:eastAsia="CIDFont+F1"/>
          <w:b/>
          <w:color w:val="000000" w:themeColor="text1"/>
          <w:lang w:eastAsia="en-US"/>
        </w:rPr>
      </w:pPr>
    </w:p>
    <w:p w14:paraId="181CE8C7" w14:textId="77777777" w:rsidR="00A2561D" w:rsidRDefault="00A2561D" w:rsidP="00376FDA">
      <w:pPr>
        <w:rPr>
          <w:rFonts w:eastAsia="CIDFont+F1"/>
          <w:b/>
          <w:color w:val="000000" w:themeColor="text1"/>
          <w:lang w:eastAsia="en-US"/>
        </w:rPr>
      </w:pPr>
    </w:p>
    <w:p w14:paraId="2BAA5E52" w14:textId="77777777" w:rsidR="00A2561D" w:rsidRDefault="00A2561D" w:rsidP="00376FDA">
      <w:pPr>
        <w:rPr>
          <w:rFonts w:eastAsia="CIDFont+F1"/>
          <w:b/>
          <w:color w:val="000000" w:themeColor="text1"/>
          <w:lang w:eastAsia="en-US"/>
        </w:rPr>
      </w:pPr>
    </w:p>
    <w:p w14:paraId="5DE516B7" w14:textId="77777777" w:rsidR="00A2561D" w:rsidRDefault="00A2561D" w:rsidP="00376FDA">
      <w:pPr>
        <w:rPr>
          <w:rFonts w:eastAsia="CIDFont+F1"/>
          <w:b/>
          <w:color w:val="000000" w:themeColor="text1"/>
          <w:lang w:eastAsia="en-US"/>
        </w:rPr>
      </w:pPr>
    </w:p>
    <w:p w14:paraId="38600245" w14:textId="77777777" w:rsidR="00A2561D" w:rsidRDefault="00A2561D" w:rsidP="00376FDA">
      <w:pPr>
        <w:rPr>
          <w:rFonts w:eastAsia="CIDFont+F1"/>
          <w:b/>
          <w:color w:val="000000" w:themeColor="text1"/>
          <w:lang w:eastAsia="en-US"/>
        </w:rPr>
      </w:pPr>
    </w:p>
    <w:p w14:paraId="06C595E3" w14:textId="77777777" w:rsidR="00A2561D" w:rsidRDefault="00A2561D" w:rsidP="00376FDA">
      <w:pPr>
        <w:rPr>
          <w:rFonts w:eastAsia="CIDFont+F1"/>
          <w:b/>
          <w:color w:val="000000" w:themeColor="text1"/>
          <w:lang w:eastAsia="en-US"/>
        </w:rPr>
      </w:pPr>
    </w:p>
    <w:p w14:paraId="47031560" w14:textId="77777777" w:rsidR="00A2561D" w:rsidRDefault="00A2561D" w:rsidP="00376FDA">
      <w:pPr>
        <w:rPr>
          <w:rFonts w:eastAsia="CIDFont+F1"/>
          <w:b/>
          <w:color w:val="000000" w:themeColor="text1"/>
          <w:lang w:eastAsia="en-US"/>
        </w:rPr>
      </w:pPr>
    </w:p>
    <w:p w14:paraId="32D2FC4A" w14:textId="77777777" w:rsidR="00A2561D" w:rsidRDefault="00A2561D" w:rsidP="00376FDA">
      <w:pPr>
        <w:rPr>
          <w:rFonts w:eastAsia="CIDFont+F1"/>
          <w:b/>
          <w:color w:val="000000" w:themeColor="text1"/>
          <w:lang w:eastAsia="en-US"/>
        </w:rPr>
      </w:pPr>
    </w:p>
    <w:p w14:paraId="2FFAD935" w14:textId="77777777" w:rsidR="00A2561D" w:rsidRDefault="00A2561D" w:rsidP="00376FDA">
      <w:pPr>
        <w:rPr>
          <w:rFonts w:eastAsia="CIDFont+F1"/>
          <w:b/>
          <w:color w:val="000000" w:themeColor="text1"/>
          <w:lang w:eastAsia="en-US"/>
        </w:rPr>
      </w:pPr>
    </w:p>
    <w:p w14:paraId="28C7D621" w14:textId="70DC7A4B" w:rsidR="00376FDA" w:rsidRDefault="00376FDA" w:rsidP="00376FDA">
      <w:pPr>
        <w:rPr>
          <w:rFonts w:eastAsia="CIDFont+F1"/>
          <w:b/>
          <w:color w:val="000000" w:themeColor="text1"/>
          <w:lang w:eastAsia="en-US"/>
        </w:rPr>
      </w:pPr>
      <w:r w:rsidRPr="00376FDA">
        <w:rPr>
          <w:rFonts w:eastAsia="CIDFont+F1"/>
          <w:b/>
          <w:color w:val="000000" w:themeColor="text1"/>
          <w:lang w:eastAsia="en-US"/>
        </w:rPr>
        <w:lastRenderedPageBreak/>
        <w:t xml:space="preserve">Detailed Syllabus: </w:t>
      </w:r>
    </w:p>
    <w:p w14:paraId="4C65468F" w14:textId="77777777" w:rsidR="00A2561D" w:rsidRPr="00376FDA" w:rsidRDefault="00A2561D" w:rsidP="00376FDA">
      <w:pPr>
        <w:rPr>
          <w:rFonts w:eastAsia="CIDFont+F1"/>
          <w:b/>
          <w:color w:val="000000" w:themeColor="text1"/>
          <w:lang w:eastAsia="en-US"/>
        </w:rPr>
      </w:pPr>
    </w:p>
    <w:tbl>
      <w:tblPr>
        <w:tblStyle w:val="TableGrid"/>
        <w:tblW w:w="10431" w:type="dxa"/>
        <w:tblInd w:w="108" w:type="dxa"/>
        <w:tblLook w:val="04A0" w:firstRow="1" w:lastRow="0" w:firstColumn="1" w:lastColumn="0" w:noHBand="0" w:noVBand="1"/>
      </w:tblPr>
      <w:tblGrid>
        <w:gridCol w:w="1097"/>
        <w:gridCol w:w="7841"/>
        <w:gridCol w:w="1493"/>
      </w:tblGrid>
      <w:tr w:rsidR="00376FDA" w:rsidRPr="00376FDA" w14:paraId="2EC3D5A0" w14:textId="77777777" w:rsidTr="00376FDA">
        <w:trPr>
          <w:trHeight w:val="755"/>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6E814A" w14:textId="77777777"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Modules</w:t>
            </w: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62AA6E" w14:textId="77777777" w:rsidR="00376FDA" w:rsidRPr="00376FDA" w:rsidRDefault="00376FDA" w:rsidP="00376FDA">
            <w:pPr>
              <w:rPr>
                <w:rFonts w:eastAsia="CIDFont+F1"/>
                <w:b/>
                <w:color w:val="000000" w:themeColor="text1"/>
                <w:lang w:eastAsia="en-US"/>
              </w:rPr>
            </w:pPr>
            <w:r w:rsidRPr="00376FDA">
              <w:rPr>
                <w:rFonts w:eastAsia="CIDFont+F1"/>
                <w:b/>
                <w:bCs/>
                <w:color w:val="000000" w:themeColor="text1"/>
                <w:lang w:eastAsia="en-US"/>
              </w:rPr>
              <w:t>Topics and Course Content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3120CB" w14:textId="77777777" w:rsidR="00376FDA" w:rsidRPr="00376FDA" w:rsidRDefault="00376FDA" w:rsidP="00376FDA">
            <w:pPr>
              <w:rPr>
                <w:rFonts w:eastAsia="CIDFont+F1"/>
                <w:color w:val="000000" w:themeColor="text1"/>
                <w:lang w:eastAsia="en-US"/>
              </w:rPr>
            </w:pPr>
            <w:r w:rsidRPr="00376FDA">
              <w:rPr>
                <w:rFonts w:eastAsia="CIDFont+F1"/>
                <w:b/>
                <w:bCs/>
                <w:color w:val="000000" w:themeColor="text1"/>
                <w:lang w:eastAsia="en-US"/>
              </w:rPr>
              <w:t>Periods</w:t>
            </w:r>
          </w:p>
        </w:tc>
      </w:tr>
      <w:tr w:rsidR="00376FDA" w:rsidRPr="00376FDA" w14:paraId="6E0ED2BB" w14:textId="77777777" w:rsidTr="00376FDA">
        <w:trPr>
          <w:trHeight w:val="964"/>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E738B6"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Unit 1</w:t>
            </w: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7772F0"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Identification of research problem / topic on any one of the following aspects based on the internship programme during the 3</w:t>
            </w:r>
            <w:r w:rsidRPr="00376FDA">
              <w:rPr>
                <w:rFonts w:eastAsia="CIDFont+F1"/>
                <w:color w:val="000000" w:themeColor="text1"/>
                <w:vertAlign w:val="superscript"/>
                <w:lang w:eastAsia="en-US"/>
              </w:rPr>
              <w:t>rd</w:t>
            </w:r>
            <w:r w:rsidRPr="00376FDA">
              <w:rPr>
                <w:rFonts w:eastAsia="CIDFont+F1"/>
                <w:color w:val="000000" w:themeColor="text1"/>
                <w:lang w:eastAsia="en-US"/>
              </w:rPr>
              <w:t xml:space="preserve"> semester. This may be any kind of geographical studies:</w:t>
            </w:r>
          </w:p>
          <w:p w14:paraId="4F812C57"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Agriculture, Industry, Mining related issues</w:t>
            </w:r>
          </w:p>
          <w:p w14:paraId="298EE690"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Environmental problems of the locality including disasters and hazards</w:t>
            </w:r>
          </w:p>
          <w:p w14:paraId="6A2FFDCC"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Natural resources assessments, planning and management</w:t>
            </w:r>
          </w:p>
          <w:p w14:paraId="4E2872FE"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Ecological crisis, Climate change and consequences</w:t>
            </w:r>
          </w:p>
          <w:p w14:paraId="00D06C18"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Rural / Urban Ecosystems;</w:t>
            </w:r>
          </w:p>
          <w:p w14:paraId="56CF84D2" w14:textId="77777777" w:rsidR="00376FDA" w:rsidRPr="00376FDA" w:rsidRDefault="00376FDA" w:rsidP="00376FDA">
            <w:pPr>
              <w:numPr>
                <w:ilvl w:val="0"/>
                <w:numId w:val="63"/>
              </w:numPr>
              <w:rPr>
                <w:rFonts w:eastAsia="CIDFont+F1"/>
                <w:color w:val="000000" w:themeColor="text1"/>
                <w:lang w:eastAsia="en-US"/>
              </w:rPr>
            </w:pPr>
            <w:r w:rsidRPr="00376FDA">
              <w:rPr>
                <w:rFonts w:eastAsia="CIDFont+F1"/>
                <w:color w:val="000000" w:themeColor="text1"/>
                <w:lang w:eastAsia="en-US"/>
              </w:rPr>
              <w:t xml:space="preserve">   Terrain / basin / watershed characterization and evaluation including     integrated development studies</w:t>
            </w:r>
          </w:p>
          <w:p w14:paraId="72275DA7" w14:textId="77777777" w:rsidR="00376FDA" w:rsidRPr="00376FDA" w:rsidRDefault="00376FDA" w:rsidP="00376FDA">
            <w:pPr>
              <w:rPr>
                <w:rFonts w:eastAsia="CIDFont+F1"/>
                <w:color w:val="000000" w:themeColor="text1"/>
                <w:lang w:eastAsia="en-US"/>
              </w:rPr>
            </w:pPr>
            <w:r w:rsidRPr="00376FDA">
              <w:rPr>
                <w:rFonts w:eastAsia="CIDFont+F1"/>
                <w:i/>
                <w:iCs/>
                <w:color w:val="000000" w:themeColor="text1"/>
                <w:lang w:eastAsia="en-US"/>
              </w:rPr>
              <w:t>(This list is indicative only, the student may consult the assigned teacher as project supervisor / guide. Project supervisor / guide to each student will be allocated)</w:t>
            </w:r>
            <w:r w:rsidRPr="00376FDA">
              <w:rPr>
                <w:rFonts w:eastAsia="CIDFont+F1"/>
                <w:color w:val="000000" w:themeColor="text1"/>
                <w:lang w:eastAsia="en-US"/>
              </w:rPr>
              <w:t xml:space="preserve">. </w:t>
            </w:r>
          </w:p>
          <w:p w14:paraId="6B40D483"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The topic selection / modification may be done just before the 3rd Semester End Examination so that the data collection can be done during semester break.</w:t>
            </w:r>
          </w:p>
          <w:p w14:paraId="3125A7BE"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A fresh project proposal / modified project proposal of project done in 4</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semester is to be submitted by each student (within 2</w:t>
            </w:r>
            <w:r w:rsidRPr="00376FDA">
              <w:rPr>
                <w:rFonts w:eastAsia="CIDFont+F1"/>
                <w:color w:val="000000" w:themeColor="text1"/>
                <w:vertAlign w:val="superscript"/>
                <w:lang w:eastAsia="en-US"/>
              </w:rPr>
              <w:t>nd</w:t>
            </w:r>
            <w:r w:rsidRPr="00376FDA">
              <w:rPr>
                <w:rFonts w:eastAsia="CIDFont+F1"/>
                <w:color w:val="000000" w:themeColor="text1"/>
                <w:lang w:eastAsia="en-US"/>
              </w:rPr>
              <w:t xml:space="preserve"> week of the commencement of 4</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semester classes) by mentioning the following:-</w:t>
            </w:r>
          </w:p>
          <w:p w14:paraId="0CA0EB22"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Project title</w:t>
            </w:r>
          </w:p>
          <w:p w14:paraId="1469394B"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Introduction to the problem</w:t>
            </w:r>
          </w:p>
          <w:p w14:paraId="23C79FBB"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Aims / objectives</w:t>
            </w:r>
          </w:p>
          <w:p w14:paraId="3C47863A"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Objectives and Research questions</w:t>
            </w:r>
          </w:p>
          <w:p w14:paraId="1EF528E1"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Database and Methodology</w:t>
            </w:r>
          </w:p>
          <w:p w14:paraId="3E2DEFFE"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Study of relevant literature</w:t>
            </w:r>
          </w:p>
          <w:p w14:paraId="035CBC38" w14:textId="77777777" w:rsidR="00376FDA" w:rsidRPr="00376FDA" w:rsidRDefault="00376FDA" w:rsidP="00376FDA">
            <w:pPr>
              <w:numPr>
                <w:ilvl w:val="0"/>
                <w:numId w:val="64"/>
              </w:numPr>
              <w:rPr>
                <w:rFonts w:eastAsia="CIDFont+F1"/>
                <w:color w:val="000000" w:themeColor="text1"/>
                <w:lang w:eastAsia="en-US"/>
              </w:rPr>
            </w:pPr>
            <w:r w:rsidRPr="00376FDA">
              <w:rPr>
                <w:rFonts w:eastAsia="CIDFont+F1"/>
                <w:color w:val="000000" w:themeColor="text1"/>
                <w:lang w:eastAsia="en-US"/>
              </w:rPr>
              <w:t>Organization of study</w:t>
            </w:r>
          </w:p>
          <w:p w14:paraId="17AD54C3" w14:textId="77777777" w:rsidR="00376FDA" w:rsidRPr="00376FDA" w:rsidRDefault="00376FDA" w:rsidP="00376FDA">
            <w:pPr>
              <w:rPr>
                <w:rFonts w:eastAsia="CIDFont+F1"/>
                <w:color w:val="000000" w:themeColor="text1"/>
                <w:lang w:val="en-US" w:eastAsia="en-US"/>
              </w:rPr>
            </w:pP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997AF4" w14:textId="77777777" w:rsidR="00376FDA" w:rsidRPr="00376FDA" w:rsidRDefault="00376FDA" w:rsidP="005E2D5D">
            <w:pPr>
              <w:jc w:val="center"/>
              <w:rPr>
                <w:rFonts w:eastAsia="CIDFont+F1"/>
                <w:color w:val="000000" w:themeColor="text1"/>
                <w:lang w:eastAsia="en-US"/>
              </w:rPr>
            </w:pPr>
            <w:r w:rsidRPr="00376FDA">
              <w:rPr>
                <w:rFonts w:eastAsia="CIDFont+F1"/>
                <w:color w:val="000000" w:themeColor="text1"/>
                <w:lang w:eastAsia="en-US"/>
              </w:rPr>
              <w:t>12</w:t>
            </w:r>
          </w:p>
        </w:tc>
      </w:tr>
      <w:tr w:rsidR="00376FDA" w:rsidRPr="00376FDA" w14:paraId="6BF4B65D" w14:textId="77777777" w:rsidTr="00376FDA">
        <w:trPr>
          <w:trHeight w:val="1020"/>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B745F2"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Unit 2</w:t>
            </w: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03320E"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Project proposal presentation by each student using PowerPoint during 3</w:t>
            </w:r>
            <w:r w:rsidRPr="00376FDA">
              <w:rPr>
                <w:rFonts w:eastAsia="CIDFont+F1"/>
                <w:color w:val="000000" w:themeColor="text1"/>
                <w:vertAlign w:val="superscript"/>
                <w:lang w:eastAsia="en-US"/>
              </w:rPr>
              <w:t>rd</w:t>
            </w:r>
            <w:r w:rsidRPr="00376FDA">
              <w:rPr>
                <w:rFonts w:eastAsia="CIDFont+F1"/>
                <w:color w:val="000000" w:themeColor="text1"/>
                <w:lang w:eastAsia="en-US"/>
              </w:rPr>
              <w:t xml:space="preserve"> week of the commencement of the course of 4</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semester.</w:t>
            </w:r>
          </w:p>
          <w:p w14:paraId="70A3EE18" w14:textId="77777777" w:rsidR="00376FDA" w:rsidRPr="00376FDA" w:rsidRDefault="00376FDA" w:rsidP="00376FDA">
            <w:pPr>
              <w:rPr>
                <w:rFonts w:eastAsia="CIDFont+F1"/>
                <w:color w:val="000000" w:themeColor="text1"/>
                <w:lang w:val="en-US" w:eastAsia="en-US"/>
              </w:rPr>
            </w:pP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1F299" w14:textId="77777777" w:rsidR="00376FDA" w:rsidRPr="00376FDA" w:rsidRDefault="00376FDA" w:rsidP="005E2D5D">
            <w:pPr>
              <w:jc w:val="center"/>
              <w:rPr>
                <w:rFonts w:eastAsia="CIDFont+F1"/>
                <w:color w:val="000000" w:themeColor="text1"/>
                <w:lang w:eastAsia="en-US"/>
              </w:rPr>
            </w:pPr>
            <w:r w:rsidRPr="00376FDA">
              <w:rPr>
                <w:rFonts w:eastAsia="CIDFont+F1"/>
                <w:color w:val="000000" w:themeColor="text1"/>
                <w:lang w:eastAsia="en-US"/>
              </w:rPr>
              <w:t>12</w:t>
            </w:r>
          </w:p>
        </w:tc>
      </w:tr>
      <w:tr w:rsidR="00376FDA" w:rsidRPr="00376FDA" w14:paraId="2EF4C5D1" w14:textId="77777777" w:rsidTr="00376FDA">
        <w:trPr>
          <w:trHeight w:val="907"/>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05055F"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Unit 3</w:t>
            </w: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ABE375"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Reporting of data collection, tabulation, processing, mapping/charting and analysis by each student using PowerPoint during 5</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week of the commencement of the course of 4</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semester.</w:t>
            </w:r>
          </w:p>
          <w:p w14:paraId="4241C018" w14:textId="77777777" w:rsidR="00376FDA" w:rsidRPr="00376FDA" w:rsidRDefault="00376FDA" w:rsidP="00376FDA">
            <w:pPr>
              <w:rPr>
                <w:rFonts w:eastAsia="CIDFont+F1"/>
                <w:b/>
                <w:bCs/>
                <w:color w:val="000000" w:themeColor="text1"/>
                <w:lang w:val="en-US" w:eastAsia="en-US"/>
              </w:rPr>
            </w:pP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732239" w14:textId="77777777" w:rsidR="00376FDA" w:rsidRPr="00376FDA" w:rsidRDefault="00376FDA" w:rsidP="005E2D5D">
            <w:pPr>
              <w:jc w:val="center"/>
              <w:rPr>
                <w:rFonts w:eastAsia="CIDFont+F1"/>
                <w:color w:val="000000" w:themeColor="text1"/>
                <w:lang w:eastAsia="en-US"/>
              </w:rPr>
            </w:pPr>
            <w:r w:rsidRPr="00376FDA">
              <w:rPr>
                <w:rFonts w:eastAsia="CIDFont+F1"/>
                <w:color w:val="000000" w:themeColor="text1"/>
                <w:lang w:eastAsia="en-US"/>
              </w:rPr>
              <w:t>12</w:t>
            </w:r>
          </w:p>
        </w:tc>
      </w:tr>
      <w:tr w:rsidR="00376FDA" w:rsidRPr="00376FDA" w14:paraId="6B03372B" w14:textId="77777777" w:rsidTr="00376FDA">
        <w:trPr>
          <w:trHeight w:val="907"/>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5A5FC"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Unit 4</w:t>
            </w: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DA431"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Preparation of project report in prescribed format during 6</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 8</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week of the commencement of course of 2</w:t>
            </w:r>
            <w:r w:rsidRPr="00376FDA">
              <w:rPr>
                <w:rFonts w:eastAsia="CIDFont+F1"/>
                <w:color w:val="000000" w:themeColor="text1"/>
                <w:vertAlign w:val="superscript"/>
                <w:lang w:eastAsia="en-US"/>
              </w:rPr>
              <w:t>nd</w:t>
            </w:r>
            <w:r w:rsidRPr="00376FDA">
              <w:rPr>
                <w:rFonts w:eastAsia="CIDFont+F1"/>
                <w:color w:val="000000" w:themeColor="text1"/>
                <w:lang w:eastAsia="en-US"/>
              </w:rPr>
              <w:t xml:space="preserve"> semester.</w:t>
            </w:r>
          </w:p>
          <w:p w14:paraId="5320B827"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Submission of the report after a week of the announcement of routine for 4</w:t>
            </w:r>
            <w:r w:rsidRPr="00376FDA">
              <w:rPr>
                <w:rFonts w:eastAsia="CIDFont+F1"/>
                <w:color w:val="000000" w:themeColor="text1"/>
                <w:vertAlign w:val="superscript"/>
                <w:lang w:eastAsia="en-US"/>
              </w:rPr>
              <w:t>th</w:t>
            </w:r>
            <w:r w:rsidRPr="00376FDA">
              <w:rPr>
                <w:rFonts w:eastAsia="CIDFont+F1"/>
                <w:color w:val="000000" w:themeColor="text1"/>
                <w:lang w:eastAsia="en-US"/>
              </w:rPr>
              <w:t xml:space="preserve"> End Semester Examination.</w:t>
            </w:r>
          </w:p>
          <w:p w14:paraId="29458D88" w14:textId="77777777" w:rsidR="00376FDA" w:rsidRPr="00376FDA" w:rsidRDefault="00376FDA" w:rsidP="00376FDA">
            <w:pPr>
              <w:rPr>
                <w:rFonts w:eastAsia="CIDFont+F1"/>
                <w:color w:val="000000" w:themeColor="text1"/>
                <w:lang w:eastAsia="en-US"/>
              </w:rPr>
            </w:pPr>
            <w:r w:rsidRPr="00376FDA">
              <w:rPr>
                <w:rFonts w:eastAsia="CIDFont+F1"/>
                <w:color w:val="000000" w:themeColor="text1"/>
                <w:lang w:eastAsia="en-US"/>
              </w:rPr>
              <w:t>Final project presentation by each student using PowerPoint during on the scheduled date of viva-voce examination of this paper.</w:t>
            </w:r>
          </w:p>
          <w:p w14:paraId="6C535A51" w14:textId="77777777" w:rsidR="00376FDA" w:rsidRPr="00376FDA" w:rsidRDefault="00376FDA" w:rsidP="00376FDA">
            <w:pPr>
              <w:rPr>
                <w:rFonts w:eastAsia="CIDFont+F1"/>
                <w:color w:val="000000" w:themeColor="text1"/>
                <w:lang w:val="en-US" w:eastAsia="en-US"/>
              </w:rPr>
            </w:pPr>
            <w:r w:rsidRPr="00376FDA">
              <w:rPr>
                <w:rFonts w:eastAsia="CIDFont+F1"/>
                <w:i/>
                <w:iCs/>
                <w:color w:val="000000" w:themeColor="text1"/>
                <w:lang w:eastAsia="en-US"/>
              </w:rPr>
              <w:t>Marks for external evaluation = Viva-voce  + Presentation  = 100</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CD34E" w14:textId="77777777" w:rsidR="00376FDA" w:rsidRPr="00376FDA" w:rsidRDefault="00376FDA" w:rsidP="005E2D5D">
            <w:pPr>
              <w:jc w:val="center"/>
              <w:rPr>
                <w:rFonts w:eastAsia="CIDFont+F1"/>
                <w:color w:val="000000" w:themeColor="text1"/>
                <w:lang w:eastAsia="en-US"/>
              </w:rPr>
            </w:pPr>
            <w:r w:rsidRPr="00376FDA">
              <w:rPr>
                <w:rFonts w:eastAsia="CIDFont+F1"/>
                <w:color w:val="000000" w:themeColor="text1"/>
                <w:lang w:eastAsia="en-US"/>
              </w:rPr>
              <w:t>12</w:t>
            </w:r>
          </w:p>
        </w:tc>
      </w:tr>
      <w:tr w:rsidR="00376FDA" w:rsidRPr="00376FDA" w14:paraId="29AB909C" w14:textId="77777777" w:rsidTr="00376FDA">
        <w:trPr>
          <w:trHeight w:val="449"/>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852AC" w14:textId="77777777" w:rsidR="00376FDA" w:rsidRPr="00376FDA" w:rsidRDefault="00376FDA" w:rsidP="00376FDA">
            <w:pPr>
              <w:rPr>
                <w:rFonts w:eastAsia="CIDFont+F1"/>
                <w:b/>
                <w:color w:val="000000" w:themeColor="text1"/>
                <w:lang w:eastAsia="en-US"/>
              </w:rPr>
            </w:pPr>
          </w:p>
        </w:tc>
        <w:tc>
          <w:tcPr>
            <w:tcW w:w="7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38799C" w14:textId="77777777"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Total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E2985" w14:textId="77777777" w:rsidR="00376FDA" w:rsidRPr="00376FDA" w:rsidRDefault="00376FDA" w:rsidP="00376FDA">
            <w:pPr>
              <w:rPr>
                <w:rFonts w:eastAsia="CIDFont+F1"/>
                <w:b/>
                <w:color w:val="000000" w:themeColor="text1"/>
                <w:lang w:eastAsia="en-US"/>
              </w:rPr>
            </w:pPr>
            <w:r w:rsidRPr="00376FDA">
              <w:rPr>
                <w:rFonts w:eastAsia="CIDFont+F1"/>
                <w:b/>
                <w:color w:val="000000" w:themeColor="text1"/>
                <w:lang w:eastAsia="en-US"/>
              </w:rPr>
              <w:t>48</w:t>
            </w:r>
          </w:p>
        </w:tc>
      </w:tr>
    </w:tbl>
    <w:p w14:paraId="35D77A7A" w14:textId="77777777" w:rsidR="00376FDA" w:rsidRPr="00376FDA" w:rsidRDefault="00376FDA" w:rsidP="00376FDA">
      <w:pPr>
        <w:rPr>
          <w:rFonts w:eastAsia="CIDFont+F1"/>
          <w:b/>
          <w:bCs/>
          <w:color w:val="000000" w:themeColor="text1"/>
          <w:lang w:val="en-US" w:eastAsia="en-US"/>
        </w:rPr>
      </w:pPr>
    </w:p>
    <w:p w14:paraId="362D9ADA" w14:textId="4DCBB040" w:rsidR="00B67B07" w:rsidRDefault="00376FDA" w:rsidP="00A2561D">
      <w:pPr>
        <w:rPr>
          <w:b/>
          <w:color w:val="000000" w:themeColor="text1"/>
          <w:lang w:val="en-US"/>
        </w:rPr>
      </w:pPr>
      <w:r w:rsidRPr="00376FDA">
        <w:rPr>
          <w:rFonts w:eastAsia="CIDFont+F1"/>
          <w:b/>
          <w:bCs/>
          <w:color w:val="000000" w:themeColor="text1"/>
          <w:lang w:eastAsia="en-US"/>
        </w:rPr>
        <w:t>Note:</w:t>
      </w:r>
      <w:r w:rsidRPr="00376FDA">
        <w:rPr>
          <w:rFonts w:eastAsia="CIDFont+F1"/>
          <w:color w:val="000000" w:themeColor="text1"/>
          <w:lang w:eastAsia="en-US"/>
        </w:rPr>
        <w:t xml:space="preserve"> Submission of project report in prescribed format and on specified date is mandatory. Equal </w:t>
      </w:r>
    </w:p>
    <w:p w14:paraId="345D59C2" w14:textId="77777777" w:rsidR="00CC6BD2" w:rsidRPr="00887403" w:rsidRDefault="00CC6BD2" w:rsidP="00CC6BD2">
      <w:pPr>
        <w:spacing w:after="160" w:line="259" w:lineRule="auto"/>
        <w:jc w:val="center"/>
        <w:rPr>
          <w:rFonts w:eastAsiaTheme="minorHAnsi"/>
          <w:b/>
          <w:color w:val="000000" w:themeColor="text1"/>
          <w:u w:val="single"/>
          <w:lang w:val="en-US" w:eastAsia="en-US" w:bidi="as-IN"/>
        </w:rPr>
      </w:pPr>
    </w:p>
    <w:sectPr w:rsidR="00CC6BD2" w:rsidRPr="00887403" w:rsidSect="00E93D2E">
      <w:footerReference w:type="default" r:id="rId9"/>
      <w:headerReference w:type="first" r:id="rId10"/>
      <w:pgSz w:w="11906" w:h="16838"/>
      <w:pgMar w:top="720" w:right="1196" w:bottom="720" w:left="720" w:header="425" w:footer="19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DAAC" w14:textId="77777777" w:rsidR="006B7B5C" w:rsidRDefault="006B7B5C" w:rsidP="009D21DC">
      <w:r>
        <w:separator/>
      </w:r>
    </w:p>
  </w:endnote>
  <w:endnote w:type="continuationSeparator" w:id="0">
    <w:p w14:paraId="67310D43" w14:textId="77777777" w:rsidR="006B7B5C" w:rsidRDefault="006B7B5C" w:rsidP="009D2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DFont+F1">
    <w:altName w:val="Yu Gothic"/>
    <w:panose1 w:val="00000000000000000000"/>
    <w:charset w:val="80"/>
    <w:family w:val="auto"/>
    <w:notTrueType/>
    <w:pitch w:val="default"/>
    <w:sig w:usb0="00000001" w:usb1="08070000" w:usb2="00000010" w:usb3="00000000" w:csb0="00020000" w:csb1="00000000"/>
  </w:font>
  <w:font w:name="TimesNewRomanPS-BoldMT">
    <w:altName w:val="ESRI Ordnance Survey"/>
    <w:charset w:val="00"/>
    <w:family w:val="auto"/>
    <w:pitch w:val="default"/>
    <w:sig w:usb0="00000003" w:usb1="00000000" w:usb2="00000000" w:usb3="00000000" w:csb0="00000001" w:csb1="00000000"/>
  </w:font>
  <w:font w:name="TimesNewRomanPSMT">
    <w:altName w:val="Arial Unicode MS"/>
    <w:charset w:val="00"/>
    <w:family w:val="auto"/>
    <w:pitch w:val="default"/>
    <w:sig w:usb0="00000003" w:usb1="09060000" w:usb2="00000010" w:usb3="00000000" w:csb0="0008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258162"/>
      <w:docPartObj>
        <w:docPartGallery w:val="Page Numbers (Bottom of Page)"/>
        <w:docPartUnique/>
      </w:docPartObj>
    </w:sdtPr>
    <w:sdtEndPr>
      <w:rPr>
        <w:noProof/>
      </w:rPr>
    </w:sdtEndPr>
    <w:sdtContent>
      <w:p w14:paraId="0EF1ED39" w14:textId="475B102C" w:rsidR="0017763B" w:rsidRDefault="00177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6FBB06" w14:textId="77777777" w:rsidR="006D487E" w:rsidRDefault="006D4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5CB7" w14:textId="77777777" w:rsidR="006B7B5C" w:rsidRDefault="006B7B5C" w:rsidP="009D21DC">
      <w:r>
        <w:separator/>
      </w:r>
    </w:p>
  </w:footnote>
  <w:footnote w:type="continuationSeparator" w:id="0">
    <w:p w14:paraId="79E561E9" w14:textId="77777777" w:rsidR="006B7B5C" w:rsidRDefault="006B7B5C" w:rsidP="009D2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F2C5" w14:textId="77777777" w:rsidR="006D487E" w:rsidRPr="009138BC" w:rsidRDefault="006D487E" w:rsidP="009D21DC">
    <w:pPr>
      <w:pStyle w:val="Header"/>
      <w:jc w:val="center"/>
      <w:rPr>
        <w:rFonts w:ascii="Cambria" w:hAnsi="Cambria"/>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08E"/>
    <w:multiLevelType w:val="hybridMultilevel"/>
    <w:tmpl w:val="206AF75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A9637B"/>
    <w:multiLevelType w:val="hybridMultilevel"/>
    <w:tmpl w:val="EBBA0780"/>
    <w:lvl w:ilvl="0" w:tplc="38CC7568">
      <w:start w:val="1"/>
      <w:numFmt w:val="decimal"/>
      <w:lvlText w:val="%1."/>
      <w:lvlJc w:val="left"/>
      <w:pPr>
        <w:ind w:left="720" w:hanging="360"/>
      </w:pPr>
      <w:rPr>
        <w:b w:val="0"/>
        <w:bCs/>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F65D0D"/>
    <w:multiLevelType w:val="hybridMultilevel"/>
    <w:tmpl w:val="B9E4E05C"/>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F00178"/>
    <w:multiLevelType w:val="hybridMultilevel"/>
    <w:tmpl w:val="A1500A06"/>
    <w:lvl w:ilvl="0" w:tplc="D4E01E70">
      <w:start w:val="1"/>
      <w:numFmt w:val="decimal"/>
      <w:lvlText w:val="CO%1."/>
      <w:lvlJc w:val="left"/>
      <w:pPr>
        <w:ind w:left="72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4E1BDA"/>
    <w:multiLevelType w:val="multilevel"/>
    <w:tmpl w:val="C2FCEEAE"/>
    <w:lvl w:ilvl="0">
      <w:start w:val="1"/>
      <w:numFmt w:val="decimal"/>
      <w:lvlText w:val="%1."/>
      <w:lvlJc w:val="left"/>
      <w:pPr>
        <w:ind w:left="1080" w:hanging="360"/>
      </w:pPr>
      <w:rPr>
        <w:rFonts w:hint="default"/>
      </w:rPr>
    </w:lvl>
    <w:lvl w:ilvl="1">
      <w:start w:val="1"/>
      <w:numFmt w:val="decimal"/>
      <w:isLgl/>
      <w:lvlText w:val="%1.4"/>
      <w:lvlJc w:val="left"/>
      <w:pPr>
        <w:ind w:left="1713" w:hanging="360"/>
      </w:pPr>
      <w:rPr>
        <w:rFonts w:hint="default"/>
      </w:rPr>
    </w:lvl>
    <w:lvl w:ilvl="2">
      <w:start w:val="1"/>
      <w:numFmt w:val="decimal"/>
      <w:isLgl/>
      <w:lvlText w:val="%1.%2.%3"/>
      <w:lvlJc w:val="left"/>
      <w:pPr>
        <w:ind w:left="2346" w:hanging="720"/>
      </w:pPr>
      <w:rPr>
        <w:rFonts w:hint="default"/>
        <w:b/>
        <w:bCs/>
      </w:rPr>
    </w:lvl>
    <w:lvl w:ilvl="3">
      <w:start w:val="1"/>
      <w:numFmt w:val="decimal"/>
      <w:isLgl/>
      <w:lvlText w:val="%1.%2.%3.%4"/>
      <w:lvlJc w:val="left"/>
      <w:pPr>
        <w:ind w:left="2793" w:hanging="720"/>
      </w:pPr>
      <w:rPr>
        <w:rFonts w:hint="default"/>
      </w:rPr>
    </w:lvl>
    <w:lvl w:ilvl="4">
      <w:start w:val="1"/>
      <w:numFmt w:val="decimal"/>
      <w:isLgl/>
      <w:lvlText w:val="%1.%2.%3.%4.%5"/>
      <w:lvlJc w:val="left"/>
      <w:pPr>
        <w:ind w:left="3513" w:hanging="1080"/>
      </w:pPr>
      <w:rPr>
        <w:rFonts w:hint="default"/>
      </w:rPr>
    </w:lvl>
    <w:lvl w:ilvl="5">
      <w:start w:val="1"/>
      <w:numFmt w:val="decimal"/>
      <w:isLgl/>
      <w:lvlText w:val="%1.%2.%3.%4.%5.%6"/>
      <w:lvlJc w:val="left"/>
      <w:pPr>
        <w:ind w:left="3873" w:hanging="1080"/>
      </w:pPr>
      <w:rPr>
        <w:rFonts w:hint="default"/>
      </w:rPr>
    </w:lvl>
    <w:lvl w:ilvl="6">
      <w:start w:val="1"/>
      <w:numFmt w:val="decimal"/>
      <w:isLgl/>
      <w:lvlText w:val="%1.%2.%3.%4.%5.%6.%7"/>
      <w:lvlJc w:val="left"/>
      <w:pPr>
        <w:ind w:left="4593" w:hanging="1440"/>
      </w:pPr>
      <w:rPr>
        <w:rFonts w:hint="default"/>
      </w:rPr>
    </w:lvl>
    <w:lvl w:ilvl="7">
      <w:start w:val="1"/>
      <w:numFmt w:val="decimal"/>
      <w:isLgl/>
      <w:lvlText w:val="%1.%2.%3.%4.%5.%6.%7.%8"/>
      <w:lvlJc w:val="left"/>
      <w:pPr>
        <w:ind w:left="5313" w:hanging="1800"/>
      </w:pPr>
      <w:rPr>
        <w:rFonts w:hint="default"/>
      </w:rPr>
    </w:lvl>
    <w:lvl w:ilvl="8">
      <w:start w:val="1"/>
      <w:numFmt w:val="decimal"/>
      <w:isLgl/>
      <w:lvlText w:val="%1.%2.%3.%4.%5.%6.%7.%8.%9"/>
      <w:lvlJc w:val="left"/>
      <w:pPr>
        <w:ind w:left="5673" w:hanging="1800"/>
      </w:pPr>
      <w:rPr>
        <w:rFonts w:hint="default"/>
      </w:rPr>
    </w:lvl>
  </w:abstractNum>
  <w:abstractNum w:abstractNumId="5" w15:restartNumberingAfterBreak="0">
    <w:nsid w:val="0A591DE6"/>
    <w:multiLevelType w:val="hybridMultilevel"/>
    <w:tmpl w:val="8E8278C8"/>
    <w:lvl w:ilvl="0" w:tplc="FFFFFFFF">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BF020A"/>
    <w:multiLevelType w:val="hybridMultilevel"/>
    <w:tmpl w:val="AA2ABF28"/>
    <w:lvl w:ilvl="0" w:tplc="0409001B">
      <w:start w:val="1"/>
      <w:numFmt w:val="lowerRoman"/>
      <w:lvlText w:val="%1."/>
      <w:lvlJc w:val="right"/>
      <w:pPr>
        <w:ind w:left="1800" w:hanging="360"/>
      </w:p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DAE021E"/>
    <w:multiLevelType w:val="multilevel"/>
    <w:tmpl w:val="51B27832"/>
    <w:lvl w:ilvl="0">
      <w:start w:val="1"/>
      <w:numFmt w:val="decimal"/>
      <w:lvlText w:val="%1"/>
      <w:lvlJc w:val="left"/>
      <w:pPr>
        <w:ind w:left="360" w:hanging="360"/>
      </w:pPr>
      <w:rPr>
        <w:rFonts w:eastAsia="Times New Roman" w:hint="default"/>
      </w:rPr>
    </w:lvl>
    <w:lvl w:ilvl="1">
      <w:start w:val="1"/>
      <w:numFmt w:val="decimal"/>
      <w:lvlText w:val="%1.4"/>
      <w:lvlJc w:val="left"/>
      <w:pPr>
        <w:ind w:left="1080" w:hanging="360"/>
      </w:pPr>
      <w:rPr>
        <w:rFonts w:eastAsia="Times New Roman" w:hint="default"/>
        <w:b/>
        <w:bCs/>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560" w:hanging="1800"/>
      </w:pPr>
      <w:rPr>
        <w:rFonts w:eastAsia="Times New Roman" w:hint="default"/>
      </w:rPr>
    </w:lvl>
  </w:abstractNum>
  <w:abstractNum w:abstractNumId="8" w15:restartNumberingAfterBreak="0">
    <w:nsid w:val="0F415F28"/>
    <w:multiLevelType w:val="hybridMultilevel"/>
    <w:tmpl w:val="D6F41180"/>
    <w:lvl w:ilvl="0" w:tplc="B280476C">
      <w:start w:val="1"/>
      <w:numFmt w:val="decimal"/>
      <w:lvlText w:val="PSO-%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A05957"/>
    <w:multiLevelType w:val="hybridMultilevel"/>
    <w:tmpl w:val="36E45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0506ED"/>
    <w:multiLevelType w:val="hybridMultilevel"/>
    <w:tmpl w:val="C682F1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204930"/>
    <w:multiLevelType w:val="hybridMultilevel"/>
    <w:tmpl w:val="38A8FCDC"/>
    <w:lvl w:ilvl="0" w:tplc="EA0ED868">
      <w:start w:val="1"/>
      <w:numFmt w:val="decimal"/>
      <w:lvlText w:val="CO%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8F4F8F"/>
    <w:multiLevelType w:val="multilevel"/>
    <w:tmpl w:val="98EAE6BA"/>
    <w:styleLink w:val="CurrentList3"/>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BA68A0"/>
    <w:multiLevelType w:val="multilevel"/>
    <w:tmpl w:val="3B36EDF8"/>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3216E8C"/>
    <w:multiLevelType w:val="hybridMultilevel"/>
    <w:tmpl w:val="A1500A06"/>
    <w:lvl w:ilvl="0" w:tplc="FFFFFFFF">
      <w:start w:val="1"/>
      <w:numFmt w:val="decimal"/>
      <w:lvlText w:val="CO%1."/>
      <w:lvlJc w:val="left"/>
      <w:pPr>
        <w:ind w:left="72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32625D0"/>
    <w:multiLevelType w:val="hybridMultilevel"/>
    <w:tmpl w:val="BAA6F258"/>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16" w15:restartNumberingAfterBreak="0">
    <w:nsid w:val="233266B3"/>
    <w:multiLevelType w:val="hybridMultilevel"/>
    <w:tmpl w:val="77346B0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39D6E0D"/>
    <w:multiLevelType w:val="hybridMultilevel"/>
    <w:tmpl w:val="69729F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713A8F"/>
    <w:multiLevelType w:val="multilevel"/>
    <w:tmpl w:val="5E50B34A"/>
    <w:styleLink w:val="CurrentList2"/>
    <w:lvl w:ilvl="0">
      <w:start w:val="1"/>
      <w:numFmt w:val="decimal"/>
      <w:lvlText w:val="%1"/>
      <w:lvlJc w:val="left"/>
      <w:pPr>
        <w:ind w:left="360" w:hanging="360"/>
      </w:pPr>
      <w:rPr>
        <w:rFonts w:eastAsia="Times New Roman" w:hint="default"/>
      </w:rPr>
    </w:lvl>
    <w:lvl w:ilvl="1">
      <w:start w:val="1"/>
      <w:numFmt w:val="decimal"/>
      <w:lvlText w:val="%1.%2"/>
      <w:lvlJc w:val="left"/>
      <w:pPr>
        <w:ind w:left="1080" w:hanging="360"/>
      </w:pPr>
      <w:rPr>
        <w:rFonts w:eastAsia="Times New Roman" w:hint="default"/>
        <w:b/>
        <w:bCs/>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560" w:hanging="1800"/>
      </w:pPr>
      <w:rPr>
        <w:rFonts w:eastAsia="Times New Roman" w:hint="default"/>
      </w:rPr>
    </w:lvl>
  </w:abstractNum>
  <w:abstractNum w:abstractNumId="19" w15:restartNumberingAfterBreak="0">
    <w:nsid w:val="257C4960"/>
    <w:multiLevelType w:val="hybridMultilevel"/>
    <w:tmpl w:val="6758FBCA"/>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20" w15:restartNumberingAfterBreak="0">
    <w:nsid w:val="26AC5C7E"/>
    <w:multiLevelType w:val="hybridMultilevel"/>
    <w:tmpl w:val="0114D8D8"/>
    <w:lvl w:ilvl="0" w:tplc="1534C0D8">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510DCD"/>
    <w:multiLevelType w:val="hybridMultilevel"/>
    <w:tmpl w:val="4C26CE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A8C6903"/>
    <w:multiLevelType w:val="hybridMultilevel"/>
    <w:tmpl w:val="6F941B38"/>
    <w:lvl w:ilvl="0" w:tplc="EA0ED868">
      <w:start w:val="1"/>
      <w:numFmt w:val="decimal"/>
      <w:lvlText w:val="CO%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BD82FEA"/>
    <w:multiLevelType w:val="hybridMultilevel"/>
    <w:tmpl w:val="B4A845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A642F"/>
    <w:multiLevelType w:val="hybridMultilevel"/>
    <w:tmpl w:val="48B6D3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2C241A56"/>
    <w:multiLevelType w:val="hybridMultilevel"/>
    <w:tmpl w:val="15F80DDE"/>
    <w:lvl w:ilvl="0" w:tplc="FFFFFFFF">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DBA7477"/>
    <w:multiLevelType w:val="hybridMultilevel"/>
    <w:tmpl w:val="B060C396"/>
    <w:lvl w:ilvl="0" w:tplc="EA0ED868">
      <w:start w:val="1"/>
      <w:numFmt w:val="decimal"/>
      <w:lvlText w:val="C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1EE3462"/>
    <w:multiLevelType w:val="multilevel"/>
    <w:tmpl w:val="2FA88DA2"/>
    <w:styleLink w:val="CurrentList4"/>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BF3D34"/>
    <w:multiLevelType w:val="hybridMultilevel"/>
    <w:tmpl w:val="4B7AFBA4"/>
    <w:lvl w:ilvl="0" w:tplc="8DAA26F8">
      <w:start w:val="1"/>
      <w:numFmt w:val="decimal"/>
      <w:lvlText w:val="PO-%1:"/>
      <w:lvlJc w:val="left"/>
      <w:pPr>
        <w:ind w:left="1146" w:hanging="360"/>
      </w:pPr>
      <w:rPr>
        <w:rFonts w:hint="default"/>
        <w:b/>
        <w:b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9" w15:restartNumberingAfterBreak="0">
    <w:nsid w:val="35BC3321"/>
    <w:multiLevelType w:val="hybridMultilevel"/>
    <w:tmpl w:val="730AE108"/>
    <w:lvl w:ilvl="0" w:tplc="FFFFFFFF">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B9B5A8D"/>
    <w:multiLevelType w:val="hybridMultilevel"/>
    <w:tmpl w:val="CD78101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C9565AC"/>
    <w:multiLevelType w:val="hybridMultilevel"/>
    <w:tmpl w:val="17824EFE"/>
    <w:lvl w:ilvl="0" w:tplc="CC94DEA2">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BE7651"/>
    <w:multiLevelType w:val="hybridMultilevel"/>
    <w:tmpl w:val="4E604E3C"/>
    <w:lvl w:ilvl="0" w:tplc="1534C0D8">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EC2648C"/>
    <w:multiLevelType w:val="hybridMultilevel"/>
    <w:tmpl w:val="F0DA9A58"/>
    <w:lvl w:ilvl="0" w:tplc="0809000F">
      <w:start w:val="1"/>
      <w:numFmt w:val="decimal"/>
      <w:lvlText w:val="%1."/>
      <w:lvlJc w:val="left"/>
      <w:pPr>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F2F3677"/>
    <w:multiLevelType w:val="multilevel"/>
    <w:tmpl w:val="C940445A"/>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713"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3F82251B"/>
    <w:multiLevelType w:val="hybridMultilevel"/>
    <w:tmpl w:val="545A8FDE"/>
    <w:lvl w:ilvl="0" w:tplc="1534C0D8">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2CD6AAB"/>
    <w:multiLevelType w:val="hybridMultilevel"/>
    <w:tmpl w:val="E76A8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33A3DAE"/>
    <w:multiLevelType w:val="hybridMultilevel"/>
    <w:tmpl w:val="3FCE214A"/>
    <w:lvl w:ilvl="0" w:tplc="0809000F">
      <w:start w:val="1"/>
      <w:numFmt w:val="decimal"/>
      <w:lvlText w:val="%1."/>
      <w:lvlJc w:val="left"/>
      <w:pPr>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34906F2"/>
    <w:multiLevelType w:val="hybridMultilevel"/>
    <w:tmpl w:val="5B3C76B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7A30051"/>
    <w:multiLevelType w:val="hybridMultilevel"/>
    <w:tmpl w:val="9AD46302"/>
    <w:lvl w:ilvl="0" w:tplc="FFFFFFFF">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B1D4944"/>
    <w:multiLevelType w:val="hybridMultilevel"/>
    <w:tmpl w:val="F2BA5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C022C7C"/>
    <w:multiLevelType w:val="hybridMultilevel"/>
    <w:tmpl w:val="BBDC7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D556BA2"/>
    <w:multiLevelType w:val="hybridMultilevel"/>
    <w:tmpl w:val="C7046DD8"/>
    <w:lvl w:ilvl="0" w:tplc="0809000F">
      <w:start w:val="1"/>
      <w:numFmt w:val="decimal"/>
      <w:lvlText w:val="%1."/>
      <w:lvlJc w:val="left"/>
      <w:pPr>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FFA6BCE"/>
    <w:multiLevelType w:val="hybridMultilevel"/>
    <w:tmpl w:val="660C5602"/>
    <w:lvl w:ilvl="0" w:tplc="EA0ED868">
      <w:start w:val="1"/>
      <w:numFmt w:val="decimal"/>
      <w:lvlText w:val="CO%1."/>
      <w:lvlJc w:val="left"/>
      <w:pPr>
        <w:ind w:left="108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0FE6317"/>
    <w:multiLevelType w:val="hybridMultilevel"/>
    <w:tmpl w:val="F7AE6964"/>
    <w:lvl w:ilvl="0" w:tplc="7E367878">
      <w:start w:val="1"/>
      <w:numFmt w:val="lowerRoman"/>
      <w:lvlText w:val="%1."/>
      <w:lvlJc w:val="righ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528200DD"/>
    <w:multiLevelType w:val="hybridMultilevel"/>
    <w:tmpl w:val="1DFCB952"/>
    <w:lvl w:ilvl="0" w:tplc="0809000F">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40227F6"/>
    <w:multiLevelType w:val="hybridMultilevel"/>
    <w:tmpl w:val="5D503730"/>
    <w:lvl w:ilvl="0" w:tplc="0809000F">
      <w:start w:val="1"/>
      <w:numFmt w:val="decimal"/>
      <w:lvlText w:val="%1."/>
      <w:lvlJc w:val="left"/>
      <w:pPr>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7120AB"/>
    <w:multiLevelType w:val="hybridMultilevel"/>
    <w:tmpl w:val="A1500A06"/>
    <w:lvl w:ilvl="0" w:tplc="FFFFFFFF">
      <w:start w:val="1"/>
      <w:numFmt w:val="decimal"/>
      <w:lvlText w:val="CO%1."/>
      <w:lvlJc w:val="left"/>
      <w:pPr>
        <w:ind w:left="72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593B767C"/>
    <w:multiLevelType w:val="multilevel"/>
    <w:tmpl w:val="FDECF9B4"/>
    <w:styleLink w:val="CurrentList5"/>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A280562"/>
    <w:multiLevelType w:val="hybridMultilevel"/>
    <w:tmpl w:val="D8F24D1C"/>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AA818EF"/>
    <w:multiLevelType w:val="hybridMultilevel"/>
    <w:tmpl w:val="545A8FDE"/>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C6B3D99"/>
    <w:multiLevelType w:val="hybridMultilevel"/>
    <w:tmpl w:val="DBDE511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2" w15:restartNumberingAfterBreak="0">
    <w:nsid w:val="5DA6029E"/>
    <w:multiLevelType w:val="hybridMultilevel"/>
    <w:tmpl w:val="B060C396"/>
    <w:lvl w:ilvl="0" w:tplc="EA0ED868">
      <w:start w:val="1"/>
      <w:numFmt w:val="decimal"/>
      <w:lvlText w:val="C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64D5393"/>
    <w:multiLevelType w:val="hybridMultilevel"/>
    <w:tmpl w:val="2C9CA8D4"/>
    <w:lvl w:ilvl="0" w:tplc="EA0ED868">
      <w:start w:val="1"/>
      <w:numFmt w:val="decimal"/>
      <w:lvlText w:val="CO%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F346C0B"/>
    <w:multiLevelType w:val="hybridMultilevel"/>
    <w:tmpl w:val="A1500A06"/>
    <w:lvl w:ilvl="0" w:tplc="FFFFFFFF">
      <w:start w:val="1"/>
      <w:numFmt w:val="decimal"/>
      <w:lvlText w:val="CO%1."/>
      <w:lvlJc w:val="left"/>
      <w:pPr>
        <w:ind w:left="72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6F770AFD"/>
    <w:multiLevelType w:val="multilevel"/>
    <w:tmpl w:val="238C080C"/>
    <w:lvl w:ilvl="0">
      <w:start w:val="1"/>
      <w:numFmt w:val="decimal"/>
      <w:lvlText w:val="%1."/>
      <w:lvlJc w:val="left"/>
      <w:pPr>
        <w:ind w:left="720" w:hanging="360"/>
      </w:pPr>
      <w:rPr>
        <w:rFonts w:hint="default"/>
      </w:rPr>
    </w:lvl>
    <w:lvl w:ilvl="1">
      <w:start w:val="1"/>
      <w:numFmt w:val="decimal"/>
      <w:isLgl/>
      <w:lvlText w:val="%1.4"/>
      <w:lvlJc w:val="left"/>
      <w:pPr>
        <w:ind w:left="1080" w:hanging="360"/>
      </w:pPr>
      <w:rPr>
        <w:rFonts w:hint="default"/>
      </w:rPr>
    </w:lvl>
    <w:lvl w:ilvl="2">
      <w:start w:val="1"/>
      <w:numFmt w:val="decimal"/>
      <w:isLgl/>
      <w:lvlText w:val="%1.%2.%3"/>
      <w:lvlJc w:val="left"/>
      <w:pPr>
        <w:ind w:left="1713"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6" w15:restartNumberingAfterBreak="0">
    <w:nsid w:val="73AE34A4"/>
    <w:multiLevelType w:val="hybridMultilevel"/>
    <w:tmpl w:val="46440292"/>
    <w:lvl w:ilvl="0" w:tplc="1534C0D8">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43B4C5B"/>
    <w:multiLevelType w:val="multilevel"/>
    <w:tmpl w:val="0D888292"/>
    <w:lvl w:ilvl="0">
      <w:start w:val="1"/>
      <w:numFmt w:val="decimal"/>
      <w:lvlText w:val="%1."/>
      <w:lvlJc w:val="left"/>
      <w:pPr>
        <w:ind w:left="420" w:hanging="420"/>
      </w:pPr>
      <w:rPr>
        <w:rFonts w:hint="default"/>
        <w:b/>
        <w:color w:val="000000"/>
      </w:rPr>
    </w:lvl>
    <w:lvl w:ilvl="1">
      <w:start w:val="6"/>
      <w:numFmt w:val="decimal"/>
      <w:lvlText w:val="%1.%2."/>
      <w:lvlJc w:val="left"/>
      <w:pPr>
        <w:ind w:left="720" w:hanging="72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1080" w:hanging="108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440" w:hanging="1440"/>
      </w:pPr>
      <w:rPr>
        <w:rFonts w:hint="default"/>
        <w:b/>
        <w:color w:val="000000"/>
      </w:rPr>
    </w:lvl>
    <w:lvl w:ilvl="6">
      <w:start w:val="1"/>
      <w:numFmt w:val="decimal"/>
      <w:lvlText w:val="%1.%2.%3.%4.%5.%6.%7."/>
      <w:lvlJc w:val="left"/>
      <w:pPr>
        <w:ind w:left="1800" w:hanging="1800"/>
      </w:pPr>
      <w:rPr>
        <w:rFonts w:hint="default"/>
        <w:b/>
        <w:color w:val="000000"/>
      </w:rPr>
    </w:lvl>
    <w:lvl w:ilvl="7">
      <w:start w:val="1"/>
      <w:numFmt w:val="decimal"/>
      <w:lvlText w:val="%1.%2.%3.%4.%5.%6.%7.%8."/>
      <w:lvlJc w:val="left"/>
      <w:pPr>
        <w:ind w:left="1800" w:hanging="1800"/>
      </w:pPr>
      <w:rPr>
        <w:rFonts w:hint="default"/>
        <w:b/>
        <w:color w:val="000000"/>
      </w:rPr>
    </w:lvl>
    <w:lvl w:ilvl="8">
      <w:start w:val="1"/>
      <w:numFmt w:val="decimal"/>
      <w:lvlText w:val="%1.%2.%3.%4.%5.%6.%7.%8.%9."/>
      <w:lvlJc w:val="left"/>
      <w:pPr>
        <w:ind w:left="2160" w:hanging="2160"/>
      </w:pPr>
      <w:rPr>
        <w:rFonts w:hint="default"/>
        <w:b/>
        <w:color w:val="000000"/>
      </w:rPr>
    </w:lvl>
  </w:abstractNum>
  <w:abstractNum w:abstractNumId="58" w15:restartNumberingAfterBreak="0">
    <w:nsid w:val="7B9E3A9B"/>
    <w:multiLevelType w:val="multilevel"/>
    <w:tmpl w:val="AE0A5806"/>
    <w:styleLink w:val="CurrentList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BD0C98"/>
    <w:multiLevelType w:val="hybridMultilevel"/>
    <w:tmpl w:val="C6F09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E7220FA"/>
    <w:multiLevelType w:val="hybridMultilevel"/>
    <w:tmpl w:val="7DE664BA"/>
    <w:lvl w:ilvl="0" w:tplc="FFFFFFFF">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4579664">
    <w:abstractNumId w:val="1"/>
  </w:num>
  <w:num w:numId="2" w16cid:durableId="934750919">
    <w:abstractNumId w:val="34"/>
  </w:num>
  <w:num w:numId="3" w16cid:durableId="1942487758">
    <w:abstractNumId w:val="18"/>
  </w:num>
  <w:num w:numId="4" w16cid:durableId="1172992755">
    <w:abstractNumId w:val="12"/>
  </w:num>
  <w:num w:numId="5" w16cid:durableId="611480292">
    <w:abstractNumId w:val="40"/>
  </w:num>
  <w:num w:numId="6" w16cid:durableId="1261137796">
    <w:abstractNumId w:val="23"/>
  </w:num>
  <w:num w:numId="7" w16cid:durableId="595403888">
    <w:abstractNumId w:val="21"/>
  </w:num>
  <w:num w:numId="8" w16cid:durableId="1862359439">
    <w:abstractNumId w:val="45"/>
  </w:num>
  <w:num w:numId="9" w16cid:durableId="923105555">
    <w:abstractNumId w:val="32"/>
  </w:num>
  <w:num w:numId="10" w16cid:durableId="899251031">
    <w:abstractNumId w:val="20"/>
  </w:num>
  <w:num w:numId="11" w16cid:durableId="1142042734">
    <w:abstractNumId w:val="56"/>
  </w:num>
  <w:num w:numId="12" w16cid:durableId="1414087564">
    <w:abstractNumId w:val="35"/>
  </w:num>
  <w:num w:numId="13" w16cid:durableId="1160001680">
    <w:abstractNumId w:val="50"/>
  </w:num>
  <w:num w:numId="14" w16cid:durableId="554511726">
    <w:abstractNumId w:val="25"/>
  </w:num>
  <w:num w:numId="15" w16cid:durableId="1715693591">
    <w:abstractNumId w:val="5"/>
  </w:num>
  <w:num w:numId="16" w16cid:durableId="1919635927">
    <w:abstractNumId w:val="39"/>
  </w:num>
  <w:num w:numId="17" w16cid:durableId="291981301">
    <w:abstractNumId w:val="60"/>
  </w:num>
  <w:num w:numId="18" w16cid:durableId="1329560665">
    <w:abstractNumId w:val="27"/>
  </w:num>
  <w:num w:numId="19" w16cid:durableId="2145349273">
    <w:abstractNumId w:val="48"/>
  </w:num>
  <w:num w:numId="20" w16cid:durableId="1856384593">
    <w:abstractNumId w:val="58"/>
  </w:num>
  <w:num w:numId="21" w16cid:durableId="330530581">
    <w:abstractNumId w:val="10"/>
  </w:num>
  <w:num w:numId="22" w16cid:durableId="201792181">
    <w:abstractNumId w:val="36"/>
  </w:num>
  <w:num w:numId="23" w16cid:durableId="391119252">
    <w:abstractNumId w:val="0"/>
  </w:num>
  <w:num w:numId="24" w16cid:durableId="315575401">
    <w:abstractNumId w:val="30"/>
  </w:num>
  <w:num w:numId="25" w16cid:durableId="102195117">
    <w:abstractNumId w:val="33"/>
  </w:num>
  <w:num w:numId="26" w16cid:durableId="1622178380">
    <w:abstractNumId w:val="42"/>
  </w:num>
  <w:num w:numId="27" w16cid:durableId="1834838002">
    <w:abstractNumId w:val="46"/>
  </w:num>
  <w:num w:numId="28" w16cid:durableId="1727029767">
    <w:abstractNumId w:val="37"/>
  </w:num>
  <w:num w:numId="29" w16cid:durableId="871499447">
    <w:abstractNumId w:val="19"/>
  </w:num>
  <w:num w:numId="30" w16cid:durableId="1305771620">
    <w:abstractNumId w:val="15"/>
  </w:num>
  <w:num w:numId="31" w16cid:durableId="1255557499">
    <w:abstractNumId w:val="43"/>
  </w:num>
  <w:num w:numId="32" w16cid:durableId="621885547">
    <w:abstractNumId w:val="49"/>
  </w:num>
  <w:num w:numId="33" w16cid:durableId="851722863">
    <w:abstractNumId w:val="11"/>
  </w:num>
  <w:num w:numId="34" w16cid:durableId="104204244">
    <w:abstractNumId w:val="26"/>
  </w:num>
  <w:num w:numId="35" w16cid:durableId="1595478621">
    <w:abstractNumId w:val="52"/>
  </w:num>
  <w:num w:numId="36" w16cid:durableId="1626278134">
    <w:abstractNumId w:val="3"/>
  </w:num>
  <w:num w:numId="37" w16cid:durableId="1739860735">
    <w:abstractNumId w:val="31"/>
  </w:num>
  <w:num w:numId="38" w16cid:durableId="1975982824">
    <w:abstractNumId w:val="54"/>
  </w:num>
  <w:num w:numId="39" w16cid:durableId="2115897697">
    <w:abstractNumId w:val="14"/>
  </w:num>
  <w:num w:numId="40" w16cid:durableId="841285921">
    <w:abstractNumId w:val="47"/>
  </w:num>
  <w:num w:numId="41" w16cid:durableId="270624056">
    <w:abstractNumId w:val="55"/>
  </w:num>
  <w:num w:numId="42" w16cid:durableId="133522020">
    <w:abstractNumId w:val="4"/>
  </w:num>
  <w:num w:numId="43" w16cid:durableId="1541240774">
    <w:abstractNumId w:val="7"/>
  </w:num>
  <w:num w:numId="44" w16cid:durableId="305429235">
    <w:abstractNumId w:val="13"/>
  </w:num>
  <w:num w:numId="45" w16cid:durableId="1381246561">
    <w:abstractNumId w:val="16"/>
  </w:num>
  <w:num w:numId="46" w16cid:durableId="1670402037">
    <w:abstractNumId w:val="6"/>
  </w:num>
  <w:num w:numId="47" w16cid:durableId="1500271670">
    <w:abstractNumId w:val="38"/>
  </w:num>
  <w:num w:numId="48" w16cid:durableId="739060321">
    <w:abstractNumId w:val="44"/>
  </w:num>
  <w:num w:numId="49" w16cid:durableId="169683871">
    <w:abstractNumId w:val="24"/>
  </w:num>
  <w:num w:numId="50" w16cid:durableId="668605239">
    <w:abstractNumId w:val="57"/>
  </w:num>
  <w:num w:numId="51" w16cid:durableId="1315336759">
    <w:abstractNumId w:val="59"/>
  </w:num>
  <w:num w:numId="52" w16cid:durableId="2057044992">
    <w:abstractNumId w:val="28"/>
  </w:num>
  <w:num w:numId="53" w16cid:durableId="504437999">
    <w:abstractNumId w:val="8"/>
  </w:num>
  <w:num w:numId="54" w16cid:durableId="955481478">
    <w:abstractNumId w:val="2"/>
  </w:num>
  <w:num w:numId="55" w16cid:durableId="323512727">
    <w:abstractNumId w:val="41"/>
  </w:num>
  <w:num w:numId="56" w16cid:durableId="982081026">
    <w:abstractNumId w:val="17"/>
  </w:num>
  <w:num w:numId="57" w16cid:durableId="589042362">
    <w:abstractNumId w:val="53"/>
  </w:num>
  <w:num w:numId="58" w16cid:durableId="479925679">
    <w:abstractNumId w:val="22"/>
  </w:num>
  <w:num w:numId="59" w16cid:durableId="700014385">
    <w:abstractNumId w:val="51"/>
  </w:num>
  <w:num w:numId="60" w16cid:durableId="268320626">
    <w:abstractNumId w:val="29"/>
  </w:num>
  <w:num w:numId="61" w16cid:durableId="1072431660">
    <w:abstractNumId w:val="9"/>
  </w:num>
  <w:num w:numId="62" w16cid:durableId="14700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201365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890248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imita Saikia">
    <w15:presenceInfo w15:providerId="AD" w15:userId="S::psaikia1@rgu.ac::a836568c-fcb1-4856-88ad-a9142cc77f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B06"/>
    <w:rsid w:val="0000122A"/>
    <w:rsid w:val="0000397E"/>
    <w:rsid w:val="00003B16"/>
    <w:rsid w:val="00004D2E"/>
    <w:rsid w:val="000064AD"/>
    <w:rsid w:val="000106CB"/>
    <w:rsid w:val="000113F8"/>
    <w:rsid w:val="00012EF7"/>
    <w:rsid w:val="000137E9"/>
    <w:rsid w:val="00027EEC"/>
    <w:rsid w:val="000369D4"/>
    <w:rsid w:val="00037DF9"/>
    <w:rsid w:val="000412E0"/>
    <w:rsid w:val="00045227"/>
    <w:rsid w:val="00051989"/>
    <w:rsid w:val="0005344C"/>
    <w:rsid w:val="00054064"/>
    <w:rsid w:val="0006194E"/>
    <w:rsid w:val="000626AB"/>
    <w:rsid w:val="00071032"/>
    <w:rsid w:val="00074A29"/>
    <w:rsid w:val="00076649"/>
    <w:rsid w:val="00085155"/>
    <w:rsid w:val="00095193"/>
    <w:rsid w:val="00097A33"/>
    <w:rsid w:val="000A24D4"/>
    <w:rsid w:val="000A270E"/>
    <w:rsid w:val="000A64CA"/>
    <w:rsid w:val="000B023C"/>
    <w:rsid w:val="000B3210"/>
    <w:rsid w:val="000B3C34"/>
    <w:rsid w:val="000B7789"/>
    <w:rsid w:val="000C39A3"/>
    <w:rsid w:val="000C4202"/>
    <w:rsid w:val="000C61E2"/>
    <w:rsid w:val="000C644E"/>
    <w:rsid w:val="000D3004"/>
    <w:rsid w:val="000E088F"/>
    <w:rsid w:val="000E0B95"/>
    <w:rsid w:val="000E1935"/>
    <w:rsid w:val="000E33EC"/>
    <w:rsid w:val="000E6EF2"/>
    <w:rsid w:val="000F2251"/>
    <w:rsid w:val="000F264D"/>
    <w:rsid w:val="000F28F0"/>
    <w:rsid w:val="00106A1C"/>
    <w:rsid w:val="00107669"/>
    <w:rsid w:val="0011049B"/>
    <w:rsid w:val="00110721"/>
    <w:rsid w:val="001160A3"/>
    <w:rsid w:val="00117656"/>
    <w:rsid w:val="00123CA8"/>
    <w:rsid w:val="001245C9"/>
    <w:rsid w:val="0013307B"/>
    <w:rsid w:val="00136EC8"/>
    <w:rsid w:val="00140BA7"/>
    <w:rsid w:val="00140C50"/>
    <w:rsid w:val="0014162C"/>
    <w:rsid w:val="00141A19"/>
    <w:rsid w:val="0014440C"/>
    <w:rsid w:val="00150103"/>
    <w:rsid w:val="00151824"/>
    <w:rsid w:val="001518D1"/>
    <w:rsid w:val="0015716E"/>
    <w:rsid w:val="00162CB4"/>
    <w:rsid w:val="0016381D"/>
    <w:rsid w:val="00166CEE"/>
    <w:rsid w:val="0017763B"/>
    <w:rsid w:val="00181115"/>
    <w:rsid w:val="001814ED"/>
    <w:rsid w:val="00182E01"/>
    <w:rsid w:val="00183424"/>
    <w:rsid w:val="00192122"/>
    <w:rsid w:val="00193D09"/>
    <w:rsid w:val="00195A24"/>
    <w:rsid w:val="001A6566"/>
    <w:rsid w:val="001B0758"/>
    <w:rsid w:val="001B255C"/>
    <w:rsid w:val="001B37F6"/>
    <w:rsid w:val="001B448C"/>
    <w:rsid w:val="001D06F1"/>
    <w:rsid w:val="001D27D6"/>
    <w:rsid w:val="001E0265"/>
    <w:rsid w:val="001E3EF9"/>
    <w:rsid w:val="001E432E"/>
    <w:rsid w:val="001E54D8"/>
    <w:rsid w:val="001E555B"/>
    <w:rsid w:val="001E7582"/>
    <w:rsid w:val="001F02DF"/>
    <w:rsid w:val="001F2A5B"/>
    <w:rsid w:val="0020239B"/>
    <w:rsid w:val="00202747"/>
    <w:rsid w:val="002068D0"/>
    <w:rsid w:val="00206FFD"/>
    <w:rsid w:val="00211D81"/>
    <w:rsid w:val="00212252"/>
    <w:rsid w:val="00213B6F"/>
    <w:rsid w:val="00215BEE"/>
    <w:rsid w:val="00222AC8"/>
    <w:rsid w:val="00233D1A"/>
    <w:rsid w:val="002368EB"/>
    <w:rsid w:val="00241144"/>
    <w:rsid w:val="002423A3"/>
    <w:rsid w:val="002450F1"/>
    <w:rsid w:val="00245E65"/>
    <w:rsid w:val="00250B27"/>
    <w:rsid w:val="00252B38"/>
    <w:rsid w:val="00263512"/>
    <w:rsid w:val="002635BC"/>
    <w:rsid w:val="00263B91"/>
    <w:rsid w:val="002642DC"/>
    <w:rsid w:val="00265B33"/>
    <w:rsid w:val="0027054A"/>
    <w:rsid w:val="00271028"/>
    <w:rsid w:val="002722C3"/>
    <w:rsid w:val="002739AC"/>
    <w:rsid w:val="00281F0D"/>
    <w:rsid w:val="00281FD1"/>
    <w:rsid w:val="00282656"/>
    <w:rsid w:val="002865C8"/>
    <w:rsid w:val="00290D6D"/>
    <w:rsid w:val="002913E8"/>
    <w:rsid w:val="002922BF"/>
    <w:rsid w:val="00293C0C"/>
    <w:rsid w:val="002A4EE8"/>
    <w:rsid w:val="002A791B"/>
    <w:rsid w:val="002B151C"/>
    <w:rsid w:val="002B4B52"/>
    <w:rsid w:val="002D1BC0"/>
    <w:rsid w:val="002D7396"/>
    <w:rsid w:val="002E2D06"/>
    <w:rsid w:val="002E37EE"/>
    <w:rsid w:val="002F16EA"/>
    <w:rsid w:val="002F1E4F"/>
    <w:rsid w:val="002F55DA"/>
    <w:rsid w:val="00301016"/>
    <w:rsid w:val="003062E2"/>
    <w:rsid w:val="0031306D"/>
    <w:rsid w:val="003136DB"/>
    <w:rsid w:val="00315D72"/>
    <w:rsid w:val="0031674D"/>
    <w:rsid w:val="003175B2"/>
    <w:rsid w:val="003242B9"/>
    <w:rsid w:val="00324FBF"/>
    <w:rsid w:val="00326A8C"/>
    <w:rsid w:val="00327AC9"/>
    <w:rsid w:val="003312B9"/>
    <w:rsid w:val="0033355C"/>
    <w:rsid w:val="0033361B"/>
    <w:rsid w:val="00337B9A"/>
    <w:rsid w:val="00342BE5"/>
    <w:rsid w:val="0035134A"/>
    <w:rsid w:val="00352889"/>
    <w:rsid w:val="00354576"/>
    <w:rsid w:val="003571D7"/>
    <w:rsid w:val="00360A25"/>
    <w:rsid w:val="00360CA1"/>
    <w:rsid w:val="00364344"/>
    <w:rsid w:val="003649CD"/>
    <w:rsid w:val="00370BCF"/>
    <w:rsid w:val="00371432"/>
    <w:rsid w:val="003760B2"/>
    <w:rsid w:val="00376FDA"/>
    <w:rsid w:val="00382D36"/>
    <w:rsid w:val="0038304A"/>
    <w:rsid w:val="00383914"/>
    <w:rsid w:val="0038568C"/>
    <w:rsid w:val="00385774"/>
    <w:rsid w:val="00385FA7"/>
    <w:rsid w:val="003905E5"/>
    <w:rsid w:val="00392166"/>
    <w:rsid w:val="0039226B"/>
    <w:rsid w:val="003A164E"/>
    <w:rsid w:val="003A1D5E"/>
    <w:rsid w:val="003A60D5"/>
    <w:rsid w:val="003A728A"/>
    <w:rsid w:val="003B0C17"/>
    <w:rsid w:val="003B2472"/>
    <w:rsid w:val="003B4673"/>
    <w:rsid w:val="003B4E7B"/>
    <w:rsid w:val="003B5F43"/>
    <w:rsid w:val="003C7D64"/>
    <w:rsid w:val="003D3624"/>
    <w:rsid w:val="003D3736"/>
    <w:rsid w:val="003D623D"/>
    <w:rsid w:val="003E03CB"/>
    <w:rsid w:val="003E12BF"/>
    <w:rsid w:val="003E187A"/>
    <w:rsid w:val="003E4252"/>
    <w:rsid w:val="003E774B"/>
    <w:rsid w:val="003F1DFA"/>
    <w:rsid w:val="003F5AC6"/>
    <w:rsid w:val="00400163"/>
    <w:rsid w:val="00404535"/>
    <w:rsid w:val="004066C3"/>
    <w:rsid w:val="0040729C"/>
    <w:rsid w:val="00411648"/>
    <w:rsid w:val="00412AE0"/>
    <w:rsid w:val="00412B13"/>
    <w:rsid w:val="004140B9"/>
    <w:rsid w:val="00417E27"/>
    <w:rsid w:val="004268D9"/>
    <w:rsid w:val="00430981"/>
    <w:rsid w:val="00433CC8"/>
    <w:rsid w:val="004406AF"/>
    <w:rsid w:val="0044574F"/>
    <w:rsid w:val="00446960"/>
    <w:rsid w:val="00446970"/>
    <w:rsid w:val="00446DB9"/>
    <w:rsid w:val="0044705E"/>
    <w:rsid w:val="004478CF"/>
    <w:rsid w:val="00450E4A"/>
    <w:rsid w:val="00451460"/>
    <w:rsid w:val="00455B20"/>
    <w:rsid w:val="004562E5"/>
    <w:rsid w:val="00456952"/>
    <w:rsid w:val="00461071"/>
    <w:rsid w:val="00461A25"/>
    <w:rsid w:val="004621D1"/>
    <w:rsid w:val="00466594"/>
    <w:rsid w:val="00470A03"/>
    <w:rsid w:val="00475AE3"/>
    <w:rsid w:val="00480D30"/>
    <w:rsid w:val="00495BB8"/>
    <w:rsid w:val="004B4218"/>
    <w:rsid w:val="004B6DCD"/>
    <w:rsid w:val="004C09DC"/>
    <w:rsid w:val="004C1529"/>
    <w:rsid w:val="004C7FF5"/>
    <w:rsid w:val="004D1E3B"/>
    <w:rsid w:val="004D502E"/>
    <w:rsid w:val="004D5B5A"/>
    <w:rsid w:val="004E1226"/>
    <w:rsid w:val="004E17AF"/>
    <w:rsid w:val="004E2E49"/>
    <w:rsid w:val="004E401C"/>
    <w:rsid w:val="004E4AD1"/>
    <w:rsid w:val="004E7C2B"/>
    <w:rsid w:val="004F0297"/>
    <w:rsid w:val="004F0CC6"/>
    <w:rsid w:val="004F17EE"/>
    <w:rsid w:val="004F2E51"/>
    <w:rsid w:val="004F484F"/>
    <w:rsid w:val="005054E0"/>
    <w:rsid w:val="005077C5"/>
    <w:rsid w:val="00517A56"/>
    <w:rsid w:val="0052187C"/>
    <w:rsid w:val="00526355"/>
    <w:rsid w:val="005273BE"/>
    <w:rsid w:val="0053112C"/>
    <w:rsid w:val="00536A10"/>
    <w:rsid w:val="005402AB"/>
    <w:rsid w:val="005456F5"/>
    <w:rsid w:val="00547AE3"/>
    <w:rsid w:val="00552159"/>
    <w:rsid w:val="005548DA"/>
    <w:rsid w:val="00561126"/>
    <w:rsid w:val="00567F57"/>
    <w:rsid w:val="0057724C"/>
    <w:rsid w:val="00581001"/>
    <w:rsid w:val="005840A7"/>
    <w:rsid w:val="005851F1"/>
    <w:rsid w:val="00592865"/>
    <w:rsid w:val="00595F29"/>
    <w:rsid w:val="005A091D"/>
    <w:rsid w:val="005A3C79"/>
    <w:rsid w:val="005B1645"/>
    <w:rsid w:val="005C033A"/>
    <w:rsid w:val="005C34B5"/>
    <w:rsid w:val="005C6A34"/>
    <w:rsid w:val="005C7A51"/>
    <w:rsid w:val="005D6098"/>
    <w:rsid w:val="005E1A77"/>
    <w:rsid w:val="005E2D5D"/>
    <w:rsid w:val="005E6483"/>
    <w:rsid w:val="005E7D5C"/>
    <w:rsid w:val="005F0829"/>
    <w:rsid w:val="005F6764"/>
    <w:rsid w:val="00600548"/>
    <w:rsid w:val="006008DF"/>
    <w:rsid w:val="0061189C"/>
    <w:rsid w:val="00612C0B"/>
    <w:rsid w:val="0061573D"/>
    <w:rsid w:val="00622D5E"/>
    <w:rsid w:val="006245D6"/>
    <w:rsid w:val="0062546A"/>
    <w:rsid w:val="00631432"/>
    <w:rsid w:val="006369F0"/>
    <w:rsid w:val="00636F92"/>
    <w:rsid w:val="00646D68"/>
    <w:rsid w:val="00647245"/>
    <w:rsid w:val="00651A88"/>
    <w:rsid w:val="00653548"/>
    <w:rsid w:val="00653B36"/>
    <w:rsid w:val="0065501D"/>
    <w:rsid w:val="00656945"/>
    <w:rsid w:val="006601C6"/>
    <w:rsid w:val="0066059F"/>
    <w:rsid w:val="00661DF7"/>
    <w:rsid w:val="00663C17"/>
    <w:rsid w:val="00663DEF"/>
    <w:rsid w:val="0066467C"/>
    <w:rsid w:val="00672114"/>
    <w:rsid w:val="00672987"/>
    <w:rsid w:val="00673D0E"/>
    <w:rsid w:val="00674CEA"/>
    <w:rsid w:val="006767BE"/>
    <w:rsid w:val="00684999"/>
    <w:rsid w:val="0068663E"/>
    <w:rsid w:val="006879BE"/>
    <w:rsid w:val="00694292"/>
    <w:rsid w:val="00696D19"/>
    <w:rsid w:val="006A0FA7"/>
    <w:rsid w:val="006B0D44"/>
    <w:rsid w:val="006B1AF8"/>
    <w:rsid w:val="006B5CB1"/>
    <w:rsid w:val="006B7B5C"/>
    <w:rsid w:val="006B7CF0"/>
    <w:rsid w:val="006C27CA"/>
    <w:rsid w:val="006C4DC4"/>
    <w:rsid w:val="006C6009"/>
    <w:rsid w:val="006D16F1"/>
    <w:rsid w:val="006D487E"/>
    <w:rsid w:val="006D50FF"/>
    <w:rsid w:val="006D6C3F"/>
    <w:rsid w:val="006E0B5C"/>
    <w:rsid w:val="006E50A2"/>
    <w:rsid w:val="006F5FC5"/>
    <w:rsid w:val="006F789D"/>
    <w:rsid w:val="007101C5"/>
    <w:rsid w:val="00710B48"/>
    <w:rsid w:val="00711F95"/>
    <w:rsid w:val="00715124"/>
    <w:rsid w:val="007205F8"/>
    <w:rsid w:val="0072411E"/>
    <w:rsid w:val="0072751C"/>
    <w:rsid w:val="00727BD1"/>
    <w:rsid w:val="007312C8"/>
    <w:rsid w:val="00735901"/>
    <w:rsid w:val="0073593D"/>
    <w:rsid w:val="00735B3D"/>
    <w:rsid w:val="0073732B"/>
    <w:rsid w:val="00740C51"/>
    <w:rsid w:val="007454A4"/>
    <w:rsid w:val="00753916"/>
    <w:rsid w:val="007551FB"/>
    <w:rsid w:val="007603B4"/>
    <w:rsid w:val="00762D20"/>
    <w:rsid w:val="00763260"/>
    <w:rsid w:val="00763748"/>
    <w:rsid w:val="00763798"/>
    <w:rsid w:val="00763BDC"/>
    <w:rsid w:val="00765CD2"/>
    <w:rsid w:val="00766B20"/>
    <w:rsid w:val="00781A3C"/>
    <w:rsid w:val="00782DFD"/>
    <w:rsid w:val="00783E87"/>
    <w:rsid w:val="007842C0"/>
    <w:rsid w:val="0078779A"/>
    <w:rsid w:val="00791101"/>
    <w:rsid w:val="007933C5"/>
    <w:rsid w:val="00794D77"/>
    <w:rsid w:val="00796D69"/>
    <w:rsid w:val="007A57FC"/>
    <w:rsid w:val="007A6A66"/>
    <w:rsid w:val="007A6ACF"/>
    <w:rsid w:val="007B0A18"/>
    <w:rsid w:val="007B59C2"/>
    <w:rsid w:val="007B5A6A"/>
    <w:rsid w:val="007B5B4A"/>
    <w:rsid w:val="007B79C0"/>
    <w:rsid w:val="007C3013"/>
    <w:rsid w:val="007D0029"/>
    <w:rsid w:val="007D16B4"/>
    <w:rsid w:val="007E08D4"/>
    <w:rsid w:val="007E50A9"/>
    <w:rsid w:val="007E6B40"/>
    <w:rsid w:val="007F30F9"/>
    <w:rsid w:val="007F6540"/>
    <w:rsid w:val="007F7DBB"/>
    <w:rsid w:val="00800CBE"/>
    <w:rsid w:val="00804CAF"/>
    <w:rsid w:val="00807D35"/>
    <w:rsid w:val="008101E9"/>
    <w:rsid w:val="00812199"/>
    <w:rsid w:val="0082331C"/>
    <w:rsid w:val="00825A28"/>
    <w:rsid w:val="008304BC"/>
    <w:rsid w:val="00830CA7"/>
    <w:rsid w:val="0083281A"/>
    <w:rsid w:val="00836A27"/>
    <w:rsid w:val="008417B3"/>
    <w:rsid w:val="00841A9F"/>
    <w:rsid w:val="00844DCE"/>
    <w:rsid w:val="00845698"/>
    <w:rsid w:val="00847146"/>
    <w:rsid w:val="0085015C"/>
    <w:rsid w:val="00854AB6"/>
    <w:rsid w:val="00854FA6"/>
    <w:rsid w:val="0085632B"/>
    <w:rsid w:val="00857665"/>
    <w:rsid w:val="00857E2B"/>
    <w:rsid w:val="0086017C"/>
    <w:rsid w:val="00866482"/>
    <w:rsid w:val="00872357"/>
    <w:rsid w:val="0087244C"/>
    <w:rsid w:val="00875B0A"/>
    <w:rsid w:val="008810E7"/>
    <w:rsid w:val="00881DD9"/>
    <w:rsid w:val="008823DB"/>
    <w:rsid w:val="00882D4C"/>
    <w:rsid w:val="00891B5D"/>
    <w:rsid w:val="00893E85"/>
    <w:rsid w:val="008A1E89"/>
    <w:rsid w:val="008A46D0"/>
    <w:rsid w:val="008A6F04"/>
    <w:rsid w:val="008B04D7"/>
    <w:rsid w:val="008B08C2"/>
    <w:rsid w:val="008C2821"/>
    <w:rsid w:val="008D12C9"/>
    <w:rsid w:val="008D1E32"/>
    <w:rsid w:val="008D21FB"/>
    <w:rsid w:val="008D40B9"/>
    <w:rsid w:val="008E101C"/>
    <w:rsid w:val="008E19F5"/>
    <w:rsid w:val="008F151A"/>
    <w:rsid w:val="008F433B"/>
    <w:rsid w:val="008F6BB8"/>
    <w:rsid w:val="008F6BFE"/>
    <w:rsid w:val="008F770C"/>
    <w:rsid w:val="009032B0"/>
    <w:rsid w:val="00907E9C"/>
    <w:rsid w:val="00910181"/>
    <w:rsid w:val="00911720"/>
    <w:rsid w:val="009138BC"/>
    <w:rsid w:val="00914B73"/>
    <w:rsid w:val="0091564F"/>
    <w:rsid w:val="00916AED"/>
    <w:rsid w:val="00923911"/>
    <w:rsid w:val="00924787"/>
    <w:rsid w:val="00926312"/>
    <w:rsid w:val="00931DC1"/>
    <w:rsid w:val="00937AF4"/>
    <w:rsid w:val="0094417A"/>
    <w:rsid w:val="009542F2"/>
    <w:rsid w:val="0095531E"/>
    <w:rsid w:val="00957F59"/>
    <w:rsid w:val="00962817"/>
    <w:rsid w:val="00972659"/>
    <w:rsid w:val="00973C0C"/>
    <w:rsid w:val="00974C31"/>
    <w:rsid w:val="009832D9"/>
    <w:rsid w:val="00983CD8"/>
    <w:rsid w:val="00984C03"/>
    <w:rsid w:val="00985F00"/>
    <w:rsid w:val="00993E6C"/>
    <w:rsid w:val="00996BD3"/>
    <w:rsid w:val="009A1E10"/>
    <w:rsid w:val="009A1FAD"/>
    <w:rsid w:val="009A4ADE"/>
    <w:rsid w:val="009C000F"/>
    <w:rsid w:val="009C094A"/>
    <w:rsid w:val="009C2196"/>
    <w:rsid w:val="009C4629"/>
    <w:rsid w:val="009C6128"/>
    <w:rsid w:val="009C694D"/>
    <w:rsid w:val="009C7148"/>
    <w:rsid w:val="009D21DC"/>
    <w:rsid w:val="009D2295"/>
    <w:rsid w:val="009D2F9E"/>
    <w:rsid w:val="009E1CEA"/>
    <w:rsid w:val="009E4857"/>
    <w:rsid w:val="009E4901"/>
    <w:rsid w:val="009E6816"/>
    <w:rsid w:val="009F6F85"/>
    <w:rsid w:val="009F7C1E"/>
    <w:rsid w:val="009F7E2A"/>
    <w:rsid w:val="00A00645"/>
    <w:rsid w:val="00A04E9C"/>
    <w:rsid w:val="00A10E7E"/>
    <w:rsid w:val="00A1130E"/>
    <w:rsid w:val="00A12C1C"/>
    <w:rsid w:val="00A131E4"/>
    <w:rsid w:val="00A13225"/>
    <w:rsid w:val="00A13A82"/>
    <w:rsid w:val="00A1720E"/>
    <w:rsid w:val="00A17275"/>
    <w:rsid w:val="00A20FF2"/>
    <w:rsid w:val="00A24ED3"/>
    <w:rsid w:val="00A2561D"/>
    <w:rsid w:val="00A3221E"/>
    <w:rsid w:val="00A35A72"/>
    <w:rsid w:val="00A37DE0"/>
    <w:rsid w:val="00A37F5F"/>
    <w:rsid w:val="00A42A23"/>
    <w:rsid w:val="00A4543F"/>
    <w:rsid w:val="00A47E8D"/>
    <w:rsid w:val="00A47FAA"/>
    <w:rsid w:val="00A563CF"/>
    <w:rsid w:val="00A64CA3"/>
    <w:rsid w:val="00A64CC7"/>
    <w:rsid w:val="00A725AF"/>
    <w:rsid w:val="00A82C0C"/>
    <w:rsid w:val="00A836F1"/>
    <w:rsid w:val="00A85B59"/>
    <w:rsid w:val="00A8785C"/>
    <w:rsid w:val="00A87A3A"/>
    <w:rsid w:val="00A90787"/>
    <w:rsid w:val="00A908BA"/>
    <w:rsid w:val="00A92ADC"/>
    <w:rsid w:val="00A93C70"/>
    <w:rsid w:val="00A9605B"/>
    <w:rsid w:val="00A96273"/>
    <w:rsid w:val="00A96C87"/>
    <w:rsid w:val="00AA3360"/>
    <w:rsid w:val="00AB4100"/>
    <w:rsid w:val="00AB765B"/>
    <w:rsid w:val="00AC21C0"/>
    <w:rsid w:val="00AD12ED"/>
    <w:rsid w:val="00AE1D2B"/>
    <w:rsid w:val="00AE27C4"/>
    <w:rsid w:val="00AE4775"/>
    <w:rsid w:val="00AF60D5"/>
    <w:rsid w:val="00AF7D94"/>
    <w:rsid w:val="00B011EB"/>
    <w:rsid w:val="00B10480"/>
    <w:rsid w:val="00B136B5"/>
    <w:rsid w:val="00B137B9"/>
    <w:rsid w:val="00B14979"/>
    <w:rsid w:val="00B15D34"/>
    <w:rsid w:val="00B25423"/>
    <w:rsid w:val="00B3314C"/>
    <w:rsid w:val="00B40602"/>
    <w:rsid w:val="00B4082C"/>
    <w:rsid w:val="00B473A6"/>
    <w:rsid w:val="00B47A66"/>
    <w:rsid w:val="00B527A6"/>
    <w:rsid w:val="00B565AB"/>
    <w:rsid w:val="00B56949"/>
    <w:rsid w:val="00B63E11"/>
    <w:rsid w:val="00B67B07"/>
    <w:rsid w:val="00B707F6"/>
    <w:rsid w:val="00B70A79"/>
    <w:rsid w:val="00B71225"/>
    <w:rsid w:val="00B72532"/>
    <w:rsid w:val="00B73686"/>
    <w:rsid w:val="00B73AE3"/>
    <w:rsid w:val="00B75897"/>
    <w:rsid w:val="00B75A69"/>
    <w:rsid w:val="00B80180"/>
    <w:rsid w:val="00B804A9"/>
    <w:rsid w:val="00B86134"/>
    <w:rsid w:val="00B9112C"/>
    <w:rsid w:val="00B9168E"/>
    <w:rsid w:val="00B91ECE"/>
    <w:rsid w:val="00B93EC0"/>
    <w:rsid w:val="00B9526D"/>
    <w:rsid w:val="00B95BC6"/>
    <w:rsid w:val="00B97618"/>
    <w:rsid w:val="00B97927"/>
    <w:rsid w:val="00BA6BAC"/>
    <w:rsid w:val="00BB4AE8"/>
    <w:rsid w:val="00BC4DA9"/>
    <w:rsid w:val="00BC5188"/>
    <w:rsid w:val="00BC630E"/>
    <w:rsid w:val="00BC6312"/>
    <w:rsid w:val="00BD6566"/>
    <w:rsid w:val="00BD6DA3"/>
    <w:rsid w:val="00BD719E"/>
    <w:rsid w:val="00BD7367"/>
    <w:rsid w:val="00BD75AB"/>
    <w:rsid w:val="00BE489B"/>
    <w:rsid w:val="00BF00A5"/>
    <w:rsid w:val="00BF42D6"/>
    <w:rsid w:val="00BF6E9D"/>
    <w:rsid w:val="00BF762F"/>
    <w:rsid w:val="00BF77A1"/>
    <w:rsid w:val="00C007B7"/>
    <w:rsid w:val="00C01145"/>
    <w:rsid w:val="00C01F21"/>
    <w:rsid w:val="00C02500"/>
    <w:rsid w:val="00C03385"/>
    <w:rsid w:val="00C06EFA"/>
    <w:rsid w:val="00C06FA7"/>
    <w:rsid w:val="00C10B06"/>
    <w:rsid w:val="00C1111A"/>
    <w:rsid w:val="00C11C3B"/>
    <w:rsid w:val="00C12E26"/>
    <w:rsid w:val="00C2004C"/>
    <w:rsid w:val="00C20363"/>
    <w:rsid w:val="00C340C0"/>
    <w:rsid w:val="00C345F9"/>
    <w:rsid w:val="00C46831"/>
    <w:rsid w:val="00C62335"/>
    <w:rsid w:val="00C66F5E"/>
    <w:rsid w:val="00C707C0"/>
    <w:rsid w:val="00C720AC"/>
    <w:rsid w:val="00C72A59"/>
    <w:rsid w:val="00C7474E"/>
    <w:rsid w:val="00C80CCB"/>
    <w:rsid w:val="00C81A47"/>
    <w:rsid w:val="00C82D53"/>
    <w:rsid w:val="00C9320D"/>
    <w:rsid w:val="00C937C6"/>
    <w:rsid w:val="00CA0727"/>
    <w:rsid w:val="00CA1E68"/>
    <w:rsid w:val="00CA5F81"/>
    <w:rsid w:val="00CC0738"/>
    <w:rsid w:val="00CC1941"/>
    <w:rsid w:val="00CC35E5"/>
    <w:rsid w:val="00CC56D3"/>
    <w:rsid w:val="00CC6BD2"/>
    <w:rsid w:val="00CC7C39"/>
    <w:rsid w:val="00CD068A"/>
    <w:rsid w:val="00CD2498"/>
    <w:rsid w:val="00CD3244"/>
    <w:rsid w:val="00CE3B01"/>
    <w:rsid w:val="00CE4A9C"/>
    <w:rsid w:val="00CE6C6C"/>
    <w:rsid w:val="00CF1D3D"/>
    <w:rsid w:val="00CF364D"/>
    <w:rsid w:val="00CF65C6"/>
    <w:rsid w:val="00D00831"/>
    <w:rsid w:val="00D17F7E"/>
    <w:rsid w:val="00D27E00"/>
    <w:rsid w:val="00D331FB"/>
    <w:rsid w:val="00D33D22"/>
    <w:rsid w:val="00D35C44"/>
    <w:rsid w:val="00D4019E"/>
    <w:rsid w:val="00D42389"/>
    <w:rsid w:val="00D42D82"/>
    <w:rsid w:val="00D441C2"/>
    <w:rsid w:val="00D45D8F"/>
    <w:rsid w:val="00D45FD6"/>
    <w:rsid w:val="00D50667"/>
    <w:rsid w:val="00D521F7"/>
    <w:rsid w:val="00D52A17"/>
    <w:rsid w:val="00D54E58"/>
    <w:rsid w:val="00D55464"/>
    <w:rsid w:val="00D5716C"/>
    <w:rsid w:val="00D60447"/>
    <w:rsid w:val="00D6329D"/>
    <w:rsid w:val="00D70503"/>
    <w:rsid w:val="00D70711"/>
    <w:rsid w:val="00D70A7D"/>
    <w:rsid w:val="00D71108"/>
    <w:rsid w:val="00D864B2"/>
    <w:rsid w:val="00D92CAF"/>
    <w:rsid w:val="00D95BE7"/>
    <w:rsid w:val="00D9751D"/>
    <w:rsid w:val="00DA31DA"/>
    <w:rsid w:val="00DA5ECA"/>
    <w:rsid w:val="00DA72A9"/>
    <w:rsid w:val="00DB1FA8"/>
    <w:rsid w:val="00DB243A"/>
    <w:rsid w:val="00DB6FE2"/>
    <w:rsid w:val="00DB706A"/>
    <w:rsid w:val="00DB7F82"/>
    <w:rsid w:val="00DC1044"/>
    <w:rsid w:val="00DC182F"/>
    <w:rsid w:val="00DC1E79"/>
    <w:rsid w:val="00DC65B0"/>
    <w:rsid w:val="00DD1E8B"/>
    <w:rsid w:val="00DD3E3A"/>
    <w:rsid w:val="00DD5497"/>
    <w:rsid w:val="00DD5590"/>
    <w:rsid w:val="00DD7908"/>
    <w:rsid w:val="00DE2157"/>
    <w:rsid w:val="00DE25B1"/>
    <w:rsid w:val="00DE3CF8"/>
    <w:rsid w:val="00DF1E32"/>
    <w:rsid w:val="00DF451A"/>
    <w:rsid w:val="00DF5112"/>
    <w:rsid w:val="00DF55D7"/>
    <w:rsid w:val="00DF7D86"/>
    <w:rsid w:val="00E0224F"/>
    <w:rsid w:val="00E04C51"/>
    <w:rsid w:val="00E05E64"/>
    <w:rsid w:val="00E16120"/>
    <w:rsid w:val="00E1613B"/>
    <w:rsid w:val="00E16652"/>
    <w:rsid w:val="00E171CC"/>
    <w:rsid w:val="00E2112C"/>
    <w:rsid w:val="00E23511"/>
    <w:rsid w:val="00E27969"/>
    <w:rsid w:val="00E30F03"/>
    <w:rsid w:val="00E45AAE"/>
    <w:rsid w:val="00E51DA1"/>
    <w:rsid w:val="00E556AE"/>
    <w:rsid w:val="00E6085B"/>
    <w:rsid w:val="00E60EAB"/>
    <w:rsid w:val="00E616FE"/>
    <w:rsid w:val="00E661C0"/>
    <w:rsid w:val="00E67DAF"/>
    <w:rsid w:val="00E702F6"/>
    <w:rsid w:val="00E72654"/>
    <w:rsid w:val="00E73E64"/>
    <w:rsid w:val="00E74456"/>
    <w:rsid w:val="00E744A8"/>
    <w:rsid w:val="00E8446F"/>
    <w:rsid w:val="00E845F0"/>
    <w:rsid w:val="00E93170"/>
    <w:rsid w:val="00E93D2E"/>
    <w:rsid w:val="00EA073F"/>
    <w:rsid w:val="00EB0320"/>
    <w:rsid w:val="00EB1E73"/>
    <w:rsid w:val="00EB2D15"/>
    <w:rsid w:val="00EB400C"/>
    <w:rsid w:val="00EC163A"/>
    <w:rsid w:val="00EC60ED"/>
    <w:rsid w:val="00ED0286"/>
    <w:rsid w:val="00ED3D5E"/>
    <w:rsid w:val="00ED3DA6"/>
    <w:rsid w:val="00ED50D8"/>
    <w:rsid w:val="00ED529F"/>
    <w:rsid w:val="00EE02F5"/>
    <w:rsid w:val="00EE23B9"/>
    <w:rsid w:val="00EE7825"/>
    <w:rsid w:val="00EE79A1"/>
    <w:rsid w:val="00EF1586"/>
    <w:rsid w:val="00EF1EAE"/>
    <w:rsid w:val="00EF6B55"/>
    <w:rsid w:val="00EF6E0B"/>
    <w:rsid w:val="00F04051"/>
    <w:rsid w:val="00F06D79"/>
    <w:rsid w:val="00F1017A"/>
    <w:rsid w:val="00F10B7D"/>
    <w:rsid w:val="00F11915"/>
    <w:rsid w:val="00F1587F"/>
    <w:rsid w:val="00F16158"/>
    <w:rsid w:val="00F1719F"/>
    <w:rsid w:val="00F2749D"/>
    <w:rsid w:val="00F3382E"/>
    <w:rsid w:val="00F416E7"/>
    <w:rsid w:val="00F52D64"/>
    <w:rsid w:val="00F53C57"/>
    <w:rsid w:val="00F56CAB"/>
    <w:rsid w:val="00F63E09"/>
    <w:rsid w:val="00F7116F"/>
    <w:rsid w:val="00F72147"/>
    <w:rsid w:val="00F74905"/>
    <w:rsid w:val="00F76E9D"/>
    <w:rsid w:val="00F776CD"/>
    <w:rsid w:val="00F851A2"/>
    <w:rsid w:val="00F854E8"/>
    <w:rsid w:val="00F862EB"/>
    <w:rsid w:val="00F97D97"/>
    <w:rsid w:val="00FA4ADC"/>
    <w:rsid w:val="00FA5797"/>
    <w:rsid w:val="00FA7A36"/>
    <w:rsid w:val="00FB3B89"/>
    <w:rsid w:val="00FB65CE"/>
    <w:rsid w:val="00FB728B"/>
    <w:rsid w:val="00FC1FB6"/>
    <w:rsid w:val="00FC2048"/>
    <w:rsid w:val="00FC6558"/>
    <w:rsid w:val="00FD481E"/>
    <w:rsid w:val="00FD4C13"/>
    <w:rsid w:val="00FD738F"/>
    <w:rsid w:val="00FE5C8D"/>
    <w:rsid w:val="00FE7CC9"/>
    <w:rsid w:val="00FE7DBD"/>
    <w:rsid w:val="00FF3FB1"/>
    <w:rsid w:val="00FF49F0"/>
    <w:rsid w:val="00FF5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376D0"/>
  <w15:docId w15:val="{A82DA70C-CB0C-4445-A97A-14FE9FC7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A28"/>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qFormat/>
    <w:rsid w:val="00F1719F"/>
    <w:pPr>
      <w:keepNext/>
      <w:spacing w:before="240" w:after="60"/>
      <w:outlineLvl w:val="0"/>
    </w:pPr>
    <w:rPr>
      <w:rFonts w:ascii="Arial" w:hAnsi="Arial" w:cs="Arial"/>
      <w:b/>
      <w:bCs/>
      <w:kern w:val="32"/>
      <w:sz w:val="32"/>
      <w:szCs w:val="32"/>
      <w:lang w:val="en-US" w:eastAsia="en-US"/>
    </w:rPr>
  </w:style>
  <w:style w:type="paragraph" w:styleId="Heading4">
    <w:name w:val="heading 4"/>
    <w:basedOn w:val="Normal"/>
    <w:next w:val="Normal"/>
    <w:link w:val="Heading4Char"/>
    <w:uiPriority w:val="9"/>
    <w:unhideWhenUsed/>
    <w:qFormat/>
    <w:rsid w:val="00F119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624"/>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39"/>
    <w:rsid w:val="00CE4A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D21DC"/>
    <w:pPr>
      <w:tabs>
        <w:tab w:val="center" w:pos="4680"/>
        <w:tab w:val="right" w:pos="9360"/>
      </w:tabs>
    </w:pPr>
    <w:rPr>
      <w:rFonts w:ascii="Calibri" w:eastAsia="Calibri" w:hAnsi="Calibri" w:cs="Arial"/>
      <w:sz w:val="20"/>
      <w:szCs w:val="20"/>
      <w:lang w:eastAsia="en-IN"/>
    </w:rPr>
  </w:style>
  <w:style w:type="character" w:customStyle="1" w:styleId="HeaderChar">
    <w:name w:val="Header Char"/>
    <w:basedOn w:val="DefaultParagraphFont"/>
    <w:link w:val="Header"/>
    <w:uiPriority w:val="99"/>
    <w:rsid w:val="009D21DC"/>
    <w:rPr>
      <w:rFonts w:ascii="Calibri" w:eastAsia="Calibri" w:hAnsi="Calibri" w:cs="Arial"/>
      <w:sz w:val="20"/>
      <w:szCs w:val="20"/>
      <w:lang w:eastAsia="en-IN"/>
    </w:rPr>
  </w:style>
  <w:style w:type="paragraph" w:styleId="Footer">
    <w:name w:val="footer"/>
    <w:basedOn w:val="Normal"/>
    <w:link w:val="FooterChar"/>
    <w:uiPriority w:val="99"/>
    <w:unhideWhenUsed/>
    <w:rsid w:val="009D21DC"/>
    <w:pPr>
      <w:tabs>
        <w:tab w:val="center" w:pos="4680"/>
        <w:tab w:val="right" w:pos="9360"/>
      </w:tabs>
    </w:pPr>
    <w:rPr>
      <w:rFonts w:ascii="Calibri" w:eastAsia="Calibri" w:hAnsi="Calibri" w:cs="Arial"/>
      <w:sz w:val="20"/>
      <w:szCs w:val="20"/>
      <w:lang w:eastAsia="en-IN"/>
    </w:rPr>
  </w:style>
  <w:style w:type="character" w:customStyle="1" w:styleId="FooterChar">
    <w:name w:val="Footer Char"/>
    <w:basedOn w:val="DefaultParagraphFont"/>
    <w:link w:val="Footer"/>
    <w:uiPriority w:val="99"/>
    <w:rsid w:val="009D21DC"/>
    <w:rPr>
      <w:rFonts w:ascii="Calibri" w:eastAsia="Calibri" w:hAnsi="Calibri" w:cs="Arial"/>
      <w:sz w:val="20"/>
      <w:szCs w:val="20"/>
      <w:lang w:eastAsia="en-IN"/>
    </w:rPr>
  </w:style>
  <w:style w:type="paragraph" w:styleId="BalloonText">
    <w:name w:val="Balloon Text"/>
    <w:basedOn w:val="Normal"/>
    <w:link w:val="BalloonTextChar"/>
    <w:uiPriority w:val="99"/>
    <w:semiHidden/>
    <w:unhideWhenUsed/>
    <w:rsid w:val="009D21DC"/>
    <w:rPr>
      <w:rFonts w:ascii="Tahoma" w:eastAsia="Calibri" w:hAnsi="Tahoma" w:cs="Tahoma"/>
      <w:sz w:val="16"/>
      <w:szCs w:val="16"/>
      <w:lang w:eastAsia="en-IN"/>
    </w:rPr>
  </w:style>
  <w:style w:type="character" w:customStyle="1" w:styleId="BalloonTextChar">
    <w:name w:val="Balloon Text Char"/>
    <w:basedOn w:val="DefaultParagraphFont"/>
    <w:link w:val="BalloonText"/>
    <w:uiPriority w:val="99"/>
    <w:semiHidden/>
    <w:rsid w:val="009D21DC"/>
    <w:rPr>
      <w:rFonts w:ascii="Tahoma" w:eastAsia="Calibri" w:hAnsi="Tahoma" w:cs="Tahoma"/>
      <w:sz w:val="16"/>
      <w:szCs w:val="16"/>
      <w:lang w:eastAsia="en-IN"/>
    </w:rPr>
  </w:style>
  <w:style w:type="paragraph" w:styleId="ListParagraph">
    <w:name w:val="List Paragraph"/>
    <w:basedOn w:val="Normal"/>
    <w:uiPriority w:val="34"/>
    <w:qFormat/>
    <w:rsid w:val="00A47FAA"/>
    <w:pPr>
      <w:ind w:left="720"/>
      <w:contextualSpacing/>
    </w:pPr>
    <w:rPr>
      <w:rFonts w:ascii="Calibri" w:eastAsia="Calibri" w:hAnsi="Calibri" w:cs="Arial"/>
      <w:sz w:val="20"/>
      <w:szCs w:val="20"/>
      <w:lang w:eastAsia="en-IN"/>
    </w:rPr>
  </w:style>
  <w:style w:type="table" w:customStyle="1" w:styleId="TableGrid1">
    <w:name w:val="Table Grid1"/>
    <w:basedOn w:val="TableNormal"/>
    <w:next w:val="TableGrid"/>
    <w:uiPriority w:val="59"/>
    <w:rsid w:val="00A45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C7C39"/>
    <w:rPr>
      <w:rFonts w:ascii="Times New Roman" w:hAnsi="Times New Roman" w:cs="Times New Roman" w:hint="default"/>
      <w:b w:val="0"/>
      <w:bCs w:val="0"/>
      <w:i w:val="0"/>
      <w:iCs w:val="0"/>
      <w:color w:val="000000"/>
      <w:sz w:val="22"/>
      <w:szCs w:val="22"/>
    </w:rPr>
  </w:style>
  <w:style w:type="paragraph" w:styleId="NoSpacing">
    <w:name w:val="No Spacing"/>
    <w:link w:val="NoSpacingChar"/>
    <w:uiPriority w:val="1"/>
    <w:qFormat/>
    <w:rsid w:val="00A04E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04E9C"/>
    <w:rPr>
      <w:rFonts w:eastAsiaTheme="minorEastAsia"/>
      <w:lang w:val="en-US"/>
    </w:rPr>
  </w:style>
  <w:style w:type="character" w:styleId="LineNumber">
    <w:name w:val="line number"/>
    <w:basedOn w:val="DefaultParagraphFont"/>
    <w:uiPriority w:val="99"/>
    <w:semiHidden/>
    <w:unhideWhenUsed/>
    <w:rsid w:val="00337B9A"/>
  </w:style>
  <w:style w:type="character" w:styleId="Hyperlink">
    <w:name w:val="Hyperlink"/>
    <w:basedOn w:val="DefaultParagraphFont"/>
    <w:uiPriority w:val="99"/>
    <w:unhideWhenUsed/>
    <w:rsid w:val="002A4EE8"/>
    <w:rPr>
      <w:color w:val="0000FF" w:themeColor="hyperlink"/>
      <w:u w:val="single"/>
    </w:rPr>
  </w:style>
  <w:style w:type="character" w:customStyle="1" w:styleId="UnresolvedMention1">
    <w:name w:val="Unresolved Mention1"/>
    <w:basedOn w:val="DefaultParagraphFont"/>
    <w:uiPriority w:val="99"/>
    <w:semiHidden/>
    <w:unhideWhenUsed/>
    <w:rsid w:val="002A4EE8"/>
    <w:rPr>
      <w:color w:val="605E5C"/>
      <w:shd w:val="clear" w:color="auto" w:fill="E1DFDD"/>
    </w:rPr>
  </w:style>
  <w:style w:type="paragraph" w:customStyle="1" w:styleId="TableParagraph">
    <w:name w:val="Table Paragraph"/>
    <w:basedOn w:val="Normal"/>
    <w:uiPriority w:val="1"/>
    <w:qFormat/>
    <w:rsid w:val="00D9751D"/>
    <w:pPr>
      <w:widowControl w:val="0"/>
      <w:autoSpaceDE w:val="0"/>
      <w:autoSpaceDN w:val="0"/>
    </w:pPr>
    <w:rPr>
      <w:rFonts w:ascii="Cambria" w:eastAsia="Cambria" w:hAnsi="Cambria" w:cs="Cambria"/>
      <w:sz w:val="22"/>
      <w:szCs w:val="22"/>
      <w:lang w:val="en-US" w:eastAsia="en-US"/>
    </w:rPr>
  </w:style>
  <w:style w:type="numbering" w:customStyle="1" w:styleId="CurrentList1">
    <w:name w:val="Current List1"/>
    <w:uiPriority w:val="99"/>
    <w:rsid w:val="007F30F9"/>
    <w:pPr>
      <w:numPr>
        <w:numId w:val="2"/>
      </w:numPr>
    </w:pPr>
  </w:style>
  <w:style w:type="numbering" w:customStyle="1" w:styleId="CurrentList2">
    <w:name w:val="Current List2"/>
    <w:uiPriority w:val="99"/>
    <w:rsid w:val="00D33D22"/>
    <w:pPr>
      <w:numPr>
        <w:numId w:val="3"/>
      </w:numPr>
    </w:pPr>
  </w:style>
  <w:style w:type="numbering" w:customStyle="1" w:styleId="CurrentList3">
    <w:name w:val="Current List3"/>
    <w:uiPriority w:val="99"/>
    <w:rsid w:val="0040729C"/>
    <w:pPr>
      <w:numPr>
        <w:numId w:val="4"/>
      </w:numPr>
    </w:pPr>
  </w:style>
  <w:style w:type="paragraph" w:styleId="BodyText2">
    <w:name w:val="Body Text 2"/>
    <w:basedOn w:val="Normal"/>
    <w:link w:val="BodyText2Char"/>
    <w:rsid w:val="009542F2"/>
    <w:pPr>
      <w:spacing w:after="120" w:line="480" w:lineRule="auto"/>
    </w:pPr>
    <w:rPr>
      <w:lang w:val="en-US" w:eastAsia="en-US"/>
    </w:rPr>
  </w:style>
  <w:style w:type="character" w:customStyle="1" w:styleId="BodyText2Char">
    <w:name w:val="Body Text 2 Char"/>
    <w:basedOn w:val="DefaultParagraphFont"/>
    <w:link w:val="BodyText2"/>
    <w:rsid w:val="009542F2"/>
    <w:rPr>
      <w:rFonts w:ascii="Times New Roman" w:eastAsia="Times New Roman" w:hAnsi="Times New Roman" w:cs="Times New Roman"/>
      <w:sz w:val="24"/>
      <w:szCs w:val="24"/>
      <w:lang w:val="en-US"/>
    </w:rPr>
  </w:style>
  <w:style w:type="paragraph" w:styleId="BodyText">
    <w:name w:val="Body Text"/>
    <w:basedOn w:val="Normal"/>
    <w:link w:val="BodyTextChar"/>
    <w:rsid w:val="00561126"/>
    <w:pPr>
      <w:spacing w:after="120"/>
    </w:pPr>
    <w:rPr>
      <w:lang w:val="en-US" w:eastAsia="en-US"/>
    </w:rPr>
  </w:style>
  <w:style w:type="character" w:customStyle="1" w:styleId="BodyTextChar">
    <w:name w:val="Body Text Char"/>
    <w:basedOn w:val="DefaultParagraphFont"/>
    <w:link w:val="BodyText"/>
    <w:rsid w:val="00561126"/>
    <w:rPr>
      <w:rFonts w:ascii="Times New Roman" w:eastAsia="Times New Roman" w:hAnsi="Times New Roman" w:cs="Times New Roman"/>
      <w:sz w:val="24"/>
      <w:szCs w:val="24"/>
      <w:lang w:val="en-US"/>
    </w:rPr>
  </w:style>
  <w:style w:type="numbering" w:customStyle="1" w:styleId="CurrentList4">
    <w:name w:val="Current List4"/>
    <w:uiPriority w:val="99"/>
    <w:rsid w:val="00F10B7D"/>
    <w:pPr>
      <w:numPr>
        <w:numId w:val="18"/>
      </w:numPr>
    </w:pPr>
  </w:style>
  <w:style w:type="numbering" w:customStyle="1" w:styleId="CurrentList5">
    <w:name w:val="Current List5"/>
    <w:uiPriority w:val="99"/>
    <w:rsid w:val="00F10B7D"/>
    <w:pPr>
      <w:numPr>
        <w:numId w:val="19"/>
      </w:numPr>
    </w:pPr>
  </w:style>
  <w:style w:type="numbering" w:customStyle="1" w:styleId="CurrentList6">
    <w:name w:val="Current List6"/>
    <w:uiPriority w:val="99"/>
    <w:rsid w:val="00F10B7D"/>
    <w:pPr>
      <w:numPr>
        <w:numId w:val="20"/>
      </w:numPr>
    </w:pPr>
  </w:style>
  <w:style w:type="character" w:styleId="FollowedHyperlink">
    <w:name w:val="FollowedHyperlink"/>
    <w:basedOn w:val="DefaultParagraphFont"/>
    <w:uiPriority w:val="99"/>
    <w:semiHidden/>
    <w:unhideWhenUsed/>
    <w:rsid w:val="00844DCE"/>
    <w:rPr>
      <w:color w:val="800080" w:themeColor="followedHyperlink"/>
      <w:u w:val="single"/>
    </w:rPr>
  </w:style>
  <w:style w:type="character" w:customStyle="1" w:styleId="Heading1Char">
    <w:name w:val="Heading 1 Char"/>
    <w:basedOn w:val="DefaultParagraphFont"/>
    <w:link w:val="Heading1"/>
    <w:rsid w:val="00F1719F"/>
    <w:rPr>
      <w:rFonts w:ascii="Arial" w:eastAsia="Times New Roman" w:hAnsi="Arial" w:cs="Arial"/>
      <w:b/>
      <w:bCs/>
      <w:kern w:val="32"/>
      <w:sz w:val="32"/>
      <w:szCs w:val="32"/>
      <w:lang w:val="en-US"/>
    </w:rPr>
  </w:style>
  <w:style w:type="character" w:customStyle="1" w:styleId="Heading4Char">
    <w:name w:val="Heading 4 Char"/>
    <w:basedOn w:val="DefaultParagraphFont"/>
    <w:link w:val="Heading4"/>
    <w:uiPriority w:val="9"/>
    <w:rsid w:val="00F11915"/>
    <w:rPr>
      <w:rFonts w:asciiTheme="majorHAnsi" w:eastAsiaTheme="majorEastAsia" w:hAnsiTheme="majorHAnsi" w:cstheme="majorBidi"/>
      <w:i/>
      <w:iCs/>
      <w:color w:val="365F91" w:themeColor="accent1" w:themeShade="BF"/>
      <w:sz w:val="24"/>
      <w:szCs w:val="24"/>
      <w:lang w:eastAsia="en-GB"/>
    </w:rPr>
  </w:style>
  <w:style w:type="paragraph" w:customStyle="1" w:styleId="paragraph">
    <w:name w:val="paragraph"/>
    <w:basedOn w:val="Normal"/>
    <w:rsid w:val="002913E8"/>
    <w:pPr>
      <w:spacing w:before="100" w:beforeAutospacing="1" w:after="100" w:afterAutospacing="1"/>
    </w:pPr>
    <w:rPr>
      <w:lang w:val="en-US" w:eastAsia="en-US"/>
    </w:rPr>
  </w:style>
  <w:style w:type="character" w:customStyle="1" w:styleId="normaltextrun">
    <w:name w:val="normaltextrun"/>
    <w:basedOn w:val="DefaultParagraphFont"/>
    <w:rsid w:val="002913E8"/>
  </w:style>
  <w:style w:type="character" w:customStyle="1" w:styleId="eop">
    <w:name w:val="eop"/>
    <w:basedOn w:val="DefaultParagraphFont"/>
    <w:rsid w:val="002913E8"/>
  </w:style>
  <w:style w:type="character" w:styleId="Strong">
    <w:name w:val="Strong"/>
    <w:basedOn w:val="DefaultParagraphFont"/>
    <w:uiPriority w:val="22"/>
    <w:qFormat/>
    <w:rsid w:val="00CC6BD2"/>
    <w:rPr>
      <w:b/>
      <w:bCs/>
    </w:rPr>
  </w:style>
  <w:style w:type="paragraph" w:styleId="Revision">
    <w:name w:val="Revision"/>
    <w:hidden/>
    <w:uiPriority w:val="99"/>
    <w:semiHidden/>
    <w:rsid w:val="00CC6BD2"/>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793">
      <w:bodyDiv w:val="1"/>
      <w:marLeft w:val="0"/>
      <w:marRight w:val="0"/>
      <w:marTop w:val="0"/>
      <w:marBottom w:val="0"/>
      <w:divBdr>
        <w:top w:val="none" w:sz="0" w:space="0" w:color="auto"/>
        <w:left w:val="none" w:sz="0" w:space="0" w:color="auto"/>
        <w:bottom w:val="none" w:sz="0" w:space="0" w:color="auto"/>
        <w:right w:val="none" w:sz="0" w:space="0" w:color="auto"/>
      </w:divBdr>
    </w:div>
    <w:div w:id="54862115">
      <w:bodyDiv w:val="1"/>
      <w:marLeft w:val="0"/>
      <w:marRight w:val="0"/>
      <w:marTop w:val="0"/>
      <w:marBottom w:val="0"/>
      <w:divBdr>
        <w:top w:val="none" w:sz="0" w:space="0" w:color="auto"/>
        <w:left w:val="none" w:sz="0" w:space="0" w:color="auto"/>
        <w:bottom w:val="none" w:sz="0" w:space="0" w:color="auto"/>
        <w:right w:val="none" w:sz="0" w:space="0" w:color="auto"/>
      </w:divBdr>
    </w:div>
    <w:div w:id="81687841">
      <w:bodyDiv w:val="1"/>
      <w:marLeft w:val="0"/>
      <w:marRight w:val="0"/>
      <w:marTop w:val="0"/>
      <w:marBottom w:val="0"/>
      <w:divBdr>
        <w:top w:val="none" w:sz="0" w:space="0" w:color="auto"/>
        <w:left w:val="none" w:sz="0" w:space="0" w:color="auto"/>
        <w:bottom w:val="none" w:sz="0" w:space="0" w:color="auto"/>
        <w:right w:val="none" w:sz="0" w:space="0" w:color="auto"/>
      </w:divBdr>
    </w:div>
    <w:div w:id="109709441">
      <w:bodyDiv w:val="1"/>
      <w:marLeft w:val="0"/>
      <w:marRight w:val="0"/>
      <w:marTop w:val="0"/>
      <w:marBottom w:val="0"/>
      <w:divBdr>
        <w:top w:val="none" w:sz="0" w:space="0" w:color="auto"/>
        <w:left w:val="none" w:sz="0" w:space="0" w:color="auto"/>
        <w:bottom w:val="none" w:sz="0" w:space="0" w:color="auto"/>
        <w:right w:val="none" w:sz="0" w:space="0" w:color="auto"/>
      </w:divBdr>
    </w:div>
    <w:div w:id="192308808">
      <w:bodyDiv w:val="1"/>
      <w:marLeft w:val="0"/>
      <w:marRight w:val="0"/>
      <w:marTop w:val="0"/>
      <w:marBottom w:val="0"/>
      <w:divBdr>
        <w:top w:val="none" w:sz="0" w:space="0" w:color="auto"/>
        <w:left w:val="none" w:sz="0" w:space="0" w:color="auto"/>
        <w:bottom w:val="none" w:sz="0" w:space="0" w:color="auto"/>
        <w:right w:val="none" w:sz="0" w:space="0" w:color="auto"/>
      </w:divBdr>
    </w:div>
    <w:div w:id="222185331">
      <w:bodyDiv w:val="1"/>
      <w:marLeft w:val="0"/>
      <w:marRight w:val="0"/>
      <w:marTop w:val="0"/>
      <w:marBottom w:val="0"/>
      <w:divBdr>
        <w:top w:val="none" w:sz="0" w:space="0" w:color="auto"/>
        <w:left w:val="none" w:sz="0" w:space="0" w:color="auto"/>
        <w:bottom w:val="none" w:sz="0" w:space="0" w:color="auto"/>
        <w:right w:val="none" w:sz="0" w:space="0" w:color="auto"/>
      </w:divBdr>
    </w:div>
    <w:div w:id="238826326">
      <w:bodyDiv w:val="1"/>
      <w:marLeft w:val="0"/>
      <w:marRight w:val="0"/>
      <w:marTop w:val="0"/>
      <w:marBottom w:val="0"/>
      <w:divBdr>
        <w:top w:val="none" w:sz="0" w:space="0" w:color="auto"/>
        <w:left w:val="none" w:sz="0" w:space="0" w:color="auto"/>
        <w:bottom w:val="none" w:sz="0" w:space="0" w:color="auto"/>
        <w:right w:val="none" w:sz="0" w:space="0" w:color="auto"/>
      </w:divBdr>
    </w:div>
    <w:div w:id="368654346">
      <w:bodyDiv w:val="1"/>
      <w:marLeft w:val="0"/>
      <w:marRight w:val="0"/>
      <w:marTop w:val="0"/>
      <w:marBottom w:val="0"/>
      <w:divBdr>
        <w:top w:val="none" w:sz="0" w:space="0" w:color="auto"/>
        <w:left w:val="none" w:sz="0" w:space="0" w:color="auto"/>
        <w:bottom w:val="none" w:sz="0" w:space="0" w:color="auto"/>
        <w:right w:val="none" w:sz="0" w:space="0" w:color="auto"/>
      </w:divBdr>
    </w:div>
    <w:div w:id="382171312">
      <w:bodyDiv w:val="1"/>
      <w:marLeft w:val="0"/>
      <w:marRight w:val="0"/>
      <w:marTop w:val="0"/>
      <w:marBottom w:val="0"/>
      <w:divBdr>
        <w:top w:val="none" w:sz="0" w:space="0" w:color="auto"/>
        <w:left w:val="none" w:sz="0" w:space="0" w:color="auto"/>
        <w:bottom w:val="none" w:sz="0" w:space="0" w:color="auto"/>
        <w:right w:val="none" w:sz="0" w:space="0" w:color="auto"/>
      </w:divBdr>
    </w:div>
    <w:div w:id="414984319">
      <w:bodyDiv w:val="1"/>
      <w:marLeft w:val="0"/>
      <w:marRight w:val="0"/>
      <w:marTop w:val="0"/>
      <w:marBottom w:val="0"/>
      <w:divBdr>
        <w:top w:val="none" w:sz="0" w:space="0" w:color="auto"/>
        <w:left w:val="none" w:sz="0" w:space="0" w:color="auto"/>
        <w:bottom w:val="none" w:sz="0" w:space="0" w:color="auto"/>
        <w:right w:val="none" w:sz="0" w:space="0" w:color="auto"/>
      </w:divBdr>
    </w:div>
    <w:div w:id="440075148">
      <w:bodyDiv w:val="1"/>
      <w:marLeft w:val="0"/>
      <w:marRight w:val="0"/>
      <w:marTop w:val="0"/>
      <w:marBottom w:val="0"/>
      <w:divBdr>
        <w:top w:val="none" w:sz="0" w:space="0" w:color="auto"/>
        <w:left w:val="none" w:sz="0" w:space="0" w:color="auto"/>
        <w:bottom w:val="none" w:sz="0" w:space="0" w:color="auto"/>
        <w:right w:val="none" w:sz="0" w:space="0" w:color="auto"/>
      </w:divBdr>
    </w:div>
    <w:div w:id="448278084">
      <w:bodyDiv w:val="1"/>
      <w:marLeft w:val="0"/>
      <w:marRight w:val="0"/>
      <w:marTop w:val="0"/>
      <w:marBottom w:val="0"/>
      <w:divBdr>
        <w:top w:val="none" w:sz="0" w:space="0" w:color="auto"/>
        <w:left w:val="none" w:sz="0" w:space="0" w:color="auto"/>
        <w:bottom w:val="none" w:sz="0" w:space="0" w:color="auto"/>
        <w:right w:val="none" w:sz="0" w:space="0" w:color="auto"/>
      </w:divBdr>
    </w:div>
    <w:div w:id="486283584">
      <w:bodyDiv w:val="1"/>
      <w:marLeft w:val="0"/>
      <w:marRight w:val="0"/>
      <w:marTop w:val="0"/>
      <w:marBottom w:val="0"/>
      <w:divBdr>
        <w:top w:val="none" w:sz="0" w:space="0" w:color="auto"/>
        <w:left w:val="none" w:sz="0" w:space="0" w:color="auto"/>
        <w:bottom w:val="none" w:sz="0" w:space="0" w:color="auto"/>
        <w:right w:val="none" w:sz="0" w:space="0" w:color="auto"/>
      </w:divBdr>
    </w:div>
    <w:div w:id="513571128">
      <w:bodyDiv w:val="1"/>
      <w:marLeft w:val="0"/>
      <w:marRight w:val="0"/>
      <w:marTop w:val="0"/>
      <w:marBottom w:val="0"/>
      <w:divBdr>
        <w:top w:val="none" w:sz="0" w:space="0" w:color="auto"/>
        <w:left w:val="none" w:sz="0" w:space="0" w:color="auto"/>
        <w:bottom w:val="none" w:sz="0" w:space="0" w:color="auto"/>
        <w:right w:val="none" w:sz="0" w:space="0" w:color="auto"/>
      </w:divBdr>
    </w:div>
    <w:div w:id="550924466">
      <w:bodyDiv w:val="1"/>
      <w:marLeft w:val="0"/>
      <w:marRight w:val="0"/>
      <w:marTop w:val="0"/>
      <w:marBottom w:val="0"/>
      <w:divBdr>
        <w:top w:val="none" w:sz="0" w:space="0" w:color="auto"/>
        <w:left w:val="none" w:sz="0" w:space="0" w:color="auto"/>
        <w:bottom w:val="none" w:sz="0" w:space="0" w:color="auto"/>
        <w:right w:val="none" w:sz="0" w:space="0" w:color="auto"/>
      </w:divBdr>
    </w:div>
    <w:div w:id="592200800">
      <w:bodyDiv w:val="1"/>
      <w:marLeft w:val="0"/>
      <w:marRight w:val="0"/>
      <w:marTop w:val="0"/>
      <w:marBottom w:val="0"/>
      <w:divBdr>
        <w:top w:val="none" w:sz="0" w:space="0" w:color="auto"/>
        <w:left w:val="none" w:sz="0" w:space="0" w:color="auto"/>
        <w:bottom w:val="none" w:sz="0" w:space="0" w:color="auto"/>
        <w:right w:val="none" w:sz="0" w:space="0" w:color="auto"/>
      </w:divBdr>
    </w:div>
    <w:div w:id="810095123">
      <w:bodyDiv w:val="1"/>
      <w:marLeft w:val="0"/>
      <w:marRight w:val="0"/>
      <w:marTop w:val="0"/>
      <w:marBottom w:val="0"/>
      <w:divBdr>
        <w:top w:val="none" w:sz="0" w:space="0" w:color="auto"/>
        <w:left w:val="none" w:sz="0" w:space="0" w:color="auto"/>
        <w:bottom w:val="none" w:sz="0" w:space="0" w:color="auto"/>
        <w:right w:val="none" w:sz="0" w:space="0" w:color="auto"/>
      </w:divBdr>
    </w:div>
    <w:div w:id="820805283">
      <w:bodyDiv w:val="1"/>
      <w:marLeft w:val="0"/>
      <w:marRight w:val="0"/>
      <w:marTop w:val="0"/>
      <w:marBottom w:val="0"/>
      <w:divBdr>
        <w:top w:val="none" w:sz="0" w:space="0" w:color="auto"/>
        <w:left w:val="none" w:sz="0" w:space="0" w:color="auto"/>
        <w:bottom w:val="none" w:sz="0" w:space="0" w:color="auto"/>
        <w:right w:val="none" w:sz="0" w:space="0" w:color="auto"/>
      </w:divBdr>
    </w:div>
    <w:div w:id="837233473">
      <w:bodyDiv w:val="1"/>
      <w:marLeft w:val="0"/>
      <w:marRight w:val="0"/>
      <w:marTop w:val="0"/>
      <w:marBottom w:val="0"/>
      <w:divBdr>
        <w:top w:val="none" w:sz="0" w:space="0" w:color="auto"/>
        <w:left w:val="none" w:sz="0" w:space="0" w:color="auto"/>
        <w:bottom w:val="none" w:sz="0" w:space="0" w:color="auto"/>
        <w:right w:val="none" w:sz="0" w:space="0" w:color="auto"/>
      </w:divBdr>
    </w:div>
    <w:div w:id="899752477">
      <w:bodyDiv w:val="1"/>
      <w:marLeft w:val="0"/>
      <w:marRight w:val="0"/>
      <w:marTop w:val="0"/>
      <w:marBottom w:val="0"/>
      <w:divBdr>
        <w:top w:val="none" w:sz="0" w:space="0" w:color="auto"/>
        <w:left w:val="none" w:sz="0" w:space="0" w:color="auto"/>
        <w:bottom w:val="none" w:sz="0" w:space="0" w:color="auto"/>
        <w:right w:val="none" w:sz="0" w:space="0" w:color="auto"/>
      </w:divBdr>
    </w:div>
    <w:div w:id="901595393">
      <w:bodyDiv w:val="1"/>
      <w:marLeft w:val="0"/>
      <w:marRight w:val="0"/>
      <w:marTop w:val="0"/>
      <w:marBottom w:val="0"/>
      <w:divBdr>
        <w:top w:val="none" w:sz="0" w:space="0" w:color="auto"/>
        <w:left w:val="none" w:sz="0" w:space="0" w:color="auto"/>
        <w:bottom w:val="none" w:sz="0" w:space="0" w:color="auto"/>
        <w:right w:val="none" w:sz="0" w:space="0" w:color="auto"/>
      </w:divBdr>
    </w:div>
    <w:div w:id="965424678">
      <w:bodyDiv w:val="1"/>
      <w:marLeft w:val="0"/>
      <w:marRight w:val="0"/>
      <w:marTop w:val="0"/>
      <w:marBottom w:val="0"/>
      <w:divBdr>
        <w:top w:val="none" w:sz="0" w:space="0" w:color="auto"/>
        <w:left w:val="none" w:sz="0" w:space="0" w:color="auto"/>
        <w:bottom w:val="none" w:sz="0" w:space="0" w:color="auto"/>
        <w:right w:val="none" w:sz="0" w:space="0" w:color="auto"/>
      </w:divBdr>
    </w:div>
    <w:div w:id="990478268">
      <w:bodyDiv w:val="1"/>
      <w:marLeft w:val="0"/>
      <w:marRight w:val="0"/>
      <w:marTop w:val="0"/>
      <w:marBottom w:val="0"/>
      <w:divBdr>
        <w:top w:val="none" w:sz="0" w:space="0" w:color="auto"/>
        <w:left w:val="none" w:sz="0" w:space="0" w:color="auto"/>
        <w:bottom w:val="none" w:sz="0" w:space="0" w:color="auto"/>
        <w:right w:val="none" w:sz="0" w:space="0" w:color="auto"/>
      </w:divBdr>
    </w:div>
    <w:div w:id="1001591005">
      <w:bodyDiv w:val="1"/>
      <w:marLeft w:val="0"/>
      <w:marRight w:val="0"/>
      <w:marTop w:val="0"/>
      <w:marBottom w:val="0"/>
      <w:divBdr>
        <w:top w:val="none" w:sz="0" w:space="0" w:color="auto"/>
        <w:left w:val="none" w:sz="0" w:space="0" w:color="auto"/>
        <w:bottom w:val="none" w:sz="0" w:space="0" w:color="auto"/>
        <w:right w:val="none" w:sz="0" w:space="0" w:color="auto"/>
      </w:divBdr>
    </w:div>
    <w:div w:id="1018846342">
      <w:bodyDiv w:val="1"/>
      <w:marLeft w:val="0"/>
      <w:marRight w:val="0"/>
      <w:marTop w:val="0"/>
      <w:marBottom w:val="0"/>
      <w:divBdr>
        <w:top w:val="none" w:sz="0" w:space="0" w:color="auto"/>
        <w:left w:val="none" w:sz="0" w:space="0" w:color="auto"/>
        <w:bottom w:val="none" w:sz="0" w:space="0" w:color="auto"/>
        <w:right w:val="none" w:sz="0" w:space="0" w:color="auto"/>
      </w:divBdr>
    </w:div>
    <w:div w:id="1050418567">
      <w:bodyDiv w:val="1"/>
      <w:marLeft w:val="0"/>
      <w:marRight w:val="0"/>
      <w:marTop w:val="0"/>
      <w:marBottom w:val="0"/>
      <w:divBdr>
        <w:top w:val="none" w:sz="0" w:space="0" w:color="auto"/>
        <w:left w:val="none" w:sz="0" w:space="0" w:color="auto"/>
        <w:bottom w:val="none" w:sz="0" w:space="0" w:color="auto"/>
        <w:right w:val="none" w:sz="0" w:space="0" w:color="auto"/>
      </w:divBdr>
    </w:div>
    <w:div w:id="1075854946">
      <w:bodyDiv w:val="1"/>
      <w:marLeft w:val="0"/>
      <w:marRight w:val="0"/>
      <w:marTop w:val="0"/>
      <w:marBottom w:val="0"/>
      <w:divBdr>
        <w:top w:val="none" w:sz="0" w:space="0" w:color="auto"/>
        <w:left w:val="none" w:sz="0" w:space="0" w:color="auto"/>
        <w:bottom w:val="none" w:sz="0" w:space="0" w:color="auto"/>
        <w:right w:val="none" w:sz="0" w:space="0" w:color="auto"/>
      </w:divBdr>
    </w:div>
    <w:div w:id="1078864373">
      <w:bodyDiv w:val="1"/>
      <w:marLeft w:val="0"/>
      <w:marRight w:val="0"/>
      <w:marTop w:val="0"/>
      <w:marBottom w:val="0"/>
      <w:divBdr>
        <w:top w:val="none" w:sz="0" w:space="0" w:color="auto"/>
        <w:left w:val="none" w:sz="0" w:space="0" w:color="auto"/>
        <w:bottom w:val="none" w:sz="0" w:space="0" w:color="auto"/>
        <w:right w:val="none" w:sz="0" w:space="0" w:color="auto"/>
      </w:divBdr>
    </w:div>
    <w:div w:id="1098058808">
      <w:bodyDiv w:val="1"/>
      <w:marLeft w:val="0"/>
      <w:marRight w:val="0"/>
      <w:marTop w:val="0"/>
      <w:marBottom w:val="0"/>
      <w:divBdr>
        <w:top w:val="none" w:sz="0" w:space="0" w:color="auto"/>
        <w:left w:val="none" w:sz="0" w:space="0" w:color="auto"/>
        <w:bottom w:val="none" w:sz="0" w:space="0" w:color="auto"/>
        <w:right w:val="none" w:sz="0" w:space="0" w:color="auto"/>
      </w:divBdr>
    </w:div>
    <w:div w:id="1229222933">
      <w:bodyDiv w:val="1"/>
      <w:marLeft w:val="0"/>
      <w:marRight w:val="0"/>
      <w:marTop w:val="0"/>
      <w:marBottom w:val="0"/>
      <w:divBdr>
        <w:top w:val="none" w:sz="0" w:space="0" w:color="auto"/>
        <w:left w:val="none" w:sz="0" w:space="0" w:color="auto"/>
        <w:bottom w:val="none" w:sz="0" w:space="0" w:color="auto"/>
        <w:right w:val="none" w:sz="0" w:space="0" w:color="auto"/>
      </w:divBdr>
    </w:div>
    <w:div w:id="1252467150">
      <w:bodyDiv w:val="1"/>
      <w:marLeft w:val="0"/>
      <w:marRight w:val="0"/>
      <w:marTop w:val="0"/>
      <w:marBottom w:val="0"/>
      <w:divBdr>
        <w:top w:val="none" w:sz="0" w:space="0" w:color="auto"/>
        <w:left w:val="none" w:sz="0" w:space="0" w:color="auto"/>
        <w:bottom w:val="none" w:sz="0" w:space="0" w:color="auto"/>
        <w:right w:val="none" w:sz="0" w:space="0" w:color="auto"/>
      </w:divBdr>
    </w:div>
    <w:div w:id="1285967366">
      <w:bodyDiv w:val="1"/>
      <w:marLeft w:val="0"/>
      <w:marRight w:val="0"/>
      <w:marTop w:val="0"/>
      <w:marBottom w:val="0"/>
      <w:divBdr>
        <w:top w:val="none" w:sz="0" w:space="0" w:color="auto"/>
        <w:left w:val="none" w:sz="0" w:space="0" w:color="auto"/>
        <w:bottom w:val="none" w:sz="0" w:space="0" w:color="auto"/>
        <w:right w:val="none" w:sz="0" w:space="0" w:color="auto"/>
      </w:divBdr>
    </w:div>
    <w:div w:id="1307004728">
      <w:bodyDiv w:val="1"/>
      <w:marLeft w:val="0"/>
      <w:marRight w:val="0"/>
      <w:marTop w:val="0"/>
      <w:marBottom w:val="0"/>
      <w:divBdr>
        <w:top w:val="none" w:sz="0" w:space="0" w:color="auto"/>
        <w:left w:val="none" w:sz="0" w:space="0" w:color="auto"/>
        <w:bottom w:val="none" w:sz="0" w:space="0" w:color="auto"/>
        <w:right w:val="none" w:sz="0" w:space="0" w:color="auto"/>
      </w:divBdr>
    </w:div>
    <w:div w:id="1360929453">
      <w:bodyDiv w:val="1"/>
      <w:marLeft w:val="0"/>
      <w:marRight w:val="0"/>
      <w:marTop w:val="0"/>
      <w:marBottom w:val="0"/>
      <w:divBdr>
        <w:top w:val="none" w:sz="0" w:space="0" w:color="auto"/>
        <w:left w:val="none" w:sz="0" w:space="0" w:color="auto"/>
        <w:bottom w:val="none" w:sz="0" w:space="0" w:color="auto"/>
        <w:right w:val="none" w:sz="0" w:space="0" w:color="auto"/>
      </w:divBdr>
    </w:div>
    <w:div w:id="1458375023">
      <w:bodyDiv w:val="1"/>
      <w:marLeft w:val="0"/>
      <w:marRight w:val="0"/>
      <w:marTop w:val="0"/>
      <w:marBottom w:val="0"/>
      <w:divBdr>
        <w:top w:val="none" w:sz="0" w:space="0" w:color="auto"/>
        <w:left w:val="none" w:sz="0" w:space="0" w:color="auto"/>
        <w:bottom w:val="none" w:sz="0" w:space="0" w:color="auto"/>
        <w:right w:val="none" w:sz="0" w:space="0" w:color="auto"/>
      </w:divBdr>
    </w:div>
    <w:div w:id="1574583486">
      <w:bodyDiv w:val="1"/>
      <w:marLeft w:val="0"/>
      <w:marRight w:val="0"/>
      <w:marTop w:val="0"/>
      <w:marBottom w:val="0"/>
      <w:divBdr>
        <w:top w:val="none" w:sz="0" w:space="0" w:color="auto"/>
        <w:left w:val="none" w:sz="0" w:space="0" w:color="auto"/>
        <w:bottom w:val="none" w:sz="0" w:space="0" w:color="auto"/>
        <w:right w:val="none" w:sz="0" w:space="0" w:color="auto"/>
      </w:divBdr>
    </w:div>
    <w:div w:id="1640308264">
      <w:bodyDiv w:val="1"/>
      <w:marLeft w:val="0"/>
      <w:marRight w:val="0"/>
      <w:marTop w:val="0"/>
      <w:marBottom w:val="0"/>
      <w:divBdr>
        <w:top w:val="none" w:sz="0" w:space="0" w:color="auto"/>
        <w:left w:val="none" w:sz="0" w:space="0" w:color="auto"/>
        <w:bottom w:val="none" w:sz="0" w:space="0" w:color="auto"/>
        <w:right w:val="none" w:sz="0" w:space="0" w:color="auto"/>
      </w:divBdr>
    </w:div>
    <w:div w:id="1713964275">
      <w:bodyDiv w:val="1"/>
      <w:marLeft w:val="0"/>
      <w:marRight w:val="0"/>
      <w:marTop w:val="0"/>
      <w:marBottom w:val="0"/>
      <w:divBdr>
        <w:top w:val="none" w:sz="0" w:space="0" w:color="auto"/>
        <w:left w:val="none" w:sz="0" w:space="0" w:color="auto"/>
        <w:bottom w:val="none" w:sz="0" w:space="0" w:color="auto"/>
        <w:right w:val="none" w:sz="0" w:space="0" w:color="auto"/>
      </w:divBdr>
    </w:div>
    <w:div w:id="1742288559">
      <w:bodyDiv w:val="1"/>
      <w:marLeft w:val="0"/>
      <w:marRight w:val="0"/>
      <w:marTop w:val="0"/>
      <w:marBottom w:val="0"/>
      <w:divBdr>
        <w:top w:val="none" w:sz="0" w:space="0" w:color="auto"/>
        <w:left w:val="none" w:sz="0" w:space="0" w:color="auto"/>
        <w:bottom w:val="none" w:sz="0" w:space="0" w:color="auto"/>
        <w:right w:val="none" w:sz="0" w:space="0" w:color="auto"/>
      </w:divBdr>
    </w:div>
    <w:div w:id="1749301884">
      <w:bodyDiv w:val="1"/>
      <w:marLeft w:val="0"/>
      <w:marRight w:val="0"/>
      <w:marTop w:val="0"/>
      <w:marBottom w:val="0"/>
      <w:divBdr>
        <w:top w:val="none" w:sz="0" w:space="0" w:color="auto"/>
        <w:left w:val="none" w:sz="0" w:space="0" w:color="auto"/>
        <w:bottom w:val="none" w:sz="0" w:space="0" w:color="auto"/>
        <w:right w:val="none" w:sz="0" w:space="0" w:color="auto"/>
      </w:divBdr>
    </w:div>
    <w:div w:id="1794862963">
      <w:bodyDiv w:val="1"/>
      <w:marLeft w:val="0"/>
      <w:marRight w:val="0"/>
      <w:marTop w:val="0"/>
      <w:marBottom w:val="0"/>
      <w:divBdr>
        <w:top w:val="none" w:sz="0" w:space="0" w:color="auto"/>
        <w:left w:val="none" w:sz="0" w:space="0" w:color="auto"/>
        <w:bottom w:val="none" w:sz="0" w:space="0" w:color="auto"/>
        <w:right w:val="none" w:sz="0" w:space="0" w:color="auto"/>
      </w:divBdr>
    </w:div>
    <w:div w:id="1826124316">
      <w:bodyDiv w:val="1"/>
      <w:marLeft w:val="0"/>
      <w:marRight w:val="0"/>
      <w:marTop w:val="0"/>
      <w:marBottom w:val="0"/>
      <w:divBdr>
        <w:top w:val="none" w:sz="0" w:space="0" w:color="auto"/>
        <w:left w:val="none" w:sz="0" w:space="0" w:color="auto"/>
        <w:bottom w:val="none" w:sz="0" w:space="0" w:color="auto"/>
        <w:right w:val="none" w:sz="0" w:space="0" w:color="auto"/>
      </w:divBdr>
    </w:div>
    <w:div w:id="1879658171">
      <w:bodyDiv w:val="1"/>
      <w:marLeft w:val="0"/>
      <w:marRight w:val="0"/>
      <w:marTop w:val="0"/>
      <w:marBottom w:val="0"/>
      <w:divBdr>
        <w:top w:val="none" w:sz="0" w:space="0" w:color="auto"/>
        <w:left w:val="none" w:sz="0" w:space="0" w:color="auto"/>
        <w:bottom w:val="none" w:sz="0" w:space="0" w:color="auto"/>
        <w:right w:val="none" w:sz="0" w:space="0" w:color="auto"/>
      </w:divBdr>
    </w:div>
    <w:div w:id="1927574128">
      <w:bodyDiv w:val="1"/>
      <w:marLeft w:val="0"/>
      <w:marRight w:val="0"/>
      <w:marTop w:val="0"/>
      <w:marBottom w:val="0"/>
      <w:divBdr>
        <w:top w:val="none" w:sz="0" w:space="0" w:color="auto"/>
        <w:left w:val="none" w:sz="0" w:space="0" w:color="auto"/>
        <w:bottom w:val="none" w:sz="0" w:space="0" w:color="auto"/>
        <w:right w:val="none" w:sz="0" w:space="0" w:color="auto"/>
      </w:divBdr>
    </w:div>
    <w:div w:id="1931424765">
      <w:bodyDiv w:val="1"/>
      <w:marLeft w:val="0"/>
      <w:marRight w:val="0"/>
      <w:marTop w:val="0"/>
      <w:marBottom w:val="0"/>
      <w:divBdr>
        <w:top w:val="none" w:sz="0" w:space="0" w:color="auto"/>
        <w:left w:val="none" w:sz="0" w:space="0" w:color="auto"/>
        <w:bottom w:val="none" w:sz="0" w:space="0" w:color="auto"/>
        <w:right w:val="none" w:sz="0" w:space="0" w:color="auto"/>
      </w:divBdr>
    </w:div>
    <w:div w:id="1943683183">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1994214629">
      <w:bodyDiv w:val="1"/>
      <w:marLeft w:val="0"/>
      <w:marRight w:val="0"/>
      <w:marTop w:val="0"/>
      <w:marBottom w:val="0"/>
      <w:divBdr>
        <w:top w:val="none" w:sz="0" w:space="0" w:color="auto"/>
        <w:left w:val="none" w:sz="0" w:space="0" w:color="auto"/>
        <w:bottom w:val="none" w:sz="0" w:space="0" w:color="auto"/>
        <w:right w:val="none" w:sz="0" w:space="0" w:color="auto"/>
      </w:divBdr>
    </w:div>
    <w:div w:id="2031683413">
      <w:bodyDiv w:val="1"/>
      <w:marLeft w:val="0"/>
      <w:marRight w:val="0"/>
      <w:marTop w:val="0"/>
      <w:marBottom w:val="0"/>
      <w:divBdr>
        <w:top w:val="none" w:sz="0" w:space="0" w:color="auto"/>
        <w:left w:val="none" w:sz="0" w:space="0" w:color="auto"/>
        <w:bottom w:val="none" w:sz="0" w:space="0" w:color="auto"/>
        <w:right w:val="none" w:sz="0" w:space="0" w:color="auto"/>
      </w:divBdr>
    </w:div>
    <w:div w:id="2042969490">
      <w:bodyDiv w:val="1"/>
      <w:marLeft w:val="0"/>
      <w:marRight w:val="0"/>
      <w:marTop w:val="0"/>
      <w:marBottom w:val="0"/>
      <w:divBdr>
        <w:top w:val="none" w:sz="0" w:space="0" w:color="auto"/>
        <w:left w:val="none" w:sz="0" w:space="0" w:color="auto"/>
        <w:bottom w:val="none" w:sz="0" w:space="0" w:color="auto"/>
        <w:right w:val="none" w:sz="0" w:space="0" w:color="auto"/>
      </w:divBdr>
    </w:div>
    <w:div w:id="2070419902">
      <w:bodyDiv w:val="1"/>
      <w:marLeft w:val="0"/>
      <w:marRight w:val="0"/>
      <w:marTop w:val="0"/>
      <w:marBottom w:val="0"/>
      <w:divBdr>
        <w:top w:val="none" w:sz="0" w:space="0" w:color="auto"/>
        <w:left w:val="none" w:sz="0" w:space="0" w:color="auto"/>
        <w:bottom w:val="none" w:sz="0" w:space="0" w:color="auto"/>
        <w:right w:val="none" w:sz="0" w:space="0" w:color="auto"/>
      </w:divBdr>
    </w:div>
    <w:div w:id="2084990060">
      <w:bodyDiv w:val="1"/>
      <w:marLeft w:val="0"/>
      <w:marRight w:val="0"/>
      <w:marTop w:val="0"/>
      <w:marBottom w:val="0"/>
      <w:divBdr>
        <w:top w:val="none" w:sz="0" w:space="0" w:color="auto"/>
        <w:left w:val="none" w:sz="0" w:space="0" w:color="auto"/>
        <w:bottom w:val="none" w:sz="0" w:space="0" w:color="auto"/>
        <w:right w:val="none" w:sz="0" w:space="0" w:color="auto"/>
      </w:divBdr>
    </w:div>
    <w:div w:id="2109348529">
      <w:bodyDiv w:val="1"/>
      <w:marLeft w:val="0"/>
      <w:marRight w:val="0"/>
      <w:marTop w:val="0"/>
      <w:marBottom w:val="0"/>
      <w:divBdr>
        <w:top w:val="none" w:sz="0" w:space="0" w:color="auto"/>
        <w:left w:val="none" w:sz="0" w:space="0" w:color="auto"/>
        <w:bottom w:val="none" w:sz="0" w:space="0" w:color="auto"/>
        <w:right w:val="none" w:sz="0" w:space="0" w:color="auto"/>
      </w:divBdr>
    </w:div>
    <w:div w:id="2137596234">
      <w:bodyDiv w:val="1"/>
      <w:marLeft w:val="0"/>
      <w:marRight w:val="0"/>
      <w:marTop w:val="0"/>
      <w:marBottom w:val="0"/>
      <w:divBdr>
        <w:top w:val="none" w:sz="0" w:space="0" w:color="auto"/>
        <w:left w:val="none" w:sz="0" w:space="0" w:color="auto"/>
        <w:bottom w:val="none" w:sz="0" w:space="0" w:color="auto"/>
        <w:right w:val="none" w:sz="0" w:space="0" w:color="auto"/>
      </w:divBdr>
    </w:div>
    <w:div w:id="214368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58A371-5AB1-344B-82A1-4CB05D4A5B19}">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6F0050-C0AE-4CCD-AD66-C1BCF956D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9678</Words>
  <Characters>58459</Characters>
  <Application>Microsoft Office Word</Application>
  <DocSecurity>0</DocSecurity>
  <Lines>2087</Lines>
  <Paragraphs>1216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Pillar of Creation</dc:creator>
  <cp:keywords/>
  <dc:description/>
  <cp:lastModifiedBy>LENOVO</cp:lastModifiedBy>
  <cp:revision>2</cp:revision>
  <cp:lastPrinted>2025-04-29T09:27:00Z</cp:lastPrinted>
  <dcterms:created xsi:type="dcterms:W3CDTF">2025-05-02T09:59:00Z</dcterms:created>
  <dcterms:modified xsi:type="dcterms:W3CDTF">2025-05-02T09:59:00Z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documentId_5213</vt:lpwstr>
  </property>
  <property fmtid="{D5CDD505-2E9C-101B-9397-08002B2CF9AE}" pid="3" name="grammarly_documentContext">
    <vt:lpwstr>{"goals":[],"domain":"general","emotions":[],"dialect":"british"}</vt:lpwstr>
  </property>
  <property fmtid="{D5CDD505-2E9C-101B-9397-08002B2CF9AE}" pid="4" name="GrammarlyDocumentId">
    <vt:lpwstr>6cd63caff28b185da2232871abf12d2d1c0bd1d9220006ce618ff45b17e934da</vt:lpwstr>
  </property>
</Properties>
</file>